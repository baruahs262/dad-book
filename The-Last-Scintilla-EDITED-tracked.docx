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F0D8C" w14:textId="77777777" w:rsidR="00130E5F" w:rsidRPr="00BD631B" w:rsidRDefault="00130E5F" w:rsidP="00BD631B"/>
    <w:p w14:paraId="72E78A53" w14:textId="77777777" w:rsidR="00130E5F" w:rsidRPr="00BD631B" w:rsidRDefault="00130E5F" w:rsidP="00BD631B"/>
    <w:p w14:paraId="37B28385" w14:textId="77777777" w:rsidR="00130E5F" w:rsidRPr="00BD631B" w:rsidRDefault="00130E5F" w:rsidP="00BD631B"/>
    <w:p w14:paraId="566C5869" w14:textId="77777777" w:rsidR="00130E5F" w:rsidRPr="00BD631B" w:rsidRDefault="00130E5F" w:rsidP="00BD631B"/>
    <w:p w14:paraId="15889ED8" w14:textId="77777777" w:rsidR="00130E5F" w:rsidRPr="00BD631B" w:rsidRDefault="00130E5F" w:rsidP="00BD631B"/>
    <w:p w14:paraId="3542911F" w14:textId="77777777" w:rsidR="00130E5F" w:rsidRPr="00BD631B" w:rsidRDefault="00130E5F" w:rsidP="00BD631B"/>
    <w:p w14:paraId="55C62522" w14:textId="77777777" w:rsidR="00130E5F" w:rsidRPr="00BD631B" w:rsidRDefault="00130E5F" w:rsidP="00BD631B"/>
    <w:p w14:paraId="2D8B5F25" w14:textId="77777777" w:rsidR="00130E5F" w:rsidRPr="00BD631B" w:rsidRDefault="00130E5F" w:rsidP="00BD631B"/>
    <w:p w14:paraId="56CDE775" w14:textId="77777777" w:rsidR="00130E5F" w:rsidRPr="00BD631B" w:rsidRDefault="00130E5F" w:rsidP="00BD631B"/>
    <w:p w14:paraId="34354540" w14:textId="77777777" w:rsidR="00130E5F" w:rsidRPr="00BD631B" w:rsidRDefault="00130E5F" w:rsidP="00BD631B"/>
    <w:p w14:paraId="7AAE889B" w14:textId="77777777" w:rsidR="00B70EC5" w:rsidRPr="000A6453" w:rsidRDefault="00B70EC5" w:rsidP="00F56514">
      <w:pPr>
        <w:outlineLvl w:val="0"/>
        <w:rPr>
          <w:b/>
        </w:rPr>
      </w:pPr>
      <w:r>
        <w:rPr>
          <w:b/>
        </w:rPr>
        <w:t>PART I</w:t>
      </w:r>
    </w:p>
    <w:p w14:paraId="14BB92C7" w14:textId="77777777" w:rsidR="00130E5F" w:rsidRPr="00BD631B" w:rsidRDefault="00130E5F" w:rsidP="00BD631B">
      <w:r>
        <w:br w:type="page"/>
      </w:r>
    </w:p>
    <w:p w14:paraId="7AFAA87E" w14:textId="77777777" w:rsidR="00B70EC5" w:rsidRDefault="00B70EC5" w:rsidP="00F56514">
      <w:pPr>
        <w:outlineLvl w:val="0"/>
        <w:rPr>
          <w:b/>
        </w:rPr>
      </w:pPr>
      <w:r>
        <w:rPr>
          <w:b/>
        </w:rPr>
        <w:lastRenderedPageBreak/>
        <w:t>Chapter 1</w:t>
      </w:r>
    </w:p>
    <w:p w14:paraId="705FB0BA" w14:textId="3BCB2CB2" w:rsidR="00AE156D" w:rsidRPr="007F69F0" w:rsidRDefault="00636997" w:rsidP="00BD631B">
      <w:pPr>
        <w:rPr>
          <w:b/>
          <w:i/>
        </w:rPr>
      </w:pPr>
      <w:commentRangeStart w:id="0"/>
      <w:del w:id="1001" w:author="Editor" w:date="2026-09-25T09:00:00Z">
        <w:r>
          <w:rPr>
            <w:b/>
            <w:i/>
          </w:rPr>
          <w:delText xml:space="preserve">6</w:delText>
        </w:r>
      </w:del>
      <w:ins w:id="1002" w:author="Editor" w:date="2026-09-25T09:00:00Z">
        <w:r>
          <w:rPr>
            <w:b/>
            <w:i/>
          </w:rPr>
          <w:t xml:space="preserve">8</w:t>
        </w:r>
      </w:ins>
      <w:r>
        <w:rPr>
          <w:b/>
          <w:i/>
        </w:rPr>
        <w:t xml:space="preserve">:00 AM 14</w:t>
      </w:r>
      <w:r>
        <w:rPr>
          <w:b/>
          <w:i/>
          <w:vertAlign w:val="superscript"/>
        </w:rPr>
        <w:t xml:space="preserve">th</w:t>
      </w:r>
      <w:r>
        <w:rPr>
          <w:b/>
          <w:i/>
        </w:rPr>
        <w:t xml:space="preserve"> February 2010, Girbin, Scotland </w:t>
      </w:r>
      <w:commentRangeEnd w:id="0"/>
      <w:r>
        <w:commentReference w:id="0"/>
      </w:r>
    </w:p>
    <w:p w14:paraId="121894D6" w14:textId="1B6F59E1" w:rsidR="007D154E" w:rsidRPr="007D154E" w:rsidRDefault="007D154E" w:rsidP="007D154E">
      <w:commentRangeStart w:id="1"/>
      <w:bookmarkStart w:id="0" w:name="OLE_LINK13"/>
      <w:bookmarkStart w:id="1" w:name="OLE_LINK14"/>
      <w:bookmarkStart w:id="2" w:name="OLE_LINK17"/>
      <w:bookmarkStart w:id="3" w:name="OLE_LINK4"/>
      <w:bookmarkStart w:id="4" w:name="OLE_LINK5"/>
      <w:bookmarkStart w:id="5" w:name="OLE_LINK2"/>
      <w:r>
        <w:t xml:space="preserve">The streetlights in a faraway old Scottish town were making way </w:t>
      </w:r>
      <w:del w:id="1003" w:author="Editor" w:date="2026-09-25T09:00:00Z">
        <w:r>
          <w:delText xml:space="preserve">to</w:delText>
        </w:r>
      </w:del>
      <w:ins w:id="1004" w:author="Editor" w:date="2026-09-25T09:00:00Z">
        <w:r>
          <w:t xml:space="preserve">for</w:t>
        </w:r>
      </w:ins>
      <w:r>
        <w:t xml:space="preserve"> the early morning sunshine, as the sunbeam was </w:t>
      </w:r>
      <w:del w:id="1005" w:author="Editor" w:date="2026-09-25T09:00:00Z">
        <w:r>
          <w:delText xml:space="preserve">forming a tincture </w:delText>
        </w:r>
      </w:del>
      <w:r>
        <w:t xml:space="preserve">passing through the morning haar. The </w:t>
      </w:r>
      <w:del w:id="1006" w:author="Editor" w:date="2026-09-25T09:00:00Z">
        <w:r>
          <w:delText xml:space="preserve">bright </w:delText>
        </w:r>
      </w:del>
      <w:r>
        <w:t xml:space="preserve">dawn sun was </w:t>
      </w:r>
      <w:del w:id="1007" w:author="Editor" w:date="2026-09-25T09:00:00Z">
        <w:r>
          <w:delText xml:space="preserve">camouflaging</w:delText>
        </w:r>
      </w:del>
      <w:ins w:id="1008" w:author="Editor" w:date="2026-09-25T09:00:00Z">
        <w:r>
          <w:t xml:space="preserve">hiding</w:t>
        </w:r>
      </w:ins>
      <w:r>
        <w:t xml:space="preserve"> in the cold</w:t>
      </w:r>
      <w:del w:id="1009" w:author="Editor" w:date="2026-09-25T09:00:00Z">
        <w:r>
          <w:delText xml:space="preserve"> wintery</w:delText>
        </w:r>
      </w:del>
      <w:r>
        <w:t xml:space="preserve"> brume as if this was the game it had chosen to play. The birds roused from their repose</w:t>
      </w:r>
      <w:ins w:id="1010" w:author="Editor" w:date="2026-09-25T09:00:00Z">
        <w:r>
          <w:t xml:space="preserve">,</w:t>
        </w:r>
      </w:ins>
      <w:r>
        <w:t xml:space="preserve"> tweeting with verve, and the gentle breeze </w:t>
      </w:r>
      <w:del w:id="1011" w:author="Editor" w:date="2026-09-25T09:00:00Z">
        <w:r>
          <w:delText xml:space="preserve">making</w:delText>
        </w:r>
      </w:del>
      <w:ins w:id="1012" w:author="Editor" w:date="2026-09-25T09:00:00Z">
        <w:r>
          <w:t xml:space="preserve">made</w:t>
        </w:r>
      </w:ins>
      <w:r>
        <w:t xml:space="preserve"> the chirping fade into some melodious hum. No matter how serene it appeared, it had that </w:t>
      </w:r>
      <w:ins w:id="1013" w:author="Editor" w:date="2026-09-25T09:00:00Z">
        <w:r>
          <w:t xml:space="preserve">eerie </w:t>
        </w:r>
      </w:ins>
      <w:r>
        <w:t xml:space="preserve">uneasiness</w:t>
      </w:r>
      <w:del w:id="1014" w:author="Editor" w:date="2026-09-25T09:00:00Z">
        <w:r>
          <w:delText xml:space="preserve">, the eerie</w:delText>
        </w:r>
      </w:del>
      <w:r>
        <w:t xml:space="preserve"> that was giving signs of an unwelcome morning. This was </w:t>
      </w:r>
      <w:del w:id="1015" w:author="Editor" w:date="2026-09-25T09:00:00Z">
        <w:r>
          <w:delText xml:space="preserve">well endorsed</w:delText>
        </w:r>
      </w:del>
      <w:ins w:id="1016" w:author="Editor" w:date="2026-09-25T09:00:00Z">
        <w:r>
          <w:t xml:space="preserve">confirmed</w:t>
        </w:r>
      </w:ins>
      <w:r>
        <w:t xml:space="preserve"> by the people who preferred their shelters </w:t>
      </w:r>
      <w:del w:id="1017" w:author="Editor" w:date="2026-09-25T09:00:00Z">
        <w:r>
          <w:delText xml:space="preserve">than</w:delText>
        </w:r>
      </w:del>
      <w:ins w:id="1018" w:author="Editor" w:date="2026-09-25T09:00:00Z">
        <w:r>
          <w:t xml:space="preserve">to</w:t>
        </w:r>
      </w:ins>
      <w:r>
        <w:t xml:space="preserve"> the road.  Amidst</w:t>
      </w:r>
      <w:del w:id="1019" w:author="Editor" w:date="2026-09-25T09:00:00Z">
        <w:r>
          <w:delText xml:space="preserve"> such</w:delText>
        </w:r>
      </w:del>
      <w:r>
        <w:t xml:space="preserve"> nature’s caper, a Range Rover was slowly rolling down the road. It was black </w:t>
      </w:r>
      <w:del w:id="1020" w:author="Editor" w:date="2026-09-25T09:00:00Z">
        <w:r>
          <w:delText xml:space="preserve">in color </w:delText>
        </w:r>
      </w:del>
      <w:r>
        <w:t xml:space="preserve">with dark </w:t>
      </w:r>
      <w:ins w:id="1021" w:author="Editor" w:date="2026-09-25T09:00:00Z">
        <w:r>
          <w:t xml:space="preserve">tinted </w:t>
        </w:r>
      </w:ins>
      <w:r>
        <w:t xml:space="preserve">glass</w:t>
      </w:r>
      <w:del w:id="1022" w:author="Editor" w:date="2026-09-25T09:00:00Z">
        <w:r>
          <w:delText xml:space="preserve"> shades, and it appeared like a beast wanting to tame the wilderness of the street</w:delText>
        </w:r>
      </w:del>
      <w:r>
        <w:t xml:space="preserve">. The car came to a full stop</w:t>
      </w:r>
      <w:ins w:id="1023" w:author="Editor" w:date="2026-09-25T09:00:00Z">
        <w:r>
          <w:t xml:space="preserve"> a</w:t>
        </w:r>
      </w:ins>
      <w:r>
        <w:t xml:space="preserve"> few feet away from the town square. The town square was the only attraction this little hamlet had. Besides the farms</w:t>
      </w:r>
      <w:ins w:id="1024" w:author="Editor" w:date="2026-09-25T09:00:00Z">
        <w:r>
          <w:t xml:space="preserve">,</w:t>
        </w:r>
      </w:ins>
      <w:r>
        <w:t xml:space="preserve"> where people gathered for merrymaking</w:t>
      </w:r>
      <w:del w:id="1025" w:author="Editor" w:date="2026-09-25T09:00:00Z">
        <w:r>
          <w:delText xml:space="preserve"> and fun - the shops, the church, the wooden benches</w:delText>
        </w:r>
      </w:del>
      <w:r>
        <w:t xml:space="preserve">, everything that the town needed was around the town square</w:t>
      </w:r>
      <w:ins w:id="1026" w:author="Editor" w:date="2026-09-25T09:00:00Z">
        <w:r>
          <w:t xml:space="preserve"> – the shops, the church, the wooden benches</w:t>
        </w:r>
      </w:ins>
      <w:r>
        <w:t xml:space="preserve">. The car remained parked with utmost silence, </w:t>
      </w:r>
      <w:del w:id="1027" w:author="Editor" w:date="2026-09-25T09:00:00Z">
        <w:r>
          <w:delText xml:space="preserve">standing there discreetly, </w:delText>
        </w:r>
      </w:del>
      <w:r>
        <w:t xml:space="preserve">blending with the surroundings </w:t>
      </w:r>
      <w:ins w:id="1028" w:author="Editor" w:date="2026-09-25T09:00:00Z">
        <w:r>
          <w:t xml:space="preserve">and </w:t>
        </w:r>
      </w:ins>
      <w:r>
        <w:t xml:space="preserve">almost appearing like </w:t>
      </w:r>
      <w:del w:id="1029" w:author="Editor" w:date="2026-09-25T09:00:00Z">
        <w:r>
          <w:delText xml:space="preserve">a time-tested</w:delText>
        </w:r>
      </w:del>
      <w:ins w:id="1030" w:author="Editor" w:date="2026-09-25T09:00:00Z">
        <w:r>
          <w:t xml:space="preserve">an old</w:t>
        </w:r>
      </w:ins>
      <w:r>
        <w:t xml:space="preserve"> landmark.</w:t>
      </w:r>
      <w:commentRangeEnd w:id="1"/>
      <w:r>
        <w:commentReference w:id="1"/>
      </w:r>
    </w:p>
    <w:p w14:paraId="54129847" w14:textId="44D96AFA" w:rsidR="007D154E" w:rsidRPr="007D154E" w:rsidRDefault="007D154E" w:rsidP="007D154E">
      <w:r>
        <w:t xml:space="preserve">The morning coldness couldn’t </w:t>
      </w:r>
      <w:del w:id="1031" w:author="Editor" w:date="2026-09-25T09:00:00Z">
        <w:r>
          <w:delText xml:space="preserve">hold</w:delText>
        </w:r>
      </w:del>
      <w:ins w:id="1032" w:author="Editor" w:date="2026-09-25T09:00:00Z">
        <w:r>
          <w:t xml:space="preserve">keep</w:t>
        </w:r>
      </w:ins>
      <w:r>
        <w:t xml:space="preserve"> the small-town dwellers from their routine. The shopkeepers opened </w:t>
      </w:r>
      <w:del w:id="1033" w:author="Editor" w:date="2026-09-25T09:00:00Z">
        <w:r>
          <w:delText xml:space="preserve">the store</w:delText>
        </w:r>
      </w:del>
      <w:ins w:id="1034" w:author="Editor" w:date="2026-09-25T09:00:00Z">
        <w:r>
          <w:t xml:space="preserve">their stores</w:t>
        </w:r>
      </w:ins>
      <w:r>
        <w:t xml:space="preserve">, the ringer pulled the rope of the church bell, and the streets soon got crowded with the Sunday mass</w:t>
      </w:r>
      <w:del w:id="1035" w:author="Editor" w:date="2026-09-25T09:00:00Z">
        <w:r>
          <w:delText xml:space="preserve"> </w:delText>
        </w:r>
      </w:del>
      <w:ins w:id="1036" w:author="Editor" w:date="2026-09-25T09:00:00Z">
        <w:r>
          <w:t xml:space="preserve">-</w:t>
        </w:r>
      </w:ins>
      <w:r>
        <w:t xml:space="preserve">goers. The town was slowly waking up</w:t>
      </w:r>
      <w:del w:id="1037" w:author="Editor" w:date="2026-09-25T09:00:00Z">
        <w:r>
          <w:delText xml:space="preserve"> from its transient repose</w:delText>
        </w:r>
      </w:del>
      <w:r>
        <w:t xml:space="preserve">. All this while, the </w:t>
      </w:r>
      <w:del w:id="1038" w:author="Editor" w:date="2026-09-25T09:00:00Z">
        <w:r>
          <w:delText xml:space="preserve">Land</w:delText>
        </w:r>
      </w:del>
      <w:ins w:id="1039" w:author="Editor" w:date="2026-09-25T09:00:00Z">
        <w:r>
          <w:t xml:space="preserve">Range</w:t>
        </w:r>
      </w:ins>
      <w:r>
        <w:t xml:space="preserve"> Rover held to its spot as if it had some long-standing monumental significance.</w:t>
      </w:r>
    </w:p>
    <w:p w14:paraId="6868C105" w14:textId="119A1249" w:rsidR="007D154E" w:rsidRPr="007D154E" w:rsidRDefault="007D154E" w:rsidP="007D154E">
      <w:commentRangeStart w:id="3"/>
      <w:commentRangeStart w:id="2"/>
      <w:r>
        <w:t xml:space="preserve">For Daniel </w:t>
      </w:r>
      <w:del w:id="1040" w:author="Editor (Names)" w:date="2026-09-25T09:00:00Z">
        <w:r>
          <w:delText xml:space="preserve">Roberto</w:delText>
        </w:r>
      </w:del>
      <w:ins w:id="1041" w:author="Editor (Names)" w:date="2026-09-25T09:00:00Z">
        <w:r>
          <w:t xml:space="preserve">Roberti</w:t>
        </w:r>
      </w:ins>
      <w:r>
        <w:t xml:space="preserve">, it was the special day of the week when he spent time with his family. His family was everything </w:t>
      </w:r>
      <w:del w:id="1042" w:author="Editor" w:date="2026-09-25T09:00:00Z">
        <w:r>
          <w:delText xml:space="preserve">for</w:delText>
        </w:r>
      </w:del>
      <w:ins w:id="1043" w:author="Editor" w:date="2026-09-25T09:00:00Z">
        <w:r>
          <w:t xml:space="preserve">to</w:t>
        </w:r>
      </w:ins>
      <w:r>
        <w:t xml:space="preserve"> him, and he </w:t>
      </w:r>
      <w:del w:id="1044" w:author="Editor" w:date="2026-09-25T09:00:00Z">
        <w:r>
          <w:delText xml:space="preserve">ensured to make</w:delText>
        </w:r>
      </w:del>
      <w:ins w:id="1045" w:author="Editor" w:date="2026-09-25T09:00:00Z">
        <w:r>
          <w:t xml:space="preserve">made sure</w:t>
        </w:r>
      </w:ins>
      <w:r>
        <w:t xml:space="preserve"> every minute of the Sunday </w:t>
      </w:r>
      <w:ins w:id="1046" w:author="Editor" w:date="2026-09-25T09:00:00Z">
        <w:r>
          <w:t xml:space="preserve">was </w:t>
        </w:r>
      </w:ins>
      <w:r>
        <w:t xml:space="preserve">special for them. </w:t>
      </w:r>
      <w:del w:id="1047" w:author="Editor" w:date="2026-09-25T09:00:00Z">
        <w:r>
          <w:delText xml:space="preserve">For him, every</w:delText>
        </w:r>
      </w:del>
      <w:ins w:id="1048" w:author="Editor" w:date="2026-09-25T09:00:00Z">
        <w:r>
          <w:t xml:space="preserve">Every</w:t>
        </w:r>
      </w:ins>
      <w:r>
        <w:t xml:space="preserve"> Sunday began </w:t>
      </w:r>
      <w:del w:id="1049" w:author="Editor" w:date="2026-09-25T09:00:00Z">
        <w:r>
          <w:delText xml:space="preserve">by</w:delText>
        </w:r>
      </w:del>
      <w:ins w:id="1050" w:author="Editor" w:date="2026-09-25T09:00:00Z">
        <w:r>
          <w:t xml:space="preserve">with him</w:t>
        </w:r>
      </w:ins>
      <w:r>
        <w:t xml:space="preserve"> running to the local bakery to get his daughter’s </w:t>
      </w:r>
      <w:del w:id="1051" w:author="Editor (Spelling)" w:date="2026-09-25T09:00:00Z">
        <w:r>
          <w:delText xml:space="preserve">favorite</w:delText>
        </w:r>
      </w:del>
      <w:ins w:id="1052" w:author="Editor (Spelling)" w:date="2026-09-25T09:00:00Z">
        <w:r>
          <w:t xml:space="preserve">favourite</w:t>
        </w:r>
      </w:ins>
      <w:r>
        <w:t xml:space="preserve"> freshly made muffins. He would cook the specials</w:t>
      </w:r>
      <w:del w:id="1053" w:author="Editor" w:date="2026-09-25T09:00:00Z">
        <w:r>
          <w:delText xml:space="preserve">. Brewing</w:delText>
        </w:r>
      </w:del>
      <w:ins w:id="1054" w:author="Editor" w:date="2026-09-25T09:00:00Z">
        <w:r>
          <w:t xml:space="preserve">, brewing</w:t>
        </w:r>
      </w:ins>
      <w:r>
        <w:t xml:space="preserve"> black coffee with select beans crushed at home,</w:t>
      </w:r>
      <w:ins w:id="1055" w:author="Editor" w:date="2026-09-25T09:00:00Z">
        <w:r>
          <w:t xml:space="preserve"> and making</w:t>
        </w:r>
      </w:ins>
      <w:r>
        <w:t xml:space="preserve"> scrambled eggs, peanut butter sandwiches, and freshly squeezed orange juice. He </w:t>
      </w:r>
      <w:del w:id="1056" w:author="Editor" w:date="2026-09-25T09:00:00Z">
        <w:r>
          <w:delText xml:space="preserve">puts</w:delText>
        </w:r>
      </w:del>
      <w:ins w:id="1057" w:author="Editor" w:date="2026-09-25T09:00:00Z">
        <w:r>
          <w:t xml:space="preserve">put</w:t>
        </w:r>
      </w:ins>
      <w:r>
        <w:t xml:space="preserve"> the spread on the table before waking everyone. His daughter always woke along with him but pretended to be asleep, as she loved being roused by her father. Her father hardly </w:t>
      </w:r>
      <w:ins w:id="1058" w:author="Editor" w:date="2026-09-25T09:00:00Z">
        <w:r>
          <w:t xml:space="preserve">ever </w:t>
        </w:r>
      </w:ins>
      <w:r>
        <w:t xml:space="preserve">disappointed her, and never missed any chance to treat her like a princess. This tradition had continued ever since she </w:t>
      </w:r>
      <w:del w:id="1059" w:author="Editor" w:date="2026-09-25T09:00:00Z">
        <w:r>
          <w:delText xml:space="preserve">remembered</w:delText>
        </w:r>
      </w:del>
      <w:ins w:id="1060" w:author="Editor" w:date="2026-09-25T09:00:00Z">
        <w:r>
          <w:t xml:space="preserve">could remember</w:t>
        </w:r>
      </w:ins>
      <w:r>
        <w:t xml:space="preserve">, from her childhood days to this day</w:t>
      </w:r>
      <w:del w:id="1061" w:author="Editor" w:date="2026-09-25T09:00:00Z">
        <w:r>
          <w:delText xml:space="preserve"> in her early teens</w:delText>
        </w:r>
      </w:del>
      <w:ins w:id="1062" w:author="Editor" w:date="2026-09-25T09:00:00Z">
        <w:r>
          <w:t xml:space="preserve">, at sixteen</w:t>
        </w:r>
      </w:ins>
      <w:r>
        <w:t xml:space="preserve">. After breakfast, the family visited the local church. Weather permitting, they usually planned some outdoor</w:t>
      </w:r>
      <w:del w:id="1063" w:author="Editor" w:date="2026-09-25T09:00:00Z">
        <w:r>
          <w:delText xml:space="preserve"> recreational</w:delText>
        </w:r>
      </w:del>
      <w:r>
        <w:t xml:space="preserve"> activities as well. As a family, they cheered for each other, celebrated every little joy, and lived contented. He had a tough job as a deliveryman, often working long hours, and Sunday was his way to thank his family for being there for him.</w:t>
      </w:r>
      <w:commentRangeEnd w:id="2"/>
      <w:r>
        <w:commentReference w:id="2"/>
      </w:r>
      <w:commentRangeEnd w:id="3"/>
      <w:r>
        <w:commentReference w:id="3"/>
      </w:r>
    </w:p>
    <w:p w14:paraId="15C1C5DE" w14:textId="46045045" w:rsidR="007D154E" w:rsidRPr="007D154E" w:rsidRDefault="007D154E" w:rsidP="007D154E">
      <w:commentRangeStart w:id="4"/>
      <w:r>
        <w:t xml:space="preserve">This Sunday was no different. Besides the cold weather, everything else was aligned with his expectations. Bright sun, resting family, and the dewiness in the air, a perfect Sunday as he wanted it to be. Following his routine, he stepped out of the house and headed to the bakery. His daughter crawled out of </w:t>
      </w:r>
      <w:del w:id="1064" w:author="Editor" w:date="2026-09-25T09:00:00Z">
        <w:r>
          <w:delText xml:space="preserve">the </w:delText>
        </w:r>
      </w:del>
      <w:r>
        <w:t xml:space="preserve">bed and dashed to the window. The </w:t>
      </w:r>
      <w:del w:id="1065" w:author="Editor" w:date="2026-09-25T09:00:00Z">
        <w:r>
          <w:delText xml:space="preserve">droplet</w:delText>
        </w:r>
      </w:del>
      <w:ins w:id="1066" w:author="Editor" w:date="2026-09-25T09:00:00Z">
        <w:r>
          <w:t xml:space="preserve">droplets</w:t>
        </w:r>
      </w:ins>
      <w:r>
        <w:t xml:space="preserve"> of coldness</w:t>
      </w:r>
      <w:del w:id="1067" w:author="Editor" w:date="2026-09-25T09:00:00Z">
        <w:r>
          <w:delText xml:space="preserve"> had taken a half ice half water formation</w:delText>
        </w:r>
      </w:del>
      <w:r>
        <w:t xml:space="preserve"> on the windowsill</w:t>
      </w:r>
      <w:ins w:id="1068" w:author="Editor" w:date="2026-09-25T09:00:00Z">
        <w:r>
          <w:t xml:space="preserve"> had turned half ice, half water</w:t>
        </w:r>
      </w:ins>
      <w:r>
        <w:t xml:space="preserve">, battling the </w:t>
      </w:r>
      <w:del w:id="1069" w:author="Editor" w:date="2026-09-25T09:00:00Z">
        <w:r>
          <w:delText xml:space="preserve">variance</w:delText>
        </w:r>
      </w:del>
      <w:ins w:id="1070" w:author="Editor" w:date="2026-09-25T09:00:00Z">
        <w:r>
          <w:t xml:space="preserve">difference</w:t>
        </w:r>
      </w:ins>
      <w:r>
        <w:t xml:space="preserve"> in temperature between the heated room and </w:t>
      </w:r>
      <w:del w:id="1071" w:author="Editor" w:date="2026-09-25T09:00:00Z">
        <w:r>
          <w:delText xml:space="preserve">outside</w:delText>
        </w:r>
      </w:del>
      <w:ins w:id="1072" w:author="Editor" w:date="2026-09-25T09:00:00Z">
        <w:r>
          <w:t xml:space="preserve">the</w:t>
        </w:r>
      </w:ins>
      <w:r>
        <w:t xml:space="preserve"> coldness</w:t>
      </w:r>
      <w:ins w:id="1073" w:author="Editor" w:date="2026-09-25T09:00:00Z">
        <w:r>
          <w:t xml:space="preserve"> outside</w:t>
        </w:r>
      </w:ins>
      <w:r>
        <w:t xml:space="preserve">. She grabbed her </w:t>
      </w:r>
      <w:del w:id="1074" w:author="Editor" w:date="2026-09-25T09:00:00Z">
        <w:r>
          <w:delText xml:space="preserve">arm sleeves</w:delText>
        </w:r>
      </w:del>
      <w:ins w:id="1075" w:author="Editor" w:date="2026-09-25T09:00:00Z">
        <w:r>
          <w:t xml:space="preserve">sleeve</w:t>
        </w:r>
      </w:ins>
      <w:r>
        <w:t xml:space="preserve">, stretched the cloth further out and used it as a perfect tool for cleaning the haze. As the window gave way to the outside view, she saw her father sprinting out humming his </w:t>
      </w:r>
      <w:del w:id="1076" w:author="Editor (Spelling)" w:date="2026-09-25T09:00:00Z">
        <w:r>
          <w:delText xml:space="preserve">favorite</w:delText>
        </w:r>
      </w:del>
      <w:ins w:id="1077" w:author="Editor (Spelling)" w:date="2026-09-25T09:00:00Z">
        <w:r>
          <w:t xml:space="preserve">favourite</w:t>
        </w:r>
      </w:ins>
      <w:r>
        <w:t xml:space="preserve"> song. </w:t>
      </w:r>
      <w:del w:id="1078" w:author="Editor" w:date="2026-09-25T09:00:00Z">
        <w:r>
          <w:delText xml:space="preserve">A sight no</w:delText>
        </w:r>
      </w:del>
      <w:ins w:id="1079" w:author="Editor" w:date="2026-09-25T09:00:00Z">
        <w:r>
          <w:t xml:space="preserve">No</w:t>
        </w:r>
      </w:ins>
      <w:r>
        <w:t xml:space="preserve"> matter how many times she had seen </w:t>
      </w:r>
      <w:ins w:id="1080" w:author="Editor" w:date="2026-09-25T09:00:00Z">
        <w:r>
          <w:t xml:space="preserve">it, the sight </w:t>
        </w:r>
      </w:ins>
      <w:r>
        <w:t xml:space="preserve">never failed to </w:t>
      </w:r>
      <w:del w:id="1081" w:author="Editor" w:date="2026-09-25T09:00:00Z">
        <w:r>
          <w:delText xml:space="preserve">cease her excitement</w:delText>
        </w:r>
      </w:del>
      <w:ins w:id="1082" w:author="Editor" w:date="2026-09-25T09:00:00Z">
        <w:r>
          <w:t xml:space="preserve">excite her</w:t>
        </w:r>
      </w:ins>
      <w:r>
        <w:t xml:space="preserve">. She stood there, like always, waiting for her father to dissolve in the morning mist. Soon he disappeared, and she dashed back to her bed pretending to be asleep again. </w:t>
      </w:r>
      <w:del w:id="1083" w:author="Editor" w:date="2026-09-25T09:00:00Z">
        <w:r>
          <w:delText xml:space="preserve">There was a strong rumor about both</w:delText>
        </w:r>
      </w:del>
      <w:ins w:id="1084" w:author="Editor" w:date="2026-09-25T09:00:00Z">
        <w:r>
          <w:t xml:space="preserve">Both</w:t>
        </w:r>
      </w:ins>
      <w:r>
        <w:t xml:space="preserve"> father and daughter </w:t>
      </w:r>
      <w:del w:id="1085" w:author="Editor" w:date="2026-09-25T09:00:00Z">
        <w:r>
          <w:delText xml:space="preserve">playing</w:delText>
        </w:r>
      </w:del>
      <w:ins w:id="1086" w:author="Editor" w:date="2026-09-25T09:00:00Z">
        <w:r>
          <w:t xml:space="preserve">played</w:t>
        </w:r>
      </w:ins>
      <w:r>
        <w:t xml:space="preserve"> this little game, but they pretended</w:t>
      </w:r>
      <w:ins w:id="1087" w:author="Editor" w:date="2026-09-25T09:00:00Z">
        <w:r>
          <w:t xml:space="preserve"> to be</w:t>
        </w:r>
      </w:ins>
      <w:r>
        <w:t xml:space="preserve"> unaware of each other’s ruses for reasons best known to them.</w:t>
      </w:r>
      <w:commentRangeEnd w:id="4"/>
      <w:r>
        <w:commentReference w:id="4"/>
      </w:r>
    </w:p>
    <w:p w14:paraId="45D0A273" w14:textId="77777777" w:rsidR="007D154E" w:rsidRPr="007D154E" w:rsidRDefault="007D154E" w:rsidP="007D154E">
      <w:commentRangeStart w:id="5"/>
      <w:r>
        <w:t xml:space="preserve">While the </w:t>
      </w:r>
      <w:del w:id="1088" w:author="Editor (Names)" w:date="2026-09-25T09:00:00Z">
        <w:r>
          <w:delText xml:space="preserve">Roberto</w:delText>
        </w:r>
      </w:del>
      <w:ins w:id="1089" w:author="Editor (Names)" w:date="2026-09-25T09:00:00Z">
        <w:r>
          <w:t xml:space="preserve">Roberti</w:t>
        </w:r>
      </w:ins>
      <w:r>
        <w:t xml:space="preserve"> family was expecting this to be yet another Sunday of love and bonding</w:t>
      </w:r>
      <w:ins w:id="1090" w:author="Editor" w:date="2026-09-25T09:00:00Z">
        <w:r>
          <w:t xml:space="preserve">,</w:t>
        </w:r>
      </w:ins>
      <w:r>
        <w:t xml:space="preserve"> little </w:t>
      </w:r>
      <w:ins w:id="1091" w:author="Editor" w:date="2026-09-25T09:00:00Z">
        <w:r>
          <w:t xml:space="preserve">did </w:t>
        </w:r>
      </w:ins>
      <w:r>
        <w:t xml:space="preserve">they </w:t>
      </w:r>
      <w:del w:id="1092" w:author="Editor" w:date="2026-09-25T09:00:00Z">
        <w:r>
          <w:delText xml:space="preserve">knew</w:delText>
        </w:r>
      </w:del>
      <w:ins w:id="1093" w:author="Editor" w:date="2026-09-25T09:00:00Z">
        <w:r>
          <w:t xml:space="preserve">know</w:t>
        </w:r>
      </w:ins>
      <w:r>
        <w:t xml:space="preserve"> that this Sunday would change their lives forever. Change for the worse.</w:t>
      </w:r>
      <w:commentRangeEnd w:id="5"/>
      <w:r>
        <w:commentReference w:id="5"/>
      </w:r>
    </w:p>
    <w:bookmarkEnd w:id="0"/>
    <w:bookmarkEnd w:id="1"/>
    <w:bookmarkEnd w:id="2"/>
    <w:p w14:paraId="07C95D8E" w14:textId="123AF55D" w:rsidR="00745420" w:rsidRPr="00745420" w:rsidRDefault="00745420" w:rsidP="00745420">
      <w:r>
        <w:t> </w:t>
      </w:r>
      <w:bookmarkEnd w:id="3"/>
      <w:bookmarkEnd w:id="4"/>
    </w:p>
    <w:p w14:paraId="3D1B8F4A" w14:textId="77777777" w:rsidR="008312F0" w:rsidRDefault="008312F0">
      <w:pPr>
        <w:spacing w:line="259" w:lineRule="auto"/>
        <w:jc w:val="left"/>
        <w:rPr>
          <w:b/>
        </w:rPr>
      </w:pPr>
      <w:r>
        <w:rPr>
          <w:b/>
        </w:rPr>
        <w:br w:type="page"/>
      </w:r>
    </w:p>
    <w:bookmarkEnd w:id="5"/>
    <w:p w14:paraId="64C1CCA7" w14:textId="4D11C0BA" w:rsidR="00B70EC5" w:rsidRDefault="00B70EC5" w:rsidP="00F56514">
      <w:pPr>
        <w:outlineLvl w:val="0"/>
        <w:rPr>
          <w:b/>
        </w:rPr>
      </w:pPr>
      <w:r>
        <w:rPr>
          <w:b/>
        </w:rPr>
        <w:lastRenderedPageBreak/>
        <w:t>Chapter 2</w:t>
      </w:r>
    </w:p>
    <w:p w14:paraId="0B7AE82F" w14:textId="1A39795E" w:rsidR="007F69F0" w:rsidRPr="007F69F0" w:rsidRDefault="00636997" w:rsidP="000A2191">
      <w:pPr>
        <w:rPr>
          <w:b/>
          <w:i/>
        </w:rPr>
      </w:pPr>
      <w:commentRangeStart w:id="6"/>
      <w:r>
        <w:rPr>
          <w:b/>
          <w:i/>
        </w:rPr>
        <w:t xml:space="preserve">7:00 PM </w:t>
      </w:r>
      <w:del w:id="1094" w:author="Editor" w:date="2026-09-25T09:00:00Z">
        <w:r>
          <w:rPr>
            <w:b/>
            <w:i/>
          </w:rPr>
          <w:delText xml:space="preserve">12</w:delText>
        </w:r>
        <w:r>
          <w:rPr>
            <w:b/>
            <w:i/>
            <w:vertAlign w:val="superscript"/>
          </w:rPr>
          <w:delText xml:space="preserve">th</w:delText>
        </w:r>
      </w:del>
      <w:ins w:id="1095" w:author="Editor" w:date="2026-09-25T09:00:00Z">
        <w:r>
          <w:rPr>
            <w:b/>
            <w:i/>
          </w:rPr>
          <w:t xml:space="preserve">14th</w:t>
        </w:r>
      </w:ins>
      <w:r>
        <w:rPr>
          <w:b/>
          <w:i/>
        </w:rPr>
        <w:t xml:space="preserve"> April 2014, </w:t>
      </w:r>
      <w:del w:id="1096" w:author="Editor" w:date="2026-09-25T09:00:00Z">
        <w:r>
          <w:rPr>
            <w:b/>
            <w:i/>
          </w:rPr>
          <w:delText xml:space="preserve">Stockholm</w:delText>
        </w:r>
      </w:del>
      <w:ins w:id="1097" w:author="Editor" w:date="2026-09-25T09:00:00Z">
        <w:r>
          <w:rPr>
            <w:b/>
            <w:i/>
          </w:rPr>
          <w:t xml:space="preserve">Helsingør</w:t>
        </w:r>
      </w:ins>
      <w:r>
        <w:rPr>
          <w:b/>
          <w:i/>
        </w:rPr>
        <w:t xml:space="preserve">, Denmark</w:t>
      </w:r>
      <w:commentRangeEnd w:id="6"/>
      <w:r>
        <w:commentReference w:id="6"/>
      </w:r>
    </w:p>
    <w:p w14:paraId="6D45BE69" w14:textId="4D904939" w:rsidR="003E00DC" w:rsidRPr="003E00DC" w:rsidRDefault="003E00DC" w:rsidP="003E00DC">
      <w:bookmarkStart w:id="6" w:name="OLE_LINK15"/>
      <w:bookmarkStart w:id="7" w:name="OLE_LINK16"/>
      <w:r>
        <w:t xml:space="preserve">The streets were </w:t>
      </w:r>
      <w:del w:id="1098" w:author="Editor" w:date="2026-09-25T09:00:00Z">
        <w:r>
          <w:delText xml:space="preserve">hustled</w:delText>
        </w:r>
      </w:del>
      <w:ins w:id="1099" w:author="Editor" w:date="2026-09-25T09:00:00Z">
        <w:r>
          <w:t xml:space="preserve">bustling</w:t>
        </w:r>
      </w:ins>
      <w:r>
        <w:t xml:space="preserve"> with people,</w:t>
      </w:r>
      <w:ins w:id="1100" w:author="Editor" w:date="2026-09-25T09:00:00Z">
        <w:r>
          <w:t xml:space="preserve"> a</w:t>
        </w:r>
      </w:ins>
      <w:r>
        <w:t xml:space="preserve"> little more than </w:t>
      </w:r>
      <w:del w:id="1101" w:author="Editor" w:date="2026-09-25T09:00:00Z">
        <w:r>
          <w:delText xml:space="preserve">the usually quiet streets of</w:delText>
        </w:r>
      </w:del>
      <w:ins w:id="1102" w:author="Editor" w:date="2026-09-25T09:00:00Z">
        <w:r>
          <w:t xml:space="preserve">usual for</w:t>
        </w:r>
      </w:ins>
      <w:r>
        <w:t xml:space="preserve"> this small</w:t>
      </w:r>
      <w:ins w:id="1103" w:author="Editor" w:date="2026-09-25T09:00:00Z">
        <w:r>
          <w:t xml:space="preserve">, quiet</w:t>
        </w:r>
      </w:ins>
      <w:r>
        <w:t xml:space="preserve"> Danish town. It was a cold spring evening, and the burg was engulfed in layers of </w:t>
      </w:r>
      <w:del w:id="1104" w:author="Editor" w:date="2026-09-25T09:00:00Z">
        <w:r>
          <w:delText xml:space="preserve">some uncalled </w:delText>
        </w:r>
      </w:del>
      <w:r>
        <w:t xml:space="preserve">mist. A sudden </w:t>
      </w:r>
      <w:del w:id="1105" w:author="Editor" w:date="2026-09-25T09:00:00Z">
        <w:r>
          <w:delText xml:space="preserve">gush</w:delText>
        </w:r>
      </w:del>
      <w:ins w:id="1106" w:author="Editor" w:date="2026-09-25T09:00:00Z">
        <w:r>
          <w:t xml:space="preserve">gust</w:t>
        </w:r>
      </w:ins>
      <w:r>
        <w:t xml:space="preserve"> of cold air surged past, as a fast-approaching limousine </w:t>
      </w:r>
      <w:del w:id="1107" w:author="Editor" w:date="2026-09-25T09:00:00Z">
        <w:r>
          <w:delText xml:space="preserve">curbed</w:delText>
        </w:r>
      </w:del>
      <w:ins w:id="1108" w:author="Editor" w:date="2026-09-25T09:00:00Z">
        <w:r>
          <w:t xml:space="preserve">swung</w:t>
        </w:r>
      </w:ins>
      <w:r>
        <w:t xml:space="preserve"> around the cobbled pavement to reach the entrance of the hotel</w:t>
      </w:r>
      <w:del w:id="1109" w:author="Editor" w:date="2026-09-25T09:00:00Z">
        <w:r>
          <w:delText xml:space="preserve"> located</w:delText>
        </w:r>
      </w:del>
      <w:r>
        <w:t xml:space="preserve"> at the corner of the street. It was an elegant palace built in the 16th century, now </w:t>
      </w:r>
      <w:del w:id="1110" w:author="Editor (Spelling)" w:date="2026-09-25T09:00:00Z">
        <w:r>
          <w:delText xml:space="preserve">remodeled</w:delText>
        </w:r>
      </w:del>
      <w:ins w:id="1111" w:author="Editor (Spelling)" w:date="2026-09-25T09:00:00Z">
        <w:r>
          <w:t xml:space="preserve">remodelled</w:t>
        </w:r>
      </w:ins>
      <w:r>
        <w:t xml:space="preserve"> as a </w:t>
      </w:r>
      <w:ins w:id="1112" w:author="Editor" w:date="2026-09-25T09:00:00Z">
        <w:r>
          <w:t xml:space="preserve">grand </w:t>
        </w:r>
      </w:ins>
      <w:r>
        <w:t xml:space="preserve">luxury </w:t>
      </w:r>
      <w:del w:id="1113" w:author="Editor" w:date="2026-09-25T09:00:00Z">
        <w:r>
          <w:delText xml:space="preserve">grandiose. The hotel</w:delText>
        </w:r>
      </w:del>
      <w:ins w:id="1114" w:author="Editor" w:date="2026-09-25T09:00:00Z">
        <w:r>
          <w:t xml:space="preserve">hotel. It</w:t>
        </w:r>
      </w:ins>
      <w:r>
        <w:t xml:space="preserve"> had some historical significance and</w:t>
      </w:r>
      <w:ins w:id="1115" w:author="Editor" w:date="2026-09-25T09:00:00Z">
        <w:r>
          <w:t xml:space="preserve"> was</w:t>
        </w:r>
      </w:ins>
      <w:r>
        <w:t xml:space="preserve"> the best the town offered to the elite class.</w:t>
      </w:r>
    </w:p>
    <w:p w14:paraId="27A6A43A" w14:textId="5E0E88FA" w:rsidR="003E00DC" w:rsidRPr="003E00DC" w:rsidRDefault="003E00DC" w:rsidP="003E00DC">
      <w:r>
        <w:t xml:space="preserve">The concierge </w:t>
      </w:r>
      <w:del w:id="1116" w:author="Editor" w:date="2026-09-25T09:00:00Z">
        <w:r>
          <w:delText xml:space="preserve">sprinted to</w:delText>
        </w:r>
      </w:del>
      <w:ins w:id="1117" w:author="Editor" w:date="2026-09-25T09:00:00Z">
        <w:r>
          <w:t xml:space="preserve">sprang into</w:t>
        </w:r>
      </w:ins>
      <w:r>
        <w:t xml:space="preserve"> action. A valet reached for the door, and another one approached the driver to get the car keys. From behind the dark tinted </w:t>
      </w:r>
      <w:del w:id="1118" w:author="Editor" w:date="2026-09-25T09:00:00Z">
        <w:r>
          <w:delText xml:space="preserve">glasses</w:delText>
        </w:r>
      </w:del>
      <w:ins w:id="1119" w:author="Editor" w:date="2026-09-25T09:00:00Z">
        <w:r>
          <w:t xml:space="preserve">glass</w:t>
        </w:r>
      </w:ins>
      <w:r>
        <w:t xml:space="preserve"> of the car appeared a </w:t>
      </w:r>
      <w:del w:id="1120" w:author="Editor" w:date="2026-09-25T09:00:00Z">
        <w:r>
          <w:delText xml:space="preserve">visibly tall Caucasian male</w:delText>
        </w:r>
      </w:del>
      <w:ins w:id="1121" w:author="Editor" w:date="2026-09-25T09:00:00Z">
        <w:r>
          <w:t xml:space="preserve">man</w:t>
        </w:r>
      </w:ins>
      <w:r>
        <w:t xml:space="preserve">. He was over six feet tall and</w:t>
      </w:r>
      <w:del w:id="1122" w:author="Editor" w:date="2026-09-25T09:00:00Z">
        <w:r>
          <w:delText xml:space="preserve"> was</w:delText>
        </w:r>
      </w:del>
      <w:r>
        <w:t xml:space="preserve"> sharply dressed in a cobalt blue Versace suit. His eyes were hidden behind the dark shades and his </w:t>
      </w:r>
      <w:del w:id="1123" w:author="Editor (Spelling)" w:date="2026-09-25T09:00:00Z">
        <w:r>
          <w:delText xml:space="preserve">chiseled</w:delText>
        </w:r>
      </w:del>
      <w:ins w:id="1124" w:author="Editor (Spelling)" w:date="2026-09-25T09:00:00Z">
        <w:r>
          <w:t xml:space="preserve">chiselled</w:t>
        </w:r>
      </w:ins>
      <w:del w:id="1125" w:author="Editor" w:date="2026-09-25T09:00:00Z">
        <w:r>
          <w:delText xml:space="preserve"> shape</w:delText>
        </w:r>
      </w:del>
      <w:r>
        <w:t xml:space="preserve"> face refused to give any expression away. Two well-built men surrounded him, and they briskly walked towards the hotel lobby. The entourage </w:t>
      </w:r>
      <w:del w:id="1126" w:author="Editor" w:date="2026-09-25T09:00:00Z">
        <w:r>
          <w:delText xml:space="preserve">moved</w:delText>
        </w:r>
      </w:del>
      <w:ins w:id="1127" w:author="Editor" w:date="2026-09-25T09:00:00Z">
        <w:r>
          <w:t xml:space="preserve">turned</w:t>
        </w:r>
      </w:ins>
      <w:r>
        <w:t xml:space="preserve"> left from the entrance </w:t>
      </w:r>
      <w:del w:id="1128" w:author="Editor" w:date="2026-09-25T09:00:00Z">
        <w:r>
          <w:delText xml:space="preserve">approaching</w:delText>
        </w:r>
      </w:del>
      <w:ins w:id="1129" w:author="Editor" w:date="2026-09-25T09:00:00Z">
        <w:r>
          <w:t xml:space="preserve">towards</w:t>
        </w:r>
      </w:ins>
      <w:r>
        <w:t xml:space="preserve"> the executive bank of elevators.  Soon they vanished behind the lift doors</w:t>
      </w:r>
      <w:del w:id="1130" w:author="Editor" w:date="2026-09-25T09:00:00Z">
        <w:r>
          <w:delText xml:space="preserve"> like vapor dissolving in air</w:delText>
        </w:r>
      </w:del>
      <w:r>
        <w:t xml:space="preserve">.</w:t>
      </w:r>
    </w:p>
    <w:p w14:paraId="3EF71611" w14:textId="77777777" w:rsidR="003E00DC" w:rsidRPr="003E00DC" w:rsidRDefault="003E00DC" w:rsidP="003E00DC">
      <w:commentRangeStart w:id="7"/>
      <w:r>
        <w:t xml:space="preserve">Diagonally opposite</w:t>
      </w:r>
      <w:del w:id="1131" w:author="Editor" w:date="2026-09-25T09:00:00Z">
        <w:r>
          <w:delText xml:space="preserve"> to</w:delText>
        </w:r>
      </w:del>
      <w:r>
        <w:t xml:space="preserve"> the elevators was a coffee shop where a petite</w:t>
      </w:r>
      <w:del w:id="1132" w:author="Editor" w:date="2026-09-25T09:00:00Z">
        <w:r>
          <w:delText xml:space="preserve"> looking</w:delText>
        </w:r>
      </w:del>
      <w:r>
        <w:t xml:space="preserve"> girl was sipping her rich Danish coffee. She was </w:t>
      </w:r>
      <w:del w:id="1133" w:author="Editor" w:date="2026-09-25T09:00:00Z">
        <w:r>
          <w:delText xml:space="preserve">in her late teens and was looking</w:delText>
        </w:r>
      </w:del>
      <w:ins w:id="1134" w:author="Editor" w:date="2026-09-25T09:00:00Z">
        <w:r>
          <w:t xml:space="preserve">about twenty and looked a</w:t>
        </w:r>
      </w:ins>
      <w:r>
        <w:t xml:space="preserve"> little out of place in her gorgeous black evening gown. </w:t>
      </w:r>
      <w:del w:id="1135" w:author="Editor" w:date="2026-09-25T09:00:00Z">
        <w:r>
          <w:delText xml:space="preserve">Her back was exposed to the deep and legs covered by the fringes of the dress. </w:delText>
        </w:r>
      </w:del>
      <w:r>
        <w:t xml:space="preserve">The gown </w:t>
      </w:r>
      <w:del w:id="1136" w:author="Editor" w:date="2026-09-25T09:00:00Z">
        <w:r>
          <w:delText xml:space="preserve">was snugging</w:delText>
        </w:r>
      </w:del>
      <w:ins w:id="1137" w:author="Editor" w:date="2026-09-25T09:00:00Z">
        <w:r>
          <w:t xml:space="preserve">left her back bare and fitted</w:t>
        </w:r>
      </w:ins>
      <w:r>
        <w:t xml:space="preserve"> well across her slim waist</w:t>
      </w:r>
      <w:del w:id="1138" w:author="Editor" w:date="2026-09-25T09:00:00Z">
        <w:r>
          <w:delText xml:space="preserve"> and her full breasts were tantalizing</w:delText>
        </w:r>
      </w:del>
      <w:ins w:id="1139" w:author="Editor" w:date="2026-09-25T09:00:00Z">
        <w:r>
          <w:t xml:space="preserve">,</w:t>
        </w:r>
      </w:ins>
      <w:r>
        <w:t xml:space="preserve"> with the top slightly covered by her turquoise blue scarf.  Her </w:t>
      </w:r>
      <w:ins w:id="1140" w:author="Editor" w:date="2026-09-25T09:00:00Z">
        <w:r>
          <w:t xml:space="preserve">long </w:t>
        </w:r>
      </w:ins>
      <w:r>
        <w:t xml:space="preserve">brown</w:t>
      </w:r>
      <w:del w:id="1141" w:author="Editor" w:date="2026-09-25T09:00:00Z">
        <w:r>
          <w:delText xml:space="preserve"> long</w:delText>
        </w:r>
      </w:del>
      <w:r>
        <w:t xml:space="preserve"> hair was tied in a knot, and her radiant face could make anyone go weak </w:t>
      </w:r>
      <w:del w:id="1142" w:author="Editor" w:date="2026-09-25T09:00:00Z">
        <w:r>
          <w:delText xml:space="preserve">on</w:delText>
        </w:r>
      </w:del>
      <w:ins w:id="1143" w:author="Editor" w:date="2026-09-25T09:00:00Z">
        <w:r>
          <w:t xml:space="preserve">at the</w:t>
        </w:r>
      </w:ins>
      <w:r>
        <w:t xml:space="preserve"> knees. From time to time she craned her neck towards the lobby, her eyes in constant search for someone</w:t>
      </w:r>
      <w:del w:id="1144" w:author="Editor (Typography)" w:date="2026-09-25T09:00:00Z">
        <w:r>
          <w:delText xml:space="preserve">'</w:delText>
        </w:r>
      </w:del>
      <w:ins w:id="1145" w:author="Editor (Typography)" w:date="2026-09-25T09:00:00Z">
        <w:r>
          <w:t xml:space="preserve">’</w:t>
        </w:r>
      </w:ins>
      <w:r>
        <w:t xml:space="preserve">s arrival. She was anxious but wouldn</w:t>
      </w:r>
      <w:del w:id="1146" w:author="Editor (Typography)" w:date="2026-09-25T09:00:00Z">
        <w:r>
          <w:delText xml:space="preserve">'</w:delText>
        </w:r>
      </w:del>
      <w:ins w:id="1147" w:author="Editor (Typography)" w:date="2026-09-25T09:00:00Z">
        <w:r>
          <w:t xml:space="preserve">’</w:t>
        </w:r>
      </w:ins>
      <w:r>
        <w:t xml:space="preserve">t show</w:t>
      </w:r>
      <w:ins w:id="1148" w:author="Editor" w:date="2026-09-25T09:00:00Z">
        <w:r>
          <w:t xml:space="preserve"> it</w:t>
        </w:r>
      </w:ins>
      <w:r>
        <w:t xml:space="preserve">, hiding her apprehensions behind the gentle sips of her evening coffee. Her wait was soon curtailed.  The man she was waiting for </w:t>
      </w:r>
      <w:del w:id="1149" w:author="Editor" w:date="2026-09-25T09:00:00Z">
        <w:r>
          <w:delText xml:space="preserve">was walking towards her. He </w:delText>
        </w:r>
      </w:del>
      <w:r>
        <w:t xml:space="preserve">swiftly went past her to enter the elevator bank. The day she had waited for </w:t>
      </w:r>
      <w:ins w:id="1150" w:author="Editor" w:date="2026-09-25T09:00:00Z">
        <w:r>
          <w:t xml:space="preserve">so </w:t>
        </w:r>
      </w:ins>
      <w:r>
        <w:t xml:space="preserve">long had finally arrived. Everything was planned except for one small glitch </w:t>
      </w:r>
      <w:del w:id="1151" w:author="Editor" w:date="2026-09-25T09:00:00Z">
        <w:r>
          <w:delText xml:space="preserve">-</w:delText>
        </w:r>
      </w:del>
      <w:ins w:id="1152" w:author="Editor" w:date="2026-09-25T09:00:00Z">
        <w:r>
          <w:t xml:space="preserve">–</w:t>
        </w:r>
      </w:ins>
      <w:r>
        <w:t xml:space="preserve"> she didn</w:t>
      </w:r>
      <w:del w:id="1153" w:author="Editor (Typography)" w:date="2026-09-25T09:00:00Z">
        <w:r>
          <w:delText xml:space="preserve">'</w:delText>
        </w:r>
      </w:del>
      <w:ins w:id="1154" w:author="Editor (Typography)" w:date="2026-09-25T09:00:00Z">
        <w:r>
          <w:t xml:space="preserve">’</w:t>
        </w:r>
      </w:ins>
      <w:r>
        <w:t xml:space="preserve">t have a well-thought</w:t>
      </w:r>
      <w:ins w:id="1155" w:author="Editor" w:date="2026-09-25T09:00:00Z">
        <w:r>
          <w:t xml:space="preserve">-out</w:t>
        </w:r>
      </w:ins>
      <w:r>
        <w:t xml:space="preserve"> strategy to get introduced to him.</w:t>
      </w:r>
      <w:commentRangeEnd w:id="7"/>
      <w:r>
        <w:commentReference w:id="7"/>
      </w:r>
    </w:p>
    <w:p w14:paraId="28167194" w14:textId="77777777" w:rsidR="003E00DC" w:rsidRPr="003E00DC" w:rsidRDefault="003E00DC" w:rsidP="003E00DC">
      <w:del w:id="1156" w:author="Editor" w:date="2026-09-25T09:00:00Z">
        <w:r>
          <w:delText xml:space="preserve">During</w:delText>
        </w:r>
      </w:del>
      <w:ins w:id="1157" w:author="Editor" w:date="2026-09-25T09:00:00Z">
        <w:r>
          <w:t xml:space="preserve">At</w:t>
        </w:r>
      </w:ins>
      <w:r>
        <w:t xml:space="preserve"> this time every year, he visited this place to take part in the annual poker tournament. </w:t>
      </w:r>
      <w:del w:id="1158" w:author="Editor" w:date="2026-09-25T09:00:00Z">
        <w:r>
          <w:delText xml:space="preserve">The</w:delText>
        </w:r>
      </w:del>
      <w:ins w:id="1159" w:author="Editor" w:date="2026-09-25T09:00:00Z">
        <w:r>
          <w:t xml:space="preserve">It was the</w:t>
        </w:r>
      </w:ins>
      <w:r>
        <w:t xml:space="preserve"> only place where she </w:t>
      </w:r>
      <w:del w:id="1160" w:author="Editor" w:date="2026-09-25T09:00:00Z">
        <w:r>
          <w:delText xml:space="preserve">had hoped</w:delText>
        </w:r>
      </w:del>
      <w:ins w:id="1161" w:author="Editor" w:date="2026-09-25T09:00:00Z">
        <w:r>
          <w:t xml:space="preserve">could hope</w:t>
        </w:r>
      </w:ins>
      <w:r>
        <w:t xml:space="preserve"> to initiate </w:t>
      </w:r>
      <w:del w:id="1162" w:author="Editor" w:date="2026-09-25T09:00:00Z">
        <w:r>
          <w:delText xml:space="preserve">any</w:delText>
        </w:r>
      </w:del>
      <w:ins w:id="1163" w:author="Editor" w:date="2026-09-25T09:00:00Z">
        <w:r>
          <w:t xml:space="preserve">a</w:t>
        </w:r>
      </w:ins>
      <w:r>
        <w:t xml:space="preserve"> conversation with him. Preoccupied </w:t>
      </w:r>
      <w:del w:id="1164" w:author="Editor" w:date="2026-09-25T09:00:00Z">
        <w:r>
          <w:delText xml:space="preserve">in</w:delText>
        </w:r>
      </w:del>
      <w:ins w:id="1165" w:author="Editor" w:date="2026-09-25T09:00:00Z">
        <w:r>
          <w:t xml:space="preserve">with</w:t>
        </w:r>
      </w:ins>
      <w:r>
        <w:t xml:space="preserve"> her quandaries, she </w:t>
      </w:r>
      <w:del w:id="1166" w:author="Editor" w:date="2026-09-25T09:00:00Z">
        <w:r>
          <w:delText xml:space="preserve">sauntered</w:delText>
        </w:r>
      </w:del>
      <w:ins w:id="1167" w:author="Editor" w:date="2026-09-25T09:00:00Z">
        <w:r>
          <w:t xml:space="preserve">headed</w:t>
        </w:r>
      </w:ins>
      <w:r>
        <w:t xml:space="preserve"> towards the casino. She took a deep breath, shook her anxieties away, and approached the poker room. This side of the casino had a distinct air of richness. Large chandeliers were dangling </w:t>
      </w:r>
      <w:del w:id="1168" w:author="Editor" w:date="2026-09-25T09:00:00Z">
        <w:r>
          <w:delText xml:space="preserve">from</w:delText>
        </w:r>
      </w:del>
      <w:ins w:id="1169" w:author="Editor" w:date="2026-09-25T09:00:00Z">
        <w:r>
          <w:t xml:space="preserve">in</w:t>
        </w:r>
      </w:ins>
      <w:r>
        <w:t xml:space="preserve"> the foyer</w:t>
      </w:r>
      <w:del w:id="1170" w:author="Editor" w:date="2026-09-25T09:00:00Z">
        <w:r>
          <w:delText xml:space="preserve"> and the</w:delText>
        </w:r>
      </w:del>
      <w:ins w:id="1171" w:author="Editor" w:date="2026-09-25T09:00:00Z">
        <w:r>
          <w:t xml:space="preserve">, and their dim</w:t>
        </w:r>
      </w:ins>
      <w:r>
        <w:t xml:space="preserve"> golden </w:t>
      </w:r>
      <w:del w:id="1172" w:author="Editor" w:date="2026-09-25T09:00:00Z">
        <w:r>
          <w:delText xml:space="preserve">pale dim lit</w:delText>
        </w:r>
      </w:del>
      <w:ins w:id="1173" w:author="Editor" w:date="2026-09-25T09:00:00Z">
        <w:r>
          <w:t xml:space="preserve">light</w:t>
        </w:r>
      </w:ins>
      <w:r>
        <w:t xml:space="preserve"> gave a</w:t>
      </w:r>
      <w:del w:id="1174" w:author="Editor" w:date="2026-09-25T09:00:00Z">
        <w:r>
          <w:delText xml:space="preserve"> distinct</w:delText>
        </w:r>
      </w:del>
      <w:r>
        <w:t xml:space="preserve"> spark to the exquisite 16th-century paintings </w:t>
      </w:r>
      <w:del w:id="1175" w:author="Editor" w:date="2026-09-25T09:00:00Z">
        <w:r>
          <w:delText xml:space="preserve">glued to</w:delText>
        </w:r>
      </w:del>
      <w:ins w:id="1176" w:author="Editor" w:date="2026-09-25T09:00:00Z">
        <w:r>
          <w:t xml:space="preserve">on</w:t>
        </w:r>
      </w:ins>
      <w:r>
        <w:t xml:space="preserve"> the walls. Two tall</w:t>
      </w:r>
      <w:ins w:id="1177" w:author="Editor" w:date="2026-09-25T09:00:00Z">
        <w:r>
          <w:t xml:space="preserve">,</w:t>
        </w:r>
      </w:ins>
      <w:r>
        <w:t xml:space="preserve"> sturdy sentinels guarded the entrance to the secluded area. With confidence in her stride, she walked towards the entrance. </w:t>
      </w:r>
      <w:del w:id="1178" w:author="Editor (Typography)" w:date="2026-09-25T09:00:00Z">
        <w:r>
          <w:delText xml:space="preserve">"</w:delText>
        </w:r>
      </w:del>
      <w:ins w:id="1179" w:author="Editor (Typography)" w:date="2026-09-25T09:00:00Z">
        <w:r>
          <w:t xml:space="preserve">“</w:t>
        </w:r>
      </w:ins>
      <w:r>
        <w:t xml:space="preserve">Hej!</w:t>
      </w:r>
      <w:del w:id="1180" w:author="Editor (Typography)" w:date="2026-09-25T09:00:00Z">
        <w:r>
          <w:delText xml:space="preserve">"</w:delText>
        </w:r>
      </w:del>
      <w:ins w:id="1181" w:author="Editor (Typography)" w:date="2026-09-25T09:00:00Z">
        <w:r>
          <w:t xml:space="preserve">”</w:t>
        </w:r>
      </w:ins>
      <w:r>
        <w:t xml:space="preserve"> greeted one of the guards in the local Danish way. She glanced at him with smiling eyes and continued walking. One of the guards raised his hand to stop her and asked, </w:t>
      </w:r>
      <w:del w:id="1182" w:author="Editor (Typography)" w:date="2026-09-25T09:00:00Z">
        <w:r>
          <w:delText xml:space="preserve">"</w:delText>
        </w:r>
      </w:del>
      <w:ins w:id="1183" w:author="Editor (Typography)" w:date="2026-09-25T09:00:00Z">
        <w:r>
          <w:t xml:space="preserve">“</w:t>
        </w:r>
      </w:ins>
      <w:r>
        <w:t xml:space="preserve">May I see your membership card</w:t>
      </w:r>
      <w:ins w:id="1184" w:author="Editor" w:date="2026-09-25T09:00:00Z">
        <w:r>
          <w:t xml:space="preserve">,</w:t>
        </w:r>
      </w:ins>
      <w:r>
        <w:t xml:space="preserve"> please</w:t>
      </w:r>
      <w:del w:id="1185" w:author="Editor" w:date="2026-09-25T09:00:00Z">
        <w:r>
          <w:delText xml:space="preserve">.</w:delText>
        </w:r>
      </w:del>
      <w:ins w:id="1186" w:author="Editor" w:date="2026-09-25T09:00:00Z">
        <w:r>
          <w:t xml:space="preserve">?</w:t>
        </w:r>
      </w:ins>
      <w:del w:id="1187" w:author="Editor (Typography)" w:date="2026-09-25T09:00:00Z">
        <w:r>
          <w:delText xml:space="preserve">"</w:delText>
        </w:r>
      </w:del>
      <w:ins w:id="1188" w:author="Editor (Typography)" w:date="2026-09-25T09:00:00Z">
        <w:r>
          <w:t xml:space="preserve">”</w:t>
        </w:r>
      </w:ins>
    </w:p>
    <w:p w14:paraId="001007B9" w14:textId="77777777" w:rsidR="003E00DC" w:rsidRPr="003E00DC" w:rsidRDefault="003E00DC" w:rsidP="003E00DC">
      <w:r>
        <w:t xml:space="preserve">She still carried her infectious smile and stated she </w:t>
      </w:r>
      <w:del w:id="1189" w:author="Editor" w:date="2026-09-25T09:00:00Z">
        <w:r>
          <w:delText xml:space="preserve">is</w:delText>
        </w:r>
      </w:del>
      <w:ins w:id="1190" w:author="Editor" w:date="2026-09-25T09:00:00Z">
        <w:r>
          <w:t xml:space="preserve">was</w:t>
        </w:r>
      </w:ins>
      <w:r>
        <w:t xml:space="preserve"> new to the town and</w:t>
      </w:r>
      <w:ins w:id="1191" w:author="Editor" w:date="2026-09-25T09:00:00Z">
        <w:r>
          <w:t xml:space="preserve"> was</w:t>
        </w:r>
      </w:ins>
      <w:r>
        <w:t xml:space="preserve"> visiting the casino for the first time. </w:t>
      </w:r>
      <w:del w:id="1192" w:author="Editor (Typography)" w:date="2026-09-25T09:00:00Z">
        <w:r>
          <w:delText xml:space="preserve">"</w:delText>
        </w:r>
      </w:del>
      <w:ins w:id="1193" w:author="Editor (Typography)" w:date="2026-09-25T09:00:00Z">
        <w:r>
          <w:t xml:space="preserve">“</w:t>
        </w:r>
      </w:ins>
      <w:r>
        <w:t xml:space="preserve">I have the money</w:t>
      </w:r>
      <w:del w:id="1194" w:author="Editor" w:date="2026-09-25T09:00:00Z">
        <w:r>
          <w:delText xml:space="preserve">",</w:delText>
        </w:r>
      </w:del>
      <w:ins w:id="1195" w:author="Editor" w:date="2026-09-25T09:00:00Z">
        <w:r>
          <w:t xml:space="preserve">,”</w:t>
        </w:r>
      </w:ins>
      <w:r>
        <w:t xml:space="preserve"> were her concluding words. The guard politely refused and declared the place to be a </w:t>
      </w:r>
      <w:del w:id="1196" w:author="Editor" w:date="2026-09-25T09:00:00Z">
        <w:r>
          <w:delText xml:space="preserve">member </w:delText>
        </w:r>
      </w:del>
      <w:ins w:id="1197" w:author="Editor" w:date="2026-09-25T09:00:00Z">
        <w:r>
          <w:t xml:space="preserve">members-</w:t>
        </w:r>
      </w:ins>
      <w:r>
        <w:t xml:space="preserve">only </w:t>
      </w:r>
      <w:del w:id="1198" w:author="Editor" w:date="2026-09-25T09:00:00Z">
        <w:r>
          <w:delText xml:space="preserve">arcade</w:delText>
        </w:r>
      </w:del>
      <w:ins w:id="1199" w:author="Editor" w:date="2026-09-25T09:00:00Z">
        <w:r>
          <w:t xml:space="preserve">club</w:t>
        </w:r>
      </w:ins>
      <w:r>
        <w:t xml:space="preserve">. From the corner of her </w:t>
      </w:r>
      <w:del w:id="1200" w:author="Editor" w:date="2026-09-25T09:00:00Z">
        <w:r>
          <w:delText xml:space="preserve">eyes</w:delText>
        </w:r>
      </w:del>
      <w:ins w:id="1201" w:author="Editor" w:date="2026-09-25T09:00:00Z">
        <w:r>
          <w:t xml:space="preserve">eye</w:t>
        </w:r>
      </w:ins>
      <w:r>
        <w:t xml:space="preserve">, she saw the man she was waiting for walking towards her</w:t>
      </w:r>
      <w:ins w:id="1202" w:author="Editor" w:date="2026-09-25T09:00:00Z">
        <w:r>
          <w:t xml:space="preserve">,</w:t>
        </w:r>
      </w:ins>
      <w:r>
        <w:t xml:space="preserve"> and she purposely </w:t>
      </w:r>
      <w:del w:id="1203" w:author="Editor" w:date="2026-09-25T09:00:00Z">
        <w:r>
          <w:delText xml:space="preserve">escalated</w:delText>
        </w:r>
      </w:del>
      <w:ins w:id="1204" w:author="Editor" w:date="2026-09-25T09:00:00Z">
        <w:r>
          <w:t xml:space="preserve">raised</w:t>
        </w:r>
      </w:ins>
      <w:r>
        <w:t xml:space="preserve"> her voice to get his attention</w:t>
      </w:r>
      <w:del w:id="1205" w:author="Editor" w:date="2026-09-25T09:00:00Z">
        <w:r>
          <w:delText xml:space="preserve">,</w:delText>
        </w:r>
      </w:del>
      <w:ins w:id="1206" w:author="Editor" w:date="2026-09-25T09:00:00Z">
        <w:r>
          <w:t xml:space="preserve">.</w:t>
        </w:r>
      </w:ins>
      <w:r>
        <w:t xml:space="preserve"> </w:t>
      </w:r>
      <w:del w:id="1207" w:author="Editor (Typography)" w:date="2026-09-25T09:00:00Z">
        <w:r>
          <w:delText xml:space="preserve">"</w:delText>
        </w:r>
      </w:del>
      <w:ins w:id="1208" w:author="Editor (Typography)" w:date="2026-09-25T09:00:00Z">
        <w:r>
          <w:t xml:space="preserve">“</w:t>
        </w:r>
      </w:ins>
      <w:r>
        <w:t xml:space="preserve">I want to see the manager. Is this how you treat a lady?</w:t>
      </w:r>
      <w:del w:id="1209" w:author="Editor (Typography)" w:date="2026-09-25T09:00:00Z">
        <w:r>
          <w:delText xml:space="preserve">"</w:delText>
        </w:r>
      </w:del>
      <w:ins w:id="1210" w:author="Editor (Typography)" w:date="2026-09-25T09:00:00Z">
        <w:r>
          <w:t xml:space="preserve">”</w:t>
        </w:r>
      </w:ins>
      <w:r>
        <w:t xml:space="preserve"> Before the guards could react, she launched her next assault </w:t>
      </w:r>
      <w:del w:id="1211" w:author="Editor" w:date="2026-09-25T09:00:00Z">
        <w:r>
          <w:delText xml:space="preserve">with</w:delText>
        </w:r>
      </w:del>
      <w:ins w:id="1212" w:author="Editor" w:date="2026-09-25T09:00:00Z">
        <w:r>
          <w:t xml:space="preserve">in</w:t>
        </w:r>
      </w:ins>
      <w:r>
        <w:t xml:space="preserve"> an even </w:t>
      </w:r>
      <w:del w:id="1213" w:author="Editor" w:date="2026-09-25T09:00:00Z">
        <w:r>
          <w:delText xml:space="preserve">further escalated tone, "where</w:delText>
        </w:r>
      </w:del>
      <w:ins w:id="1214" w:author="Editor" w:date="2026-09-25T09:00:00Z">
        <w:r>
          <w:t xml:space="preserve">louder voice, “Where</w:t>
        </w:r>
      </w:ins>
      <w:r>
        <w:t xml:space="preserve"> is it written that only members are allowed?</w:t>
      </w:r>
      <w:del w:id="1215" w:author="Editor (Typography)" w:date="2026-09-25T09:00:00Z">
        <w:r>
          <w:delText xml:space="preserve">"</w:delText>
        </w:r>
      </w:del>
      <w:ins w:id="1216" w:author="Editor (Typography)" w:date="2026-09-25T09:00:00Z">
        <w:r>
          <w:t xml:space="preserve">”</w:t>
        </w:r>
      </w:ins>
    </w:p>
    <w:p w14:paraId="0204E63B" w14:textId="77777777" w:rsidR="003E00DC" w:rsidRPr="003E00DC" w:rsidRDefault="003E00DC" w:rsidP="003E00DC">
      <w:commentRangeStart w:id="8"/>
      <w:r>
        <w:t xml:space="preserve">By now he was next to her. He was sharply garbed in</w:t>
      </w:r>
      <w:del w:id="1217" w:author="Editor" w:date="2026-09-25T09:00:00Z">
        <w:r>
          <w:delText xml:space="preserve"> dress pants and a buttoned-down shirt with</w:delText>
        </w:r>
      </w:del>
      <w:r>
        <w:t xml:space="preserve"> a tux aptly fitting his torso. The guards gave way for him to enter the casino. As he was passing through the tall doors</w:t>
      </w:r>
      <w:del w:id="1218" w:author="Editor" w:date="2026-09-25T09:00:00Z">
        <w:r>
          <w:delText xml:space="preserve"> he sensed</w:delText>
        </w:r>
      </w:del>
      <w:ins w:id="1219" w:author="Editor" w:date="2026-09-25T09:00:00Z">
        <w:r>
          <w:t xml:space="preserve">, he felt</w:t>
        </w:r>
      </w:ins>
      <w:r>
        <w:t xml:space="preserve"> a gentle tap on his </w:t>
      </w:r>
      <w:del w:id="1220" w:author="Editor" w:date="2026-09-25T09:00:00Z">
        <w:r>
          <w:delText xml:space="preserve">shoulders</w:delText>
        </w:r>
      </w:del>
      <w:ins w:id="1221" w:author="Editor" w:date="2026-09-25T09:00:00Z">
        <w:r>
          <w:t xml:space="preserve">shoulder</w:t>
        </w:r>
      </w:ins>
      <w:r>
        <w:t xml:space="preserve">. He turned around and saw a girl greeting him with a radiant smile. She looked straight into his eyes and continued, </w:t>
      </w:r>
      <w:del w:id="1222" w:author="Editor (Typography)" w:date="2026-09-25T09:00:00Z">
        <w:r>
          <w:delText xml:space="preserve">"</w:delText>
        </w:r>
      </w:del>
      <w:ins w:id="1223" w:author="Editor (Typography)" w:date="2026-09-25T09:00:00Z">
        <w:r>
          <w:t xml:space="preserve">“</w:t>
        </w:r>
      </w:ins>
      <w:r>
        <w:t xml:space="preserve">You seem to be popular. Can you put these miserable souls in </w:t>
      </w:r>
      <w:ins w:id="1224" w:author="Editor" w:date="2026-09-25T09:00:00Z">
        <w:r>
          <w:t xml:space="preserve">their </w:t>
        </w:r>
      </w:ins>
      <w:r>
        <w:t xml:space="preserve">place? They are rude and discriminating.</w:t>
      </w:r>
      <w:del w:id="1225" w:author="Editor (Typography)" w:date="2026-09-25T09:00:00Z">
        <w:r>
          <w:delText xml:space="preserve">"</w:delText>
        </w:r>
      </w:del>
      <w:ins w:id="1226" w:author="Editor (Typography)" w:date="2026-09-25T09:00:00Z">
        <w:r>
          <w:t xml:space="preserve">”</w:t>
        </w:r>
      </w:ins>
      <w:commentRangeEnd w:id="8"/>
      <w:r>
        <w:commentReference w:id="8"/>
      </w:r>
    </w:p>
    <w:p w14:paraId="11010462" w14:textId="77777777" w:rsidR="003E00DC" w:rsidRPr="003E00DC" w:rsidRDefault="003E00DC" w:rsidP="003E00DC">
      <w:r>
        <w:t xml:space="preserve">He looked at her with interest. Her eyes were inviting, and her innocent face revealed frustration and despair. There was something in her that was noble, which urged him to know more about her. And in his most </w:t>
      </w:r>
      <w:del w:id="1227" w:author="Editor" w:date="2026-09-25T09:00:00Z">
        <w:r>
          <w:delText xml:space="preserve">uncanny</w:delText>
        </w:r>
      </w:del>
      <w:ins w:id="1228" w:author="Editor" w:date="2026-09-25T09:00:00Z">
        <w:r>
          <w:t xml:space="preserve">casual</w:t>
        </w:r>
      </w:ins>
      <w:r>
        <w:t xml:space="preserve"> way, he uttered, </w:t>
      </w:r>
      <w:del w:id="1229" w:author="Editor (Typography)" w:date="2026-09-25T09:00:00Z">
        <w:r>
          <w:delText xml:space="preserve">"</w:delText>
        </w:r>
      </w:del>
      <w:ins w:id="1230" w:author="Editor (Typography)" w:date="2026-09-25T09:00:00Z">
        <w:r>
          <w:t xml:space="preserve">“</w:t>
        </w:r>
      </w:ins>
      <w:r>
        <w:t xml:space="preserve">She is with me</w:t>
      </w:r>
      <w:ins w:id="1231" w:author="Editor" w:date="2026-09-25T09:00:00Z">
        <w:r>
          <w:t xml:space="preserve">,</w:t>
        </w:r>
      </w:ins>
      <w:del w:id="1232" w:author="Editor (Typography)" w:date="2026-09-25T09:00:00Z">
        <w:r>
          <w:delText xml:space="preserve">"</w:delText>
        </w:r>
      </w:del>
      <w:ins w:id="1233" w:author="Editor (Typography)" w:date="2026-09-25T09:00:00Z">
        <w:r>
          <w:t xml:space="preserve">”</w:t>
        </w:r>
      </w:ins>
      <w:r>
        <w:t xml:space="preserve"> and led her to the elite poker room.</w:t>
      </w:r>
    </w:p>
    <w:p w14:paraId="6F11E568" w14:textId="77777777" w:rsidR="003E00DC" w:rsidRPr="003E00DC" w:rsidRDefault="003E00DC" w:rsidP="003E00DC">
      <w:r>
        <w:t xml:space="preserve">The room was circular</w:t>
      </w:r>
      <w:del w:id="1234" w:author="Editor" w:date="2026-09-25T09:00:00Z">
        <w:r>
          <w:delText xml:space="preserve"> in appearance</w:delText>
        </w:r>
      </w:del>
      <w:r>
        <w:t xml:space="preserve">. There was one large mahogany table in the </w:t>
      </w:r>
      <w:del w:id="1235" w:author="Editor (Spelling)" w:date="2026-09-25T09:00:00Z">
        <w:r>
          <w:delText xml:space="preserve">center</w:delText>
        </w:r>
      </w:del>
      <w:ins w:id="1236" w:author="Editor (Spelling)" w:date="2026-09-25T09:00:00Z">
        <w:r>
          <w:t xml:space="preserve">centre</w:t>
        </w:r>
      </w:ins>
      <w:r>
        <w:t xml:space="preserve"> with </w:t>
      </w:r>
      <w:del w:id="1237" w:author="Editor" w:date="2026-09-25T09:00:00Z">
        <w:r>
          <w:delText xml:space="preserve">sitting arrangement</w:delText>
        </w:r>
      </w:del>
      <w:ins w:id="1238" w:author="Editor" w:date="2026-09-25T09:00:00Z">
        <w:r>
          <w:t xml:space="preserve">seating</w:t>
        </w:r>
      </w:ins>
      <w:r>
        <w:t xml:space="preserve"> for five players. The dealer </w:t>
      </w:r>
      <w:del w:id="1239" w:author="Editor" w:date="2026-09-25T09:00:00Z">
        <w:r>
          <w:delText xml:space="preserve">covered</w:delText>
        </w:r>
      </w:del>
      <w:ins w:id="1240" w:author="Editor" w:date="2026-09-25T09:00:00Z">
        <w:r>
          <w:t xml:space="preserve">occupied</w:t>
        </w:r>
      </w:ins>
      <w:r>
        <w:t xml:space="preserve"> one side of the table facing the dark velvet wall. Three seats were right across </w:t>
      </w:r>
      <w:del w:id="1241" w:author="Editor" w:date="2026-09-25T09:00:00Z">
        <w:r>
          <w:delText xml:space="preserve">him</w:delText>
        </w:r>
      </w:del>
      <w:ins w:id="1242" w:author="Editor" w:date="2026-09-25T09:00:00Z">
        <w:r>
          <w:t xml:space="preserve">from him,</w:t>
        </w:r>
      </w:ins>
      <w:r>
        <w:t xml:space="preserve"> and one on each side of the table. The room was dimly lit, and the walls were humming Mozart</w:t>
      </w:r>
      <w:del w:id="1243" w:author="Editor (Typography)" w:date="2026-09-25T09:00:00Z">
        <w:r>
          <w:delText xml:space="preserve">'</w:delText>
        </w:r>
      </w:del>
      <w:ins w:id="1244" w:author="Editor (Typography)" w:date="2026-09-25T09:00:00Z">
        <w:r>
          <w:t xml:space="preserve">’</w:t>
        </w:r>
      </w:ins>
      <w:r>
        <w:t xml:space="preserve">s </w:t>
      </w:r>
      <w:del w:id="1245" w:author="Editor (Typography)" w:date="2026-09-25T09:00:00Z">
        <w:r>
          <w:delText xml:space="preserve">"</w:delText>
        </w:r>
      </w:del>
      <w:ins w:id="1246" w:author="Editor (Typography)" w:date="2026-09-25T09:00:00Z">
        <w:r>
          <w:t xml:space="preserve">“</w:t>
        </w:r>
      </w:ins>
      <w:r>
        <w:t xml:space="preserve">The Marriage of Figaro</w:t>
      </w:r>
      <w:del w:id="1247" w:author="Editor (Typography)" w:date="2026-09-25T09:00:00Z">
        <w:r>
          <w:delText xml:space="preserve">"</w:delText>
        </w:r>
      </w:del>
      <w:ins w:id="1248" w:author="Editor (Typography)" w:date="2026-09-25T09:00:00Z">
        <w:r>
          <w:t xml:space="preserve">”</w:t>
        </w:r>
      </w:ins>
      <w:r>
        <w:t xml:space="preserve">. On the far-right side of the table was the bar with an </w:t>
      </w:r>
      <w:del w:id="1249" w:author="Editor" w:date="2026-09-25T09:00:00Z">
        <w:r>
          <w:delText xml:space="preserve">elaborated</w:delText>
        </w:r>
      </w:del>
      <w:ins w:id="1250" w:author="Editor" w:date="2026-09-25T09:00:00Z">
        <w:r>
          <w:t xml:space="preserve">elaborate</w:t>
        </w:r>
      </w:ins>
      <w:r>
        <w:t xml:space="preserve"> collection of wine, single malts, and some of the most exotic liquors from around the world, arranged in an exquisitely designed temperature</w:t>
      </w:r>
      <w:del w:id="1251" w:author="Editor" w:date="2026-09-25T09:00:00Z">
        <w:r>
          <w:delText xml:space="preserve"> </w:delText>
        </w:r>
      </w:del>
      <w:ins w:id="1252" w:author="Editor" w:date="2026-09-25T09:00:00Z">
        <w:r>
          <w:t xml:space="preserve">-</w:t>
        </w:r>
      </w:ins>
      <w:r>
        <w:t xml:space="preserve">controlled wooden cellar. The elite guests were </w:t>
      </w:r>
      <w:del w:id="1253" w:author="Editor" w:date="2026-09-25T09:00:00Z">
        <w:r>
          <w:delText xml:space="preserve">leisurely arriving</w:delText>
        </w:r>
      </w:del>
      <w:ins w:id="1254" w:author="Editor" w:date="2026-09-25T09:00:00Z">
        <w:r>
          <w:t xml:space="preserve">arriving at leisure</w:t>
        </w:r>
      </w:ins>
      <w:r>
        <w:t xml:space="preserve"> and taking their designated seats </w:t>
      </w:r>
      <w:del w:id="1255" w:author="Editor" w:date="2026-09-25T09:00:00Z">
        <w:r>
          <w:delText xml:space="preserve">across</w:delText>
        </w:r>
      </w:del>
      <w:ins w:id="1256" w:author="Editor" w:date="2026-09-25T09:00:00Z">
        <w:r>
          <w:t xml:space="preserve">around</w:t>
        </w:r>
      </w:ins>
      <w:r>
        <w:t xml:space="preserve"> the table.</w:t>
      </w:r>
    </w:p>
    <w:p w14:paraId="1C9AAB35" w14:textId="77777777" w:rsidR="003E00DC" w:rsidRPr="003E00DC" w:rsidRDefault="003E00DC" w:rsidP="003E00DC">
      <w:del w:id="1257" w:author="Editor (Typography)" w:date="2026-09-25T09:00:00Z">
        <w:r>
          <w:delText xml:space="preserve">"</w:delText>
        </w:r>
      </w:del>
      <w:ins w:id="1258" w:author="Editor (Typography)" w:date="2026-09-25T09:00:00Z">
        <w:r>
          <w:t xml:space="preserve">“</w:t>
        </w:r>
      </w:ins>
      <w:r>
        <w:t xml:space="preserve">I deeply appreciate your kind gesture</w:t>
      </w:r>
      <w:ins w:id="1259" w:author="Editor" w:date="2026-09-25T09:00:00Z">
        <w:r>
          <w:t xml:space="preserve">.</w:t>
        </w:r>
      </w:ins>
      <w:del w:id="1260" w:author="Editor (Typography)" w:date="2026-09-25T09:00:00Z">
        <w:r>
          <w:delText xml:space="preserve">"</w:delText>
        </w:r>
      </w:del>
      <w:ins w:id="1261" w:author="Editor (Typography)" w:date="2026-09-25T09:00:00Z">
        <w:r>
          <w:t xml:space="preserve">”</w:t>
        </w:r>
      </w:ins>
      <w:r>
        <w:t xml:space="preserve"> She took the initiative</w:t>
      </w:r>
      <w:del w:id="1262" w:author="Editor" w:date="2026-09-25T09:00:00Z">
        <w:r>
          <w:delText xml:space="preserve"> and</w:delText>
        </w:r>
      </w:del>
      <w:ins w:id="1263" w:author="Editor" w:date="2026-09-25T09:00:00Z">
        <w:r>
          <w:t xml:space="preserve">,</w:t>
        </w:r>
      </w:ins>
      <w:r>
        <w:t xml:space="preserve"> extended her hand</w:t>
      </w:r>
      <w:del w:id="1264" w:author="Editor" w:date="2026-09-25T09:00:00Z">
        <w:r>
          <w:delText xml:space="preserve">, and with a lit face</w:delText>
        </w:r>
      </w:del>
      <w:ins w:id="1265" w:author="Editor" w:date="2026-09-25T09:00:00Z">
        <w:r>
          <w:t xml:space="preserve"> and</w:t>
        </w:r>
      </w:ins>
      <w:r>
        <w:t xml:space="preserve"> continued, </w:t>
      </w:r>
      <w:del w:id="1266" w:author="Editor (Typography)" w:date="2026-09-25T09:00:00Z">
        <w:r>
          <w:delText xml:space="preserve">"</w:delText>
        </w:r>
      </w:del>
      <w:ins w:id="1267" w:author="Editor (Typography)" w:date="2026-09-25T09:00:00Z">
        <w:r>
          <w:t xml:space="preserve">“</w:t>
        </w:r>
      </w:ins>
      <w:r>
        <w:t xml:space="preserve">My name is Rita.</w:t>
      </w:r>
      <w:del w:id="1268" w:author="Editor (Typography)" w:date="2026-09-25T09:00:00Z">
        <w:r>
          <w:delText xml:space="preserve">"</w:delText>
        </w:r>
      </w:del>
      <w:ins w:id="1269" w:author="Editor (Typography)" w:date="2026-09-25T09:00:00Z">
        <w:r>
          <w:t xml:space="preserve">”</w:t>
        </w:r>
      </w:ins>
    </w:p>
    <w:p w14:paraId="74A6CB38" w14:textId="77777777" w:rsidR="003E00DC" w:rsidRPr="003E00DC" w:rsidRDefault="003E00DC" w:rsidP="003E00DC">
      <w:r>
        <w:t xml:space="preserve">He gave her hand a gentle grip and reciprocated </w:t>
      </w:r>
      <w:ins w:id="1270" w:author="Editor" w:date="2026-09-25T09:00:00Z">
        <w:r>
          <w:t xml:space="preserve">by </w:t>
        </w:r>
      </w:ins>
      <w:r>
        <w:t xml:space="preserve">introducing himself in a </w:t>
      </w:r>
      <w:del w:id="1271" w:author="Editor" w:date="2026-09-25T09:00:00Z">
        <w:r>
          <w:delText xml:space="preserve">brief syllable</w:delText>
        </w:r>
      </w:del>
      <w:ins w:id="1272" w:author="Editor" w:date="2026-09-25T09:00:00Z">
        <w:r>
          <w:t xml:space="preserve">single word,</w:t>
        </w:r>
      </w:ins>
      <w:r>
        <w:t xml:space="preserve"> </w:t>
      </w:r>
      <w:del w:id="1273" w:author="Editor (Typography)" w:date="2026-09-25T09:00:00Z">
        <w:r>
          <w:delText xml:space="preserve">"</w:delText>
        </w:r>
      </w:del>
      <w:ins w:id="1274" w:author="Editor (Typography)" w:date="2026-09-25T09:00:00Z">
        <w:r>
          <w:t xml:space="preserve">“</w:t>
        </w:r>
      </w:ins>
      <w:r>
        <w:t xml:space="preserve">Benedikt</w:t>
      </w:r>
      <w:del w:id="1275" w:author="Editor" w:date="2026-09-25T09:00:00Z">
        <w:r>
          <w:delText xml:space="preserve">", and like</w:delText>
        </w:r>
      </w:del>
      <w:ins w:id="1276" w:author="Editor" w:date="2026-09-25T09:00:00Z">
        <w:r>
          <w:t xml:space="preserve">.” Like</w:t>
        </w:r>
      </w:ins>
      <w:r>
        <w:t xml:space="preserve"> any gentleman would</w:t>
      </w:r>
      <w:del w:id="1277" w:author="Editor" w:date="2026-09-25T09:00:00Z">
        <w:r>
          <w:delText xml:space="preserve"> do</w:delText>
        </w:r>
      </w:del>
      <w:r>
        <w:t xml:space="preserve">, he continued</w:t>
      </w:r>
      <w:del w:id="1278" w:author="Editor" w:date="2026-09-25T09:00:00Z">
        <w:r>
          <w:delText xml:space="preserve"> enunciating his words</w:delText>
        </w:r>
      </w:del>
      <w:r>
        <w:t xml:space="preserve"> with a distinct deep voice, </w:t>
      </w:r>
      <w:del w:id="1279" w:author="Editor (Typography)" w:date="2026-09-25T09:00:00Z">
        <w:r>
          <w:delText xml:space="preserve">"</w:delText>
        </w:r>
      </w:del>
      <w:ins w:id="1280" w:author="Editor (Typography)" w:date="2026-09-25T09:00:00Z">
        <w:r>
          <w:t xml:space="preserve">“</w:t>
        </w:r>
      </w:ins>
      <w:del w:id="1281" w:author="Editor" w:date="2026-09-25T09:00:00Z">
        <w:r>
          <w:delText xml:space="preserve">the</w:delText>
        </w:r>
      </w:del>
      <w:ins w:id="1282" w:author="Editor" w:date="2026-09-25T09:00:00Z">
        <w:r>
          <w:t xml:space="preserve">The</w:t>
        </w:r>
      </w:ins>
      <w:r>
        <w:t xml:space="preserve"> seats are limited to members only. Please go ahead and take mine for tonight</w:t>
      </w:r>
      <w:del w:id="1283" w:author="Editor (Typography)" w:date="2026-09-25T09:00:00Z">
        <w:r>
          <w:delText xml:space="preserve">'</w:delText>
        </w:r>
      </w:del>
      <w:ins w:id="1284" w:author="Editor (Typography)" w:date="2026-09-25T09:00:00Z">
        <w:r>
          <w:t xml:space="preserve">’</w:t>
        </w:r>
      </w:ins>
      <w:r>
        <w:t xml:space="preserve">s game.</w:t>
      </w:r>
      <w:del w:id="1285" w:author="Editor (Typography)" w:date="2026-09-25T09:00:00Z">
        <w:r>
          <w:delText xml:space="preserve">"</w:delText>
        </w:r>
      </w:del>
      <w:ins w:id="1286" w:author="Editor (Typography)" w:date="2026-09-25T09:00:00Z">
        <w:r>
          <w:t xml:space="preserve">”</w:t>
        </w:r>
      </w:ins>
    </w:p>
    <w:p w14:paraId="3DCF21AC" w14:textId="77777777" w:rsidR="003E00DC" w:rsidRPr="003E00DC" w:rsidRDefault="003E00DC" w:rsidP="003E00DC">
      <w:r>
        <w:t xml:space="preserve">She </w:t>
      </w:r>
      <w:del w:id="1287" w:author="Editor" w:date="2026-09-25T09:00:00Z">
        <w:r>
          <w:delText xml:space="preserve">was</w:delText>
        </w:r>
      </w:del>
      <w:ins w:id="1288" w:author="Editor" w:date="2026-09-25T09:00:00Z">
        <w:r>
          <w:t xml:space="preserve">had been</w:t>
        </w:r>
      </w:ins>
      <w:r>
        <w:t xml:space="preserve"> waiting for a moment like this. In </w:t>
      </w:r>
      <w:ins w:id="1289" w:author="Editor" w:date="2026-09-25T09:00:00Z">
        <w:r>
          <w:t xml:space="preserve">a </w:t>
        </w:r>
      </w:ins>
      <w:r>
        <w:t xml:space="preserve">split second she turned towards him,</w:t>
      </w:r>
      <w:ins w:id="1290" w:author="Editor" w:date="2026-09-25T09:00:00Z">
        <w:r>
          <w:t xml:space="preserve"> and</w:t>
        </w:r>
      </w:ins>
      <w:r>
        <w:t xml:space="preserve"> with a pair of inviting eyes she stretched to reach </w:t>
      </w:r>
      <w:del w:id="1291" w:author="Editor" w:date="2026-09-25T09:00:00Z">
        <w:r>
          <w:delText xml:space="preserve">for his ears</w:delText>
        </w:r>
      </w:del>
      <w:ins w:id="1292" w:author="Editor" w:date="2026-09-25T09:00:00Z">
        <w:r>
          <w:t xml:space="preserve">his ear</w:t>
        </w:r>
      </w:ins>
      <w:r>
        <w:t xml:space="preserve"> and whispered</w:t>
      </w:r>
      <w:del w:id="1293" w:author="Editor" w:date="2026-09-25T09:00:00Z">
        <w:r>
          <w:delText xml:space="preserve"> in a hushed tone</w:delText>
        </w:r>
      </w:del>
      <w:r>
        <w:t xml:space="preserve">, </w:t>
      </w:r>
      <w:del w:id="1294" w:author="Editor (Typography)" w:date="2026-09-25T09:00:00Z">
        <w:r>
          <w:delText xml:space="preserve">"</w:delText>
        </w:r>
      </w:del>
      <w:ins w:id="1295" w:author="Editor (Typography)" w:date="2026-09-25T09:00:00Z">
        <w:r>
          <w:t xml:space="preserve">“</w:t>
        </w:r>
      </w:ins>
      <w:r>
        <w:t xml:space="preserve">I appreciate the gesture. For tonight, let me be your lady luck.</w:t>
      </w:r>
      <w:del w:id="1296" w:author="Editor (Typography)" w:date="2026-09-25T09:00:00Z">
        <w:r>
          <w:delText xml:space="preserve">"</w:delText>
        </w:r>
      </w:del>
      <w:ins w:id="1297" w:author="Editor (Typography)" w:date="2026-09-25T09:00:00Z">
        <w:r>
          <w:t xml:space="preserve">”</w:t>
        </w:r>
      </w:ins>
    </w:p>
    <w:p w14:paraId="4E4BA6EA" w14:textId="77777777" w:rsidR="003E00DC" w:rsidRPr="003E00DC" w:rsidRDefault="003E00DC" w:rsidP="003E00DC">
      <w:r>
        <w:t xml:space="preserve">Benedikt’s curiosity had increased </w:t>
      </w:r>
      <w:del w:id="1298" w:author="Editor" w:date="2026-09-25T09:00:00Z">
        <w:r>
          <w:delText xml:space="preserve">multi-fold</w:delText>
        </w:r>
      </w:del>
      <w:ins w:id="1299" w:author="Editor" w:date="2026-09-25T09:00:00Z">
        <w:r>
          <w:t xml:space="preserve">manifold</w:t>
        </w:r>
      </w:ins>
      <w:r>
        <w:t xml:space="preserve">. He was </w:t>
      </w:r>
      <w:del w:id="1300" w:author="Editor (Spelling)" w:date="2026-09-25T09:00:00Z">
        <w:r>
          <w:delText xml:space="preserve">enamored</w:delText>
        </w:r>
      </w:del>
      <w:ins w:id="1301" w:author="Editor (Spelling)" w:date="2026-09-25T09:00:00Z">
        <w:r>
          <w:t xml:space="preserve">enamoured</w:t>
        </w:r>
      </w:ins>
      <w:r>
        <w:t xml:space="preserve"> </w:t>
      </w:r>
      <w:del w:id="1302" w:author="Editor" w:date="2026-09-25T09:00:00Z">
        <w:r>
          <w:delText xml:space="preserve">by</w:delText>
        </w:r>
      </w:del>
      <w:ins w:id="1303" w:author="Editor" w:date="2026-09-25T09:00:00Z">
        <w:r>
          <w:t xml:space="preserve">of</w:t>
        </w:r>
      </w:ins>
      <w:r>
        <w:t xml:space="preserve"> her charm but wouldn’t let anything </w:t>
      </w:r>
      <w:del w:id="1304" w:author="Editor" w:date="2026-09-25T09:00:00Z">
        <w:r>
          <w:delText xml:space="preserve">reveal</w:delText>
        </w:r>
      </w:del>
      <w:ins w:id="1305" w:author="Editor" w:date="2026-09-25T09:00:00Z">
        <w:r>
          <w:t xml:space="preserve">show</w:t>
        </w:r>
      </w:ins>
      <w:r>
        <w:t xml:space="preserve">. With slightly parted lips his voice trailed</w:t>
      </w:r>
      <w:del w:id="1306" w:author="Editor" w:date="2026-09-25T09:00:00Z">
        <w:r>
          <w:delText xml:space="preserve"> "</w:delText>
        </w:r>
      </w:del>
      <w:ins w:id="1307" w:author="Editor" w:date="2026-09-25T09:00:00Z">
        <w:r>
          <w:t xml:space="preserve">, “The </w:t>
        </w:r>
      </w:ins>
      <w:r>
        <w:t xml:space="preserve">pleasure is mine</w:t>
      </w:r>
      <w:del w:id="1308" w:author="Editor" w:date="2026-09-25T09:00:00Z">
        <w:r>
          <w:delText xml:space="preserve">".</w:delText>
        </w:r>
      </w:del>
      <w:ins w:id="1309" w:author="Editor" w:date="2026-09-25T09:00:00Z">
        <w:r>
          <w:t xml:space="preserve">.”</w:t>
        </w:r>
      </w:ins>
      <w:r>
        <w:t xml:space="preserve"> He waved his </w:t>
      </w:r>
      <w:del w:id="1310" w:author="Editor" w:date="2026-09-25T09:00:00Z">
        <w:r>
          <w:delText xml:space="preserve">hands</w:delText>
        </w:r>
      </w:del>
      <w:ins w:id="1311" w:author="Editor" w:date="2026-09-25T09:00:00Z">
        <w:r>
          <w:t xml:space="preserve">hand</w:t>
        </w:r>
      </w:ins>
      <w:r>
        <w:t xml:space="preserve"> to the keeper and instructed him to arrange the seating for the lady.  The keeper </w:t>
      </w:r>
      <w:del w:id="1312" w:author="Editor" w:date="2026-09-25T09:00:00Z">
        <w:r>
          <w:delText xml:space="preserve">sprinted to action, </w:delText>
        </w:r>
      </w:del>
      <w:r>
        <w:t xml:space="preserve">got an additional armchair and placed it next to Benedikt.</w:t>
      </w:r>
    </w:p>
    <w:p w14:paraId="474F3A45" w14:textId="77777777" w:rsidR="003E00DC" w:rsidRPr="003E00DC" w:rsidRDefault="003E00DC" w:rsidP="003E00DC">
      <w:r>
        <w:t xml:space="preserve">The high-stakes poker game had some rules. Each of the five players was required to bring </w:t>
      </w:r>
      <w:del w:id="1313" w:author="Editor" w:date="2026-09-25T09:00:00Z">
        <w:r>
          <w:delText xml:space="preserve">10M Pounds</w:delText>
        </w:r>
      </w:del>
      <w:ins w:id="1314" w:author="Editor" w:date="2026-09-25T09:00:00Z">
        <w:r>
          <w:t xml:space="preserve">ten million pounds</w:t>
        </w:r>
      </w:ins>
      <w:r>
        <w:t xml:space="preserve"> to the table</w:t>
      </w:r>
      <w:ins w:id="1315" w:author="Editor" w:date="2026-09-25T09:00:00Z">
        <w:r>
          <w:t xml:space="preserve">,</w:t>
        </w:r>
      </w:ins>
      <w:r>
        <w:t xml:space="preserve"> and no one could leave until one of them </w:t>
      </w:r>
      <w:del w:id="1316" w:author="Editor" w:date="2026-09-25T09:00:00Z">
        <w:r>
          <w:delText xml:space="preserve">would be</w:delText>
        </w:r>
      </w:del>
      <w:ins w:id="1317" w:author="Editor" w:date="2026-09-25T09:00:00Z">
        <w:r>
          <w:t xml:space="preserve">was</w:t>
        </w:r>
      </w:ins>
      <w:r>
        <w:t xml:space="preserve"> declared the winner. Benedikt had a decent record. He had won five out of the last seven outings and was clearly the </w:t>
      </w:r>
      <w:del w:id="1318" w:author="Editor (Spelling)" w:date="2026-09-25T09:00:00Z">
        <w:r>
          <w:delText xml:space="preserve">favorite</w:delText>
        </w:r>
      </w:del>
      <w:ins w:id="1319" w:author="Editor (Spelling)" w:date="2026-09-25T09:00:00Z">
        <w:r>
          <w:t xml:space="preserve">favourite</w:t>
        </w:r>
      </w:ins>
      <w:r>
        <w:t xml:space="preserve">. He was known for bold moves</w:t>
      </w:r>
      <w:del w:id="1320" w:author="Editor" w:date="2026-09-25T09:00:00Z">
        <w:r>
          <w:delText xml:space="preserve">, and in</w:delText>
        </w:r>
      </w:del>
      <w:ins w:id="1321" w:author="Editor" w:date="2026-09-25T09:00:00Z">
        <w:r>
          <w:t xml:space="preserve"> and for</w:t>
        </w:r>
      </w:ins>
      <w:r>
        <w:t xml:space="preserve"> making his opponents shudder with his signature all-in stakes. During </w:t>
      </w:r>
      <w:del w:id="1322" w:author="Editor" w:date="2026-09-25T09:00:00Z">
        <w:r>
          <w:delText xml:space="preserve">the </w:delText>
        </w:r>
      </w:del>
      <w:r>
        <w:t xml:space="preserve">play, he never gave anything away and </w:t>
      </w:r>
      <w:del w:id="1323" w:author="Editor" w:date="2026-09-25T09:00:00Z">
        <w:r>
          <w:delText xml:space="preserve">donned</w:delText>
        </w:r>
      </w:del>
      <w:ins w:id="1324" w:author="Editor" w:date="2026-09-25T09:00:00Z">
        <w:r>
          <w:t xml:space="preserve">wore</w:t>
        </w:r>
      </w:ins>
      <w:r>
        <w:t xml:space="preserve"> a poker face regardless of wins or losses. The </w:t>
      </w:r>
      <w:del w:id="1325" w:author="Editor" w:date="2026-09-25T09:00:00Z">
        <w:r>
          <w:delText xml:space="preserve">En</w:delText>
        </w:r>
      </w:del>
      <w:ins w:id="1326" w:author="Editor" w:date="2026-09-25T09:00:00Z">
        <w:r>
          <w:t xml:space="preserve">E. N.</w:t>
        </w:r>
      </w:ins>
      <w:r>
        <w:t xml:space="preserve"> Welch clock </w:t>
      </w:r>
      <w:del w:id="1327" w:author="Editor" w:date="2026-09-25T09:00:00Z">
        <w:r>
          <w:delText xml:space="preserve">rhymed</w:delText>
        </w:r>
      </w:del>
      <w:ins w:id="1328" w:author="Editor" w:date="2026-09-25T09:00:00Z">
        <w:r>
          <w:t xml:space="preserve">chimed</w:t>
        </w:r>
      </w:ins>
      <w:r>
        <w:t xml:space="preserve">, welcoming the evening’s </w:t>
      </w:r>
      <w:del w:id="1329" w:author="Editor" w:date="2026-09-25T09:00:00Z">
        <w:r>
          <w:delText xml:space="preserve">9th</w:delText>
        </w:r>
      </w:del>
      <w:ins w:id="1330" w:author="Editor" w:date="2026-09-25T09:00:00Z">
        <w:r>
          <w:t xml:space="preserve">ninth</w:t>
        </w:r>
      </w:ins>
      <w:r>
        <w:t xml:space="preserve"> hour. It was the official time to commence the annual poker game.</w:t>
      </w:r>
    </w:p>
    <w:p w14:paraId="457B4C0C" w14:textId="77777777" w:rsidR="003E00DC" w:rsidRPr="003E00DC" w:rsidRDefault="003E00DC" w:rsidP="003E00DC">
      <w:r>
        <w:t xml:space="preserve">The dealer showed two fresh card decks sealed in cellophane wrap, which he </w:t>
      </w:r>
      <w:del w:id="1331" w:author="Editor" w:date="2026-09-25T09:00:00Z">
        <w:r>
          <w:delText xml:space="preserve">removed</w:delText>
        </w:r>
      </w:del>
      <w:ins w:id="1332" w:author="Editor" w:date="2026-09-25T09:00:00Z">
        <w:r>
          <w:t xml:space="preserve">unwrapped</w:t>
        </w:r>
      </w:ins>
      <w:r>
        <w:t xml:space="preserve"> in front of the captive audience. The first pack </w:t>
      </w:r>
      <w:del w:id="1333" w:author="Editor" w:date="2026-09-25T09:00:00Z">
        <w:r>
          <w:delText xml:space="preserve">of the card was dealt</w:delText>
        </w:r>
      </w:del>
      <w:ins w:id="1334" w:author="Editor" w:date="2026-09-25T09:00:00Z">
        <w:r>
          <w:t xml:space="preserve">was shuffled</w:t>
        </w:r>
      </w:ins>
      <w:r>
        <w:t xml:space="preserve">, and Robinson, who was sitting to the left of the dealer, did the </w:t>
      </w:r>
      <w:del w:id="1335" w:author="Editor (Spelling)" w:date="2026-09-25T09:00:00Z">
        <w:r>
          <w:delText xml:space="preserve">honor</w:delText>
        </w:r>
      </w:del>
      <w:ins w:id="1336" w:author="Editor (Spelling)" w:date="2026-09-25T09:00:00Z">
        <w:r>
          <w:t xml:space="preserve">honour</w:t>
        </w:r>
      </w:ins>
      <w:r>
        <w:t xml:space="preserve"> of cutting the deck. The players created the initial pot by </w:t>
      </w:r>
      <w:ins w:id="1337" w:author="Editor" w:date="2026-09-25T09:00:00Z">
        <w:r>
          <w:t xml:space="preserve">each </w:t>
        </w:r>
      </w:ins>
      <w:r>
        <w:t xml:space="preserve">putting</w:t>
      </w:r>
      <w:ins w:id="1338" w:author="Editor" w:date="2026-09-25T09:00:00Z">
        <w:r>
          <w:t xml:space="preserve"> in</w:t>
        </w:r>
      </w:ins>
      <w:r>
        <w:t xml:space="preserve"> a couple of white chips </w:t>
      </w:r>
      <w:del w:id="1339" w:author="Editor" w:date="2026-09-25T09:00:00Z">
        <w:r>
          <w:delText xml:space="preserve">into</w:delText>
        </w:r>
      </w:del>
      <w:ins w:id="1340" w:author="Editor" w:date="2026-09-25T09:00:00Z">
        <w:r>
          <w:t xml:space="preserve">as</w:t>
        </w:r>
      </w:ins>
      <w:r>
        <w:t xml:space="preserve"> the ante. Right after that, the dealer distributed five cards to each player.</w:t>
      </w:r>
    </w:p>
    <w:p w14:paraId="2621402D" w14:textId="77777777" w:rsidR="003E00DC" w:rsidRPr="003E00DC" w:rsidRDefault="003E00DC" w:rsidP="003E00DC">
      <w:r>
        <w:t xml:space="preserve">The first</w:t>
      </w:r>
      <w:ins w:id="1341" w:author="Editor" w:date="2026-09-25T09:00:00Z">
        <w:r>
          <w:t xml:space="preserve"> round of</w:t>
        </w:r>
      </w:ins>
      <w:r>
        <w:t xml:space="preserve"> blind betting was initiated. Robinson started with a </w:t>
      </w:r>
      <w:ins w:id="1342" w:author="Editor" w:date="2026-09-25T09:00:00Z">
        <w:r>
          <w:t xml:space="preserve">bet of a </w:t>
        </w:r>
      </w:ins>
      <w:r>
        <w:t xml:space="preserve">hundred thousand</w:t>
      </w:r>
      <w:del w:id="1343" w:author="Editor" w:date="2026-09-25T09:00:00Z">
        <w:r>
          <w:delText xml:space="preserve"> bets</w:delText>
        </w:r>
      </w:del>
      <w:r>
        <w:t xml:space="preserve">, which was </w:t>
      </w:r>
      <w:del w:id="1344" w:author="Editor" w:date="2026-09-25T09:00:00Z">
        <w:r>
          <w:delText xml:space="preserve">equally met</w:delText>
        </w:r>
      </w:del>
      <w:ins w:id="1345" w:author="Editor" w:date="2026-09-25T09:00:00Z">
        <w:r>
          <w:t xml:space="preserve">matched</w:t>
        </w:r>
      </w:ins>
      <w:r>
        <w:t xml:space="preserve"> by the next two players. When </w:t>
      </w:r>
      <w:del w:id="1346" w:author="Editor" w:date="2026-09-25T09:00:00Z">
        <w:r>
          <w:delText xml:space="preserve">Benedikt</w:delText>
        </w:r>
      </w:del>
      <w:ins w:id="1347" w:author="Editor" w:date="2026-09-25T09:00:00Z">
        <w:r>
          <w:t xml:space="preserve">Benedikt’s</w:t>
        </w:r>
      </w:ins>
      <w:r>
        <w:t xml:space="preserve"> turn came, he raised the bet to two hundred thousand. Sitting next to Benedikt was Holger. The increased bet </w:t>
      </w:r>
      <w:del w:id="1348" w:author="Editor" w:date="2026-09-25T09:00:00Z">
        <w:r>
          <w:delText xml:space="preserve">amount </w:delText>
        </w:r>
      </w:del>
      <w:r>
        <w:t xml:space="preserve">didn’t </w:t>
      </w:r>
      <w:del w:id="1349" w:author="Editor" w:date="2026-09-25T09:00:00Z">
        <w:r>
          <w:delText xml:space="preserve">go</w:delText>
        </w:r>
      </w:del>
      <w:ins w:id="1350" w:author="Editor" w:date="2026-09-25T09:00:00Z">
        <w:r>
          <w:t xml:space="preserve">sit</w:t>
        </w:r>
      </w:ins>
      <w:r>
        <w:t xml:space="preserve"> well with him, which was quite evident in his fidgety </w:t>
      </w:r>
      <w:del w:id="1351" w:author="Editor" w:date="2026-09-25T09:00:00Z">
        <w:r>
          <w:delText xml:space="preserve">stature</w:delText>
        </w:r>
      </w:del>
      <w:ins w:id="1352" w:author="Editor" w:date="2026-09-25T09:00:00Z">
        <w:r>
          <w:t xml:space="preserve">manner</w:t>
        </w:r>
      </w:ins>
      <w:r>
        <w:t xml:space="preserve">. However, he avoided calling it quits so early in the game, and though hesitant, he went ahead and matched the bet. The dealer waved over the pot</w:t>
      </w:r>
      <w:ins w:id="1353" w:author="Editor" w:date="2026-09-25T09:00:00Z">
        <w:r>
          <w:t xml:space="preserve">,</w:t>
        </w:r>
      </w:ins>
      <w:r>
        <w:t xml:space="preserve"> indicating that </w:t>
      </w:r>
      <w:ins w:id="1354" w:author="Editor" w:date="2026-09-25T09:00:00Z">
        <w:r>
          <w:t xml:space="preserve">the </w:t>
        </w:r>
      </w:ins>
      <w:r>
        <w:t xml:space="preserve">players </w:t>
      </w:r>
      <w:del w:id="1355" w:author="Editor" w:date="2026-09-25T09:00:00Z">
        <w:r>
          <w:delText xml:space="preserve">may</w:delText>
        </w:r>
      </w:del>
      <w:ins w:id="1356" w:author="Editor" w:date="2026-09-25T09:00:00Z">
        <w:r>
          <w:t xml:space="preserve">could</w:t>
        </w:r>
      </w:ins>
      <w:r>
        <w:t xml:space="preserve"> look at their cards.  The girl, who</w:t>
      </w:r>
      <w:ins w:id="1357" w:author="Editor" w:date="2026-09-25T09:00:00Z">
        <w:r>
          <w:t xml:space="preserve"> had</w:t>
        </w:r>
      </w:ins>
      <w:r>
        <w:t xml:space="preserve"> introduced herself as Rita, was observing the players with great interest</w:t>
      </w:r>
      <w:ins w:id="1358" w:author="Editor" w:date="2026-09-25T09:00:00Z">
        <w:r>
          <w:t xml:space="preserve">,</w:t>
        </w:r>
      </w:ins>
      <w:r>
        <w:t xml:space="preserve"> hoping to read their minds</w:t>
      </w:r>
      <w:del w:id="1359" w:author="Editor" w:date="2026-09-25T09:00:00Z">
        <w:r>
          <w:delText xml:space="preserve">,</w:delText>
        </w:r>
      </w:del>
      <w:r>
        <w:t xml:space="preserve"> as they peered into their share of cards. None of them gave anything away. No smile, no widening of eyes or a trickle of sweat, not a shade of any slipping hint. Sitting in a live high-stakes poker game for the first time, she understood impassiveness was the </w:t>
      </w:r>
      <w:del w:id="1360" w:author="Editor" w:date="2026-09-25T09:00:00Z">
        <w:r>
          <w:delText xml:space="preserve">unwarranted</w:delText>
        </w:r>
      </w:del>
      <w:ins w:id="1361" w:author="Editor" w:date="2026-09-25T09:00:00Z">
        <w:r>
          <w:t xml:space="preserve">unwritten</w:t>
        </w:r>
      </w:ins>
      <w:r>
        <w:t xml:space="preserve"> protocol of the game. However, she kept </w:t>
      </w:r>
      <w:ins w:id="1362" w:author="Editor" w:date="2026-09-25T09:00:00Z">
        <w:r>
          <w:t xml:space="preserve">alive </w:t>
        </w:r>
      </w:ins>
      <w:r>
        <w:t xml:space="preserve">her hope</w:t>
      </w:r>
      <w:del w:id="1363" w:author="Editor" w:date="2026-09-25T09:00:00Z">
        <w:r>
          <w:delText xml:space="preserve"> alive</w:delText>
        </w:r>
      </w:del>
      <w:r>
        <w:t xml:space="preserve"> of finding some cue </w:t>
      </w:r>
      <w:del w:id="1364" w:author="Editor" w:date="2026-09-25T09:00:00Z">
        <w:r>
          <w:delText xml:space="preserve">so that </w:delText>
        </w:r>
      </w:del>
      <w:r>
        <w:t xml:space="preserve">she could use</w:t>
      </w:r>
      <w:del w:id="1365" w:author="Editor" w:date="2026-09-25T09:00:00Z">
        <w:r>
          <w:delText xml:space="preserve"> it</w:delText>
        </w:r>
      </w:del>
      <w:r>
        <w:t xml:space="preserve"> to impress Benedikt.</w:t>
      </w:r>
    </w:p>
    <w:p w14:paraId="64A7D3B0" w14:textId="77777777" w:rsidR="003E00DC" w:rsidRPr="003E00DC" w:rsidRDefault="003E00DC" w:rsidP="003E00DC">
      <w:r>
        <w:t xml:space="preserve">The second round of betting started. Robinson put forward two hundred thousand to stay in the game. Sitting </w:t>
      </w:r>
      <w:ins w:id="1366" w:author="Editor" w:date="2026-09-25T09:00:00Z">
        <w:r>
          <w:t xml:space="preserve">to the </w:t>
        </w:r>
      </w:ins>
      <w:r>
        <w:t xml:space="preserve">left </w:t>
      </w:r>
      <w:del w:id="1367" w:author="Editor" w:date="2026-09-25T09:00:00Z">
        <w:r>
          <w:delText xml:space="preserve">to</w:delText>
        </w:r>
      </w:del>
      <w:ins w:id="1368" w:author="Editor" w:date="2026-09-25T09:00:00Z">
        <w:r>
          <w:t xml:space="preserve">of</w:t>
        </w:r>
      </w:ins>
      <w:r>
        <w:t xml:space="preserve"> Robinson was </w:t>
      </w:r>
      <w:del w:id="1369" w:author="Editor (Names)" w:date="2026-09-25T09:00:00Z">
        <w:r>
          <w:delText xml:space="preserve">Andrea</w:delText>
        </w:r>
      </w:del>
      <w:ins w:id="1370" w:author="Editor (Names)" w:date="2026-09-25T09:00:00Z">
        <w:r>
          <w:t xml:space="preserve">Ingrid</w:t>
        </w:r>
      </w:ins>
      <w:r>
        <w:t xml:space="preserve">, who </w:t>
      </w:r>
      <w:ins w:id="1371" w:author="Editor" w:date="2026-09-25T09:00:00Z">
        <w:r>
          <w:t xml:space="preserve">decided to fold </w:t>
        </w:r>
      </w:ins>
      <w:r>
        <w:t xml:space="preserve">after seeing her cards</w:t>
      </w:r>
      <w:del w:id="1372" w:author="Editor" w:date="2026-09-25T09:00:00Z">
        <w:r>
          <w:delText xml:space="preserve"> decided to fold</w:delText>
        </w:r>
      </w:del>
      <w:r>
        <w:t xml:space="preserve">. Alberto was next</w:t>
      </w:r>
      <w:del w:id="1373" w:author="Editor" w:date="2026-09-25T09:00:00Z">
        <w:r>
          <w:delText xml:space="preserve"> who</w:delText>
        </w:r>
      </w:del>
      <w:ins w:id="1374" w:author="Editor" w:date="2026-09-25T09:00:00Z">
        <w:r>
          <w:t xml:space="preserve">, and he</w:t>
        </w:r>
      </w:ins>
      <w:r>
        <w:t xml:space="preserve"> matched the stake. It was Benedikt’s turn; he pushed forward chips worth </w:t>
      </w:r>
      <w:ins w:id="1375" w:author="Editor" w:date="2026-09-25T09:00:00Z">
        <w:r>
          <w:t xml:space="preserve">a </w:t>
        </w:r>
      </w:ins>
      <w:r>
        <w:t xml:space="preserve">million </w:t>
      </w:r>
      <w:del w:id="1376" w:author="Editor" w:date="2026-09-25T09:00:00Z">
        <w:r>
          <w:delText xml:space="preserve">Pounds</w:delText>
        </w:r>
      </w:del>
      <w:ins w:id="1377" w:author="Editor" w:date="2026-09-25T09:00:00Z">
        <w:r>
          <w:t xml:space="preserve">pounds,</w:t>
        </w:r>
      </w:ins>
      <w:r>
        <w:t xml:space="preserve"> raising the stake by eight hundred thousand </w:t>
      </w:r>
      <w:del w:id="1378" w:author="Editor" w:date="2026-09-25T09:00:00Z">
        <w:r>
          <w:delText xml:space="preserve">Pounds! He, like</w:delText>
        </w:r>
      </w:del>
      <w:ins w:id="1379" w:author="Editor" w:date="2026-09-25T09:00:00Z">
        <w:r>
          <w:t xml:space="preserve">pounds! Like</w:t>
        </w:r>
      </w:ins>
      <w:r>
        <w:t xml:space="preserve"> before, </w:t>
      </w:r>
      <w:ins w:id="1380" w:author="Editor" w:date="2026-09-25T09:00:00Z">
        <w:r>
          <w:t xml:space="preserve">he </w:t>
        </w:r>
      </w:ins>
      <w:r>
        <w:t xml:space="preserve">was inscrutable</w:t>
      </w:r>
      <w:ins w:id="1381" w:author="Editor" w:date="2026-09-25T09:00:00Z">
        <w:r>
          <w:t xml:space="preserve">,</w:t>
        </w:r>
      </w:ins>
      <w:r>
        <w:t xml:space="preserve"> and it was hard to tell whether he had good cards or </w:t>
      </w:r>
      <w:ins w:id="1382" w:author="Editor" w:date="2026-09-25T09:00:00Z">
        <w:r>
          <w:t xml:space="preserve">was </w:t>
        </w:r>
      </w:ins>
      <w:r>
        <w:t xml:space="preserve">simply</w:t>
      </w:r>
      <w:del w:id="1383" w:author="Editor" w:date="2026-09-25T09:00:00Z">
        <w:r>
          <w:delText xml:space="preserve"> put,</w:delText>
        </w:r>
      </w:del>
      <w:r>
        <w:t xml:space="preserve"> bluffing. Holger was next. Like </w:t>
      </w:r>
      <w:del w:id="1384" w:author="Editor (Names)" w:date="2026-09-25T09:00:00Z">
        <w:r>
          <w:delText xml:space="preserve">Andrea</w:delText>
        </w:r>
      </w:del>
      <w:ins w:id="1385" w:author="Editor (Names)" w:date="2026-09-25T09:00:00Z">
        <w:r>
          <w:t xml:space="preserve">Ingrid</w:t>
        </w:r>
      </w:ins>
      <w:r>
        <w:t xml:space="preserve">, he decided to avoid the agony of losing and </w:t>
      </w:r>
      <w:del w:id="1386" w:author="Editor" w:date="2026-09-25T09:00:00Z">
        <w:r>
          <w:delText xml:space="preserve">dropped out of the game</w:delText>
        </w:r>
      </w:del>
      <w:ins w:id="1387" w:author="Editor" w:date="2026-09-25T09:00:00Z">
        <w:r>
          <w:t xml:space="preserve">folded</w:t>
        </w:r>
      </w:ins>
      <w:r>
        <w:t xml:space="preserve">.</w:t>
      </w:r>
    </w:p>
    <w:p w14:paraId="157102DF" w14:textId="77777777" w:rsidR="003E00DC" w:rsidRPr="003E00DC" w:rsidRDefault="003E00DC" w:rsidP="003E00DC">
      <w:commentRangeStart w:id="9"/>
      <w:r>
        <w:t xml:space="preserve">Rita noted </w:t>
      </w:r>
      <w:del w:id="1388" w:author="Editor" w:date="2026-09-25T09:00:00Z">
        <w:r>
          <w:delText xml:space="preserve">a slight change in </w:delText>
        </w:r>
      </w:del>
      <w:r>
        <w:t xml:space="preserve">Alberto’s stance</w:t>
      </w:r>
      <w:del w:id="1389" w:author="Editor" w:date="2026-09-25T09:00:00Z">
        <w:r>
          <w:delText xml:space="preserve">, as he moved to a cross leg position</w:delText>
        </w:r>
      </w:del>
      <w:ins w:id="1390" w:author="Editor" w:date="2026-09-25T09:00:00Z">
        <w:r>
          <w:t xml:space="preserve">. He sat with his legs crossed</w:t>
        </w:r>
      </w:ins>
      <w:r>
        <w:t xml:space="preserve"> and was rotating a chip between his fingers. The waitress was making rounds with the drinks. It seemed she knew her audience well. She </w:t>
      </w:r>
      <w:del w:id="1391" w:author="Editor" w:date="2026-09-25T09:00:00Z">
        <w:r>
          <w:delText xml:space="preserve">got</w:delText>
        </w:r>
      </w:del>
      <w:ins w:id="1392" w:author="Editor" w:date="2026-09-25T09:00:00Z">
        <w:r>
          <w:t xml:space="preserve">brought</w:t>
        </w:r>
      </w:ins>
      <w:r>
        <w:t xml:space="preserve"> vodka with two olives on the side for Benedikt. The waitress looked at Rita with interest.</w:t>
      </w:r>
      <w:commentRangeEnd w:id="9"/>
      <w:r>
        <w:commentReference w:id="9"/>
      </w:r>
    </w:p>
    <w:p w14:paraId="2B87E920" w14:textId="77777777" w:rsidR="003E00DC" w:rsidRPr="003E00DC" w:rsidRDefault="003E00DC" w:rsidP="003E00DC">
      <w:del w:id="1393" w:author="Editor (Typography)" w:date="2026-09-25T09:00:00Z">
        <w:r>
          <w:delText xml:space="preserve">"</w:delText>
        </w:r>
      </w:del>
      <w:ins w:id="1394" w:author="Editor (Typography)" w:date="2026-09-25T09:00:00Z">
        <w:r>
          <w:t xml:space="preserve">“</w:t>
        </w:r>
      </w:ins>
      <w:r>
        <w:t xml:space="preserve">What would you like to have?</w:t>
      </w:r>
      <w:del w:id="1395" w:author="Editor (Typography)" w:date="2026-09-25T09:00:00Z">
        <w:r>
          <w:delText xml:space="preserve">"</w:delText>
        </w:r>
      </w:del>
      <w:ins w:id="1396" w:author="Editor (Typography)" w:date="2026-09-25T09:00:00Z">
        <w:r>
          <w:t xml:space="preserve">”</w:t>
        </w:r>
      </w:ins>
    </w:p>
    <w:p w14:paraId="18072860" w14:textId="77777777" w:rsidR="003E00DC" w:rsidRPr="003E00DC" w:rsidRDefault="003E00DC" w:rsidP="003E00DC">
      <w:r>
        <w:t xml:space="preserve">The </w:t>
      </w:r>
      <w:del w:id="1397" w:author="Editor" w:date="2026-09-25T09:00:00Z">
        <w:r>
          <w:delText xml:space="preserve">waitress</w:delText>
        </w:r>
      </w:del>
      <w:ins w:id="1398" w:author="Editor" w:date="2026-09-25T09:00:00Z">
        <w:r>
          <w:t xml:space="preserve">waitress’s</w:t>
        </w:r>
      </w:ins>
      <w:r>
        <w:t xml:space="preserve"> eyes </w:t>
      </w:r>
      <w:del w:id="1399" w:author="Editor" w:date="2026-09-25T09:00:00Z">
        <w:r>
          <w:delText xml:space="preserve">were infusing</w:delText>
        </w:r>
      </w:del>
      <w:ins w:id="1400" w:author="Editor" w:date="2026-09-25T09:00:00Z">
        <w:r>
          <w:t xml:space="preserve">carried</w:t>
        </w:r>
      </w:ins>
      <w:r>
        <w:t xml:space="preserve"> an exquisite smile, and before Rita could respond, Benedikt looked </w:t>
      </w:r>
      <w:del w:id="1401" w:author="Editor" w:date="2026-09-25T09:00:00Z">
        <w:r>
          <w:delText xml:space="preserve">through</w:delText>
        </w:r>
      </w:del>
      <w:ins w:id="1402" w:author="Editor" w:date="2026-09-25T09:00:00Z">
        <w:r>
          <w:t xml:space="preserve">at</w:t>
        </w:r>
      </w:ins>
      <w:r>
        <w:t xml:space="preserve"> her and with a possessive voice queried, </w:t>
      </w:r>
      <w:del w:id="1403" w:author="Editor (Typography)" w:date="2026-09-25T09:00:00Z">
        <w:r>
          <w:delText xml:space="preserve">"</w:delText>
        </w:r>
      </w:del>
      <w:ins w:id="1404" w:author="Editor (Typography)" w:date="2026-09-25T09:00:00Z">
        <w:r>
          <w:t xml:space="preserve">“</w:t>
        </w:r>
      </w:ins>
      <w:r>
        <w:t xml:space="preserve">May I?</w:t>
      </w:r>
      <w:del w:id="1405" w:author="Editor (Typography)" w:date="2026-09-25T09:00:00Z">
        <w:r>
          <w:delText xml:space="preserve">"</w:delText>
        </w:r>
      </w:del>
      <w:ins w:id="1406" w:author="Editor (Typography)" w:date="2026-09-25T09:00:00Z">
        <w:r>
          <w:t xml:space="preserve">”</w:t>
        </w:r>
      </w:ins>
    </w:p>
    <w:p w14:paraId="65A4A3BE" w14:textId="77777777" w:rsidR="003E00DC" w:rsidRPr="003E00DC" w:rsidRDefault="003E00DC" w:rsidP="003E00DC">
      <w:r>
        <w:t xml:space="preserve">And without waiting for her affirmation he ordered, </w:t>
      </w:r>
      <w:del w:id="1407" w:author="Editor (Typography)" w:date="2026-09-25T09:00:00Z">
        <w:r>
          <w:delText xml:space="preserve">"</w:delText>
        </w:r>
      </w:del>
      <w:ins w:id="1408" w:author="Editor (Typography)" w:date="2026-09-25T09:00:00Z">
        <w:r>
          <w:t xml:space="preserve">“</w:t>
        </w:r>
      </w:ins>
      <w:r>
        <w:t xml:space="preserve">Krupnik with vodka for the lady</w:t>
      </w:r>
      <w:ins w:id="1409" w:author="Editor" w:date="2026-09-25T09:00:00Z">
        <w:r>
          <w:t xml:space="preserve">,</w:t>
        </w:r>
      </w:ins>
      <w:del w:id="1410" w:author="Editor (Typography)" w:date="2026-09-25T09:00:00Z">
        <w:r>
          <w:delText xml:space="preserve">"</w:delText>
        </w:r>
      </w:del>
      <w:ins w:id="1411" w:author="Editor (Typography)" w:date="2026-09-25T09:00:00Z">
        <w:r>
          <w:t xml:space="preserve">”</w:t>
        </w:r>
      </w:ins>
      <w:r>
        <w:t xml:space="preserve"> his gaze still piercing her.</w:t>
      </w:r>
    </w:p>
    <w:p w14:paraId="782AAB0D" w14:textId="77777777" w:rsidR="003E00DC" w:rsidRPr="003E00DC" w:rsidRDefault="003E00DC" w:rsidP="003E00DC">
      <w:del w:id="1412" w:author="Editor (Typography)" w:date="2026-09-25T09:00:00Z">
        <w:r>
          <w:delText xml:space="preserve">"</w:delText>
        </w:r>
      </w:del>
      <w:ins w:id="1413" w:author="Editor (Typography)" w:date="2026-09-25T09:00:00Z">
        <w:r>
          <w:t xml:space="preserve">“</w:t>
        </w:r>
      </w:ins>
      <w:r>
        <w:t xml:space="preserve">Coming right </w:t>
      </w:r>
      <w:del w:id="1414" w:author="Editor" w:date="2026-09-25T09:00:00Z">
        <w:r>
          <w:delText xml:space="preserve">way</w:delText>
        </w:r>
      </w:del>
      <w:ins w:id="1415" w:author="Editor" w:date="2026-09-25T09:00:00Z">
        <w:r>
          <w:t xml:space="preserve">away,</w:t>
        </w:r>
      </w:ins>
      <w:del w:id="1416" w:author="Editor (Typography)" w:date="2026-09-25T09:00:00Z">
        <w:r>
          <w:delText xml:space="preserve">"</w:delText>
        </w:r>
      </w:del>
      <w:ins w:id="1417" w:author="Editor (Typography)" w:date="2026-09-25T09:00:00Z">
        <w:r>
          <w:t xml:space="preserve">”</w:t>
        </w:r>
      </w:ins>
      <w:r>
        <w:t xml:space="preserve"> declared the waitress</w:t>
      </w:r>
      <w:del w:id="1418" w:author="Editor" w:date="2026-09-25T09:00:00Z">
        <w:r>
          <w:delText xml:space="preserve"> and sprinted to action</w:delText>
        </w:r>
      </w:del>
      <w:r>
        <w:t xml:space="preserve">.</w:t>
      </w:r>
    </w:p>
    <w:p w14:paraId="17F11BAB" w14:textId="77777777" w:rsidR="003E00DC" w:rsidRPr="003E00DC" w:rsidRDefault="003E00DC" w:rsidP="003E00DC">
      <w:r>
        <w:t xml:space="preserve">She </w:t>
      </w:r>
      <w:del w:id="1419" w:author="Editor" w:date="2026-09-25T09:00:00Z">
        <w:r>
          <w:delText xml:space="preserve">sure was</w:delText>
        </w:r>
      </w:del>
      <w:ins w:id="1420" w:author="Editor" w:date="2026-09-25T09:00:00Z">
        <w:r>
          <w:t xml:space="preserve">was certainly</w:t>
        </w:r>
      </w:ins>
      <w:r>
        <w:t xml:space="preserve"> impressed, but she reminded herself that she was there </w:t>
      </w:r>
      <w:del w:id="1421" w:author="Editor" w:date="2026-09-25T09:00:00Z">
        <w:r>
          <w:delText xml:space="preserve">for</w:delText>
        </w:r>
      </w:del>
      <w:ins w:id="1422" w:author="Editor" w:date="2026-09-25T09:00:00Z">
        <w:r>
          <w:t xml:space="preserve">on</w:t>
        </w:r>
      </w:ins>
      <w:r>
        <w:t xml:space="preserve"> a mission, not to get carried away </w:t>
      </w:r>
      <w:del w:id="1423" w:author="Editor" w:date="2026-09-25T09:00:00Z">
        <w:r>
          <w:delText xml:space="preserve">in</w:delText>
        </w:r>
      </w:del>
      <w:ins w:id="1424" w:author="Editor" w:date="2026-09-25T09:00:00Z">
        <w:r>
          <w:t xml:space="preserve">by</w:t>
        </w:r>
      </w:ins>
      <w:r>
        <w:t xml:space="preserve"> some infatuated foolishness. </w:t>
      </w:r>
      <w:del w:id="1425" w:author="Editor (Typography)" w:date="2026-09-25T09:00:00Z">
        <w:r>
          <w:delText xml:space="preserve">"</w:delText>
        </w:r>
      </w:del>
      <w:ins w:id="1426" w:author="Editor (Typography)" w:date="2026-09-25T09:00:00Z">
        <w:r>
          <w:t xml:space="preserve">“</w:t>
        </w:r>
      </w:ins>
      <w:r>
        <w:t xml:space="preserve">I am sure this must be the best</w:t>
      </w:r>
      <w:ins w:id="1427" w:author="Editor" w:date="2026-09-25T09:00:00Z">
        <w:r>
          <w:t xml:space="preserve">,</w:t>
        </w:r>
      </w:ins>
      <w:r>
        <w:t xml:space="preserve"> and I</w:t>
      </w:r>
      <w:del w:id="1428" w:author="Editor" w:date="2026-09-25T09:00:00Z">
        <w:r>
          <w:delText xml:space="preserve"> would</w:delText>
        </w:r>
      </w:del>
      <w:r>
        <w:t xml:space="preserve"> trust your choice</w:t>
      </w:r>
      <w:del w:id="1429" w:author="Editor" w:date="2026-09-25T09:00:00Z">
        <w:r>
          <w:delText xml:space="preserve">" her</w:delText>
        </w:r>
      </w:del>
      <w:ins w:id="1430" w:author="Editor" w:date="2026-09-25T09:00:00Z">
        <w:r>
          <w:t xml:space="preserve">.” Her</w:t>
        </w:r>
      </w:ins>
      <w:r>
        <w:t xml:space="preserve"> eyes flirted as she glanced at him with </w:t>
      </w:r>
      <w:del w:id="1431" w:author="Editor" w:date="2026-09-25T09:00:00Z">
        <w:r>
          <w:delText xml:space="preserve">her mystified</w:delText>
        </w:r>
      </w:del>
      <w:ins w:id="1432" w:author="Editor" w:date="2026-09-25T09:00:00Z">
        <w:r>
          <w:t xml:space="preserve">a mysterious</w:t>
        </w:r>
      </w:ins>
      <w:r>
        <w:t xml:space="preserve"> smile.</w:t>
      </w:r>
    </w:p>
    <w:p w14:paraId="17BF3209" w14:textId="77777777" w:rsidR="003E00DC" w:rsidRPr="003E00DC" w:rsidRDefault="003E00DC" w:rsidP="003E00DC">
      <w:del w:id="1433" w:author="Editor (Typography)" w:date="2026-09-25T09:00:00Z">
        <w:r>
          <w:delText xml:space="preserve">"</w:delText>
        </w:r>
      </w:del>
      <w:ins w:id="1434" w:author="Editor (Typography)" w:date="2026-09-25T09:00:00Z">
        <w:r>
          <w:t xml:space="preserve">“</w:t>
        </w:r>
      </w:ins>
      <w:r>
        <w:t xml:space="preserve">It is a </w:t>
      </w:r>
      <w:del w:id="1435" w:author="Editor" w:date="2026-09-25T09:00:00Z">
        <w:r>
          <w:delText xml:space="preserve">Lithuania</w:delText>
        </w:r>
      </w:del>
      <w:ins w:id="1436" w:author="Editor" w:date="2026-09-25T09:00:00Z">
        <w:r>
          <w:t xml:space="preserve">Lithuanian</w:t>
        </w:r>
      </w:ins>
      <w:r>
        <w:t xml:space="preserve"> delight</w:t>
      </w:r>
      <w:ins w:id="1437" w:author="Editor" w:date="2026-09-25T09:00:00Z">
        <w:r>
          <w:t xml:space="preserve">,</w:t>
        </w:r>
      </w:ins>
      <w:r>
        <w:t xml:space="preserve"> and I am sure it will suit you well,” Benedikt stated, his gaze not falling</w:t>
      </w:r>
      <w:del w:id="1438" w:author="Editor" w:date="2026-09-25T09:00:00Z">
        <w:r>
          <w:delText xml:space="preserve">, still looking through her. For once that evening, she</w:delText>
        </w:r>
      </w:del>
      <w:ins w:id="1439" w:author="Editor" w:date="2026-09-25T09:00:00Z">
        <w:r>
          <w:t xml:space="preserve">. She</w:t>
        </w:r>
      </w:ins>
      <w:r>
        <w:t xml:space="preserve"> knew that the executive floor wasn’t too far from her reach now.</w:t>
      </w:r>
    </w:p>
    <w:p w14:paraId="1CEF3E9D" w14:textId="77777777" w:rsidR="003E00DC" w:rsidRPr="003E00DC" w:rsidRDefault="003E00DC" w:rsidP="003E00DC">
      <w:r>
        <w:t xml:space="preserve">With the pot </w:t>
      </w:r>
      <w:del w:id="1440" w:author="Editor" w:date="2026-09-25T09:00:00Z">
        <w:r>
          <w:delText xml:space="preserve">size nearing</w:delText>
        </w:r>
      </w:del>
      <w:ins w:id="1441" w:author="Editor" w:date="2026-09-25T09:00:00Z">
        <w:r>
          <w:t xml:space="preserve">past</w:t>
        </w:r>
      </w:ins>
      <w:r>
        <w:t xml:space="preserve"> two million, it was now Robinson’s turn to fold. There were two players left</w:t>
      </w:r>
      <w:ins w:id="1442" w:author="Editor" w:date="2026-09-25T09:00:00Z">
        <w:r>
          <w:t xml:space="preserve">,</w:t>
        </w:r>
      </w:ins>
      <w:r>
        <w:t xml:space="preserve"> Alberto and Benedikt. Alberto raised the stake to one million </w:t>
      </w:r>
      <w:del w:id="1443" w:author="Editor" w:date="2026-09-25T09:00:00Z">
        <w:r>
          <w:delText xml:space="preserve">and </w:delText>
        </w:r>
      </w:del>
      <w:r>
        <w:t xml:space="preserve">two hundred thousand </w:t>
      </w:r>
      <w:del w:id="1444" w:author="Editor" w:date="2026-09-25T09:00:00Z">
        <w:r>
          <w:delText xml:space="preserve">Pounds</w:delText>
        </w:r>
      </w:del>
      <w:ins w:id="1445" w:author="Editor" w:date="2026-09-25T09:00:00Z">
        <w:r>
          <w:t xml:space="preserve">pounds</w:t>
        </w:r>
      </w:ins>
      <w:r>
        <w:t xml:space="preserve">. Rita was keenly observing Alberto as he continued to rotate the chip between his fingers. She </w:t>
      </w:r>
      <w:del w:id="1446" w:author="Editor" w:date="2026-09-25T09:00:00Z">
        <w:r>
          <w:delText xml:space="preserve">got</w:delText>
        </w:r>
      </w:del>
      <w:ins w:id="1447" w:author="Editor" w:date="2026-09-25T09:00:00Z">
        <w:r>
          <w:t xml:space="preserve">was a</w:t>
        </w:r>
      </w:ins>
      <w:r>
        <w:t xml:space="preserve"> little startled when the waitress broke her concentration</w:t>
      </w:r>
      <w:del w:id="1448" w:author="Editor" w:date="2026-09-25T09:00:00Z">
        <w:r>
          <w:delText xml:space="preserve"> "your</w:delText>
        </w:r>
      </w:del>
      <w:ins w:id="1449" w:author="Editor" w:date="2026-09-25T09:00:00Z">
        <w:r>
          <w:t xml:space="preserve">. “Your</w:t>
        </w:r>
      </w:ins>
      <w:r>
        <w:t xml:space="preserve"> drink</w:t>
      </w:r>
      <w:del w:id="1450" w:author="Editor" w:date="2026-09-25T09:00:00Z">
        <w:r>
          <w:delText xml:space="preserve"> dames!!</w:delText>
        </w:r>
      </w:del>
      <w:ins w:id="1451" w:author="Editor" w:date="2026-09-25T09:00:00Z">
        <w:r>
          <w:t xml:space="preserve">, madam.</w:t>
        </w:r>
      </w:ins>
      <w:r>
        <w:t xml:space="preserve">”</w:t>
      </w:r>
    </w:p>
    <w:p w14:paraId="2141E17B" w14:textId="77777777" w:rsidR="003E00DC" w:rsidRPr="003E00DC" w:rsidRDefault="003E00DC" w:rsidP="003E00DC">
      <w:commentRangeStart w:id="10"/>
      <w:r>
        <w:t xml:space="preserve">She couldn’t resist anymore. She bent a little </w:t>
      </w:r>
      <w:del w:id="1452" w:author="Editor" w:date="2026-09-25T09:00:00Z">
        <w:r>
          <w:delText xml:space="preserve">to come close</w:delText>
        </w:r>
      </w:del>
      <w:ins w:id="1453" w:author="Editor" w:date="2026-09-25T09:00:00Z">
        <w:r>
          <w:t xml:space="preserve">closer</w:t>
        </w:r>
      </w:ins>
      <w:r>
        <w:t xml:space="preserve"> to Benedikt’s </w:t>
      </w:r>
      <w:del w:id="1454" w:author="Editor" w:date="2026-09-25T09:00:00Z">
        <w:r>
          <w:delText xml:space="preserve">ears and hushed</w:delText>
        </w:r>
      </w:del>
      <w:ins w:id="1455" w:author="Editor" w:date="2026-09-25T09:00:00Z">
        <w:r>
          <w:t xml:space="preserve">ear and whispered</w:t>
        </w:r>
      </w:ins>
      <w:r>
        <w:t xml:space="preserve">, </w:t>
      </w:r>
      <w:del w:id="1456" w:author="Editor (Typography)" w:date="2026-09-25T09:00:00Z">
        <w:r>
          <w:delText xml:space="preserve">"</w:delText>
        </w:r>
      </w:del>
      <w:ins w:id="1457" w:author="Editor (Typography)" w:date="2026-09-25T09:00:00Z">
        <w:r>
          <w:t xml:space="preserve">“</w:t>
        </w:r>
      </w:ins>
      <w:r>
        <w:t xml:space="preserve">I think he is bluffing</w:t>
      </w:r>
      <w:del w:id="1458" w:author="Editor" w:date="2026-09-25T09:00:00Z">
        <w:r>
          <w:delText xml:space="preserve">".</w:delText>
        </w:r>
      </w:del>
      <w:ins w:id="1459" w:author="Editor" w:date="2026-09-25T09:00:00Z">
        <w:r>
          <w:t xml:space="preserve">.”</w:t>
        </w:r>
      </w:ins>
      <w:r>
        <w:t xml:space="preserve"> Benedikt hardly showed any reaction. And after a brief pause, he increased the stake by two million </w:t>
      </w:r>
      <w:del w:id="1460" w:author="Editor" w:date="2026-09-25T09:00:00Z">
        <w:r>
          <w:delText xml:space="preserve">Pounds</w:delText>
        </w:r>
      </w:del>
      <w:ins w:id="1461" w:author="Editor" w:date="2026-09-25T09:00:00Z">
        <w:r>
          <w:t xml:space="preserve">pounds</w:t>
        </w:r>
      </w:ins>
      <w:r>
        <w:t xml:space="preserve">. The game was getting intense, and Alberto </w:t>
      </w:r>
      <w:del w:id="1462" w:author="Editor" w:date="2026-09-25T09:00:00Z">
        <w:r>
          <w:delText xml:space="preserve">hardly disappointed</w:delText>
        </w:r>
      </w:del>
      <w:ins w:id="1463" w:author="Editor" w:date="2026-09-25T09:00:00Z">
        <w:r>
          <w:t xml:space="preserve">did not disappoint</w:t>
        </w:r>
      </w:ins>
      <w:r>
        <w:t xml:space="preserve"> the audience</w:t>
      </w:r>
      <w:del w:id="1464" w:author="Editor" w:date="2026-09-25T09:00:00Z">
        <w:r>
          <w:delText xml:space="preserve">, he</w:delText>
        </w:r>
      </w:del>
      <w:ins w:id="1465" w:author="Editor" w:date="2026-09-25T09:00:00Z">
        <w:r>
          <w:t xml:space="preserve">. He</w:t>
        </w:r>
      </w:ins>
      <w:r>
        <w:t xml:space="preserve"> matched the stake, and it was time for the final showdown. Alberto opened his first two cards, </w:t>
      </w:r>
      <w:del w:id="1466" w:author="Editor" w:date="2026-09-25T09:00:00Z">
        <w:r>
          <w:delText xml:space="preserve">7</w:delText>
        </w:r>
      </w:del>
      <w:ins w:id="1467" w:author="Editor" w:date="2026-09-25T09:00:00Z">
        <w:r>
          <w:t xml:space="preserve">the seven</w:t>
        </w:r>
      </w:ins>
      <w:r>
        <w:t xml:space="preserve"> of spades and </w:t>
      </w:r>
      <w:del w:id="1468" w:author="Editor" w:date="2026-09-25T09:00:00Z">
        <w:r>
          <w:delText xml:space="preserve">10</w:delText>
        </w:r>
      </w:del>
      <w:ins w:id="1469" w:author="Editor" w:date="2026-09-25T09:00:00Z">
        <w:r>
          <w:t xml:space="preserve">the ten</w:t>
        </w:r>
      </w:ins>
      <w:r>
        <w:t xml:space="preserve"> of spades. The dealer put the cards in order, unfolding the suspense for the inquisitive audience. Now it was Benedikt’s turn to open his two cards. </w:t>
      </w:r>
      <w:del w:id="1470" w:author="Editor (Typography)" w:date="2026-09-25T09:00:00Z">
        <w:r>
          <w:delText xml:space="preserve">"</w:delText>
        </w:r>
      </w:del>
      <w:ins w:id="1471" w:author="Editor (Typography)" w:date="2026-09-25T09:00:00Z">
        <w:r>
          <w:t xml:space="preserve">“</w:t>
        </w:r>
      </w:ins>
      <w:r>
        <w:t xml:space="preserve">Two aces</w:t>
      </w:r>
      <w:ins w:id="1472" w:author="Editor" w:date="2026-09-25T09:00:00Z">
        <w:r>
          <w:t xml:space="preserve">,</w:t>
        </w:r>
      </w:ins>
      <w:del w:id="1473" w:author="Editor (Typography)" w:date="2026-09-25T09:00:00Z">
        <w:r>
          <w:delText xml:space="preserve">"</w:delText>
        </w:r>
      </w:del>
      <w:ins w:id="1474" w:author="Editor (Typography)" w:date="2026-09-25T09:00:00Z">
        <w:r>
          <w:t xml:space="preserve">”</w:t>
        </w:r>
      </w:ins>
      <w:r>
        <w:t xml:space="preserve"> announced the dealer</w:t>
      </w:r>
      <w:del w:id="1475" w:author="Editor" w:date="2026-09-25T09:00:00Z">
        <w:r>
          <w:delText xml:space="preserve">,</w:delText>
        </w:r>
      </w:del>
      <w:r>
        <w:t xml:space="preserve"> as he laid them </w:t>
      </w:r>
      <w:del w:id="1476" w:author="Editor" w:date="2026-09-25T09:00:00Z">
        <w:r>
          <w:delText xml:space="preserve">straight</w:delText>
        </w:r>
      </w:del>
      <w:ins w:id="1477" w:author="Editor" w:date="2026-09-25T09:00:00Z">
        <w:r>
          <w:t xml:space="preserve">out</w:t>
        </w:r>
      </w:ins>
      <w:r>
        <w:t xml:space="preserve"> facing the players. </w:t>
      </w:r>
      <w:del w:id="1478" w:author="Editor" w:date="2026-09-25T09:00:00Z">
        <w:r>
          <w:delText xml:space="preserve">The audience was getting desirous to see the remaining cards</w:delText>
        </w:r>
      </w:del>
      <w:ins w:id="1479" w:author="Editor" w:date="2026-09-25T09:00:00Z">
        <w:r>
          <w:t xml:space="preserve">Benedikt’s remaining three cards, an eight of clubs, a nine of diamonds and a two of hearts, added nothing to his aces</w:t>
        </w:r>
      </w:ins>
      <w:r>
        <w:t xml:space="preserve">. Alberto opened the rest of </w:t>
      </w:r>
      <w:del w:id="1480" w:author="Editor" w:date="2026-09-25T09:00:00Z">
        <w:r>
          <w:delText xml:space="preserve">the</w:delText>
        </w:r>
      </w:del>
      <w:ins w:id="1481" w:author="Editor" w:date="2026-09-25T09:00:00Z">
        <w:r>
          <w:t xml:space="preserve">his</w:t>
        </w:r>
      </w:ins>
      <w:r>
        <w:t xml:space="preserve"> three cards</w:t>
      </w:r>
      <w:ins w:id="1482" w:author="Editor" w:date="2026-09-25T09:00:00Z">
        <w:r>
          <w:t xml:space="preserve">, the six, eight and nine of spades,</w:t>
        </w:r>
      </w:ins>
      <w:r>
        <w:t xml:space="preserve"> and took the game away</w:t>
      </w:r>
      <w:del w:id="1483" w:author="Editor" w:date="2026-09-25T09:00:00Z">
        <w:r>
          <w:delText xml:space="preserve">. Benedikt had 8 and 9 of spades and Alberto had</w:delText>
        </w:r>
      </w:del>
      <w:ins w:id="1484" w:author="Editor" w:date="2026-09-25T09:00:00Z">
        <w:r>
          <w:t xml:space="preserve"> with</w:t>
        </w:r>
      </w:ins>
      <w:r>
        <w:t xml:space="preserve"> a straight flush. Alberto finally grinned</w:t>
      </w:r>
      <w:ins w:id="1485" w:author="Editor" w:date="2026-09-25T09:00:00Z">
        <w:r>
          <w:t xml:space="preserve">,</w:t>
        </w:r>
      </w:ins>
      <w:r>
        <w:t xml:space="preserve"> showing his yellow</w:t>
      </w:r>
      <w:del w:id="1486" w:author="Editor" w:date="2026-09-25T09:00:00Z">
        <w:r>
          <w:delText xml:space="preserve"> </w:delText>
        </w:r>
      </w:del>
      <w:ins w:id="1487" w:author="Editor" w:date="2026-09-25T09:00:00Z">
        <w:r>
          <w:t xml:space="preserve">-</w:t>
        </w:r>
      </w:ins>
      <w:r>
        <w:t xml:space="preserve">tinted teeth</w:t>
      </w:r>
      <w:ins w:id="1488" w:author="Editor" w:date="2026-09-25T09:00:00Z">
        <w:r>
          <w:t xml:space="preserve">,</w:t>
        </w:r>
      </w:ins>
      <w:r>
        <w:t xml:space="preserve"> and collected the pot.</w:t>
      </w:r>
      <w:commentRangeEnd w:id="10"/>
      <w:r>
        <w:commentReference w:id="10"/>
      </w:r>
    </w:p>
    <w:p w14:paraId="7773FA5B" w14:textId="77777777" w:rsidR="003E00DC" w:rsidRPr="003E00DC" w:rsidRDefault="003E00DC" w:rsidP="003E00DC">
      <w:r>
        <w:t xml:space="preserve">Rita was embarrassed </w:t>
      </w:r>
      <w:del w:id="1489" w:author="Editor" w:date="2026-09-25T09:00:00Z">
        <w:r>
          <w:delText xml:space="preserve">with</w:delText>
        </w:r>
      </w:del>
      <w:ins w:id="1490" w:author="Editor" w:date="2026-09-25T09:00:00Z">
        <w:r>
          <w:t xml:space="preserve">by</w:t>
        </w:r>
      </w:ins>
      <w:r>
        <w:t xml:space="preserve"> her puerile guessing. Though uncomfortable</w:t>
      </w:r>
      <w:ins w:id="1491" w:author="Editor" w:date="2026-09-25T09:00:00Z">
        <w:r>
          <w:t xml:space="preserve">,</w:t>
        </w:r>
      </w:ins>
      <w:r>
        <w:t xml:space="preserve"> she mustered some courage</w:t>
      </w:r>
      <w:del w:id="1492" w:author="Editor" w:date="2026-09-25T09:00:00Z">
        <w:r>
          <w:delText xml:space="preserve">, and with a muffled tone stated,</w:delText>
        </w:r>
      </w:del>
      <w:ins w:id="1493" w:author="Editor" w:date="2026-09-25T09:00:00Z">
        <w:r>
          <w:t xml:space="preserve">.</w:t>
        </w:r>
      </w:ins>
      <w:r>
        <w:t xml:space="preserve"> </w:t>
      </w:r>
      <w:del w:id="1494" w:author="Editor (Typography)" w:date="2026-09-25T09:00:00Z">
        <w:r>
          <w:delText xml:space="preserve">"</w:delText>
        </w:r>
      </w:del>
      <w:ins w:id="1495" w:author="Editor (Typography)" w:date="2026-09-25T09:00:00Z">
        <w:r>
          <w:t xml:space="preserve">“</w:t>
        </w:r>
      </w:ins>
      <w:r>
        <w:t xml:space="preserve">I am truly sorry for my infantile </w:t>
      </w:r>
      <w:del w:id="1496" w:author="Editor (Spelling)" w:date="2026-09-25T09:00:00Z">
        <w:r>
          <w:delText xml:space="preserve">behavior</w:delText>
        </w:r>
      </w:del>
      <w:ins w:id="1497" w:author="Editor (Spelling)" w:date="2026-09-25T09:00:00Z">
        <w:r>
          <w:t xml:space="preserve">behaviour</w:t>
        </w:r>
      </w:ins>
      <w:r>
        <w:t xml:space="preserve">, and I am sorry for your loss.</w:t>
      </w:r>
      <w:del w:id="1498" w:author="Editor (Typography)" w:date="2026-09-25T09:00:00Z">
        <w:r>
          <w:delText xml:space="preserve">"</w:delText>
        </w:r>
      </w:del>
      <w:ins w:id="1499" w:author="Editor (Typography)" w:date="2026-09-25T09:00:00Z">
        <w:r>
          <w:t xml:space="preserve">”</w:t>
        </w:r>
      </w:ins>
    </w:p>
    <w:p w14:paraId="37586A9F" w14:textId="77777777" w:rsidR="003E00DC" w:rsidRPr="003E00DC" w:rsidRDefault="003E00DC" w:rsidP="003E00DC">
      <w:commentRangeStart w:id="11"/>
      <w:r>
        <w:t xml:space="preserve">Benedikt</w:t>
      </w:r>
      <w:ins w:id="1500" w:author="Editor" w:date="2026-09-25T09:00:00Z">
        <w:r>
          <w:t xml:space="preserve">,</w:t>
        </w:r>
      </w:ins>
      <w:r>
        <w:t xml:space="preserve"> for the first time that evening</w:t>
      </w:r>
      <w:ins w:id="1501" w:author="Editor" w:date="2026-09-25T09:00:00Z">
        <w:r>
          <w:t xml:space="preserve">,</w:t>
        </w:r>
      </w:ins>
      <w:r>
        <w:t xml:space="preserve"> had a thin smile on his lips. He looked </w:t>
      </w:r>
      <w:del w:id="1502" w:author="Editor" w:date="2026-09-25T09:00:00Z">
        <w:r>
          <w:delText xml:space="preserve">through</w:delText>
        </w:r>
      </w:del>
      <w:ins w:id="1503" w:author="Editor" w:date="2026-09-25T09:00:00Z">
        <w:r>
          <w:t xml:space="preserve">at</w:t>
        </w:r>
      </w:ins>
      <w:r>
        <w:t xml:space="preserve"> her and gently </w:t>
      </w:r>
      <w:del w:id="1504" w:author="Editor" w:date="2026-09-25T09:00:00Z">
        <w:r>
          <w:delText xml:space="preserve">asserted, "don't</w:delText>
        </w:r>
      </w:del>
      <w:ins w:id="1505" w:author="Editor" w:date="2026-09-25T09:00:00Z">
        <w:r>
          <w:t xml:space="preserve">said, “Don’t</w:t>
        </w:r>
      </w:ins>
      <w:r>
        <w:t xml:space="preserve"> be sorry</w:t>
      </w:r>
      <w:del w:id="1506" w:author="Editor" w:date="2026-09-25T09:00:00Z">
        <w:r>
          <w:delText xml:space="preserve"> it</w:delText>
        </w:r>
      </w:del>
      <w:ins w:id="1507" w:author="Editor" w:date="2026-09-25T09:00:00Z">
        <w:r>
          <w:t xml:space="preserve">. It</w:t>
        </w:r>
      </w:ins>
      <w:r>
        <w:t xml:space="preserve"> wasn’t your fault</w:t>
      </w:r>
      <w:del w:id="1508" w:author="Editor" w:date="2026-09-25T09:00:00Z">
        <w:r>
          <w:delText xml:space="preserve">,” he</w:delText>
        </w:r>
      </w:del>
      <w:ins w:id="1509" w:author="Editor" w:date="2026-09-25T09:00:00Z">
        <w:r>
          <w:t xml:space="preserve">.” He</w:t>
        </w:r>
      </w:ins>
      <w:r>
        <w:t xml:space="preserve"> continued with a frivolous tone, </w:t>
      </w:r>
      <w:del w:id="1510" w:author="Editor (Typography)" w:date="2026-09-25T09:00:00Z">
        <w:r>
          <w:delText xml:space="preserve">"</w:delText>
        </w:r>
      </w:del>
      <w:ins w:id="1511" w:author="Editor (Typography)" w:date="2026-09-25T09:00:00Z">
        <w:r>
          <w:t xml:space="preserve">“</w:t>
        </w:r>
      </w:ins>
      <w:del w:id="1512" w:author="Editor" w:date="2026-09-25T09:00:00Z">
        <w:r>
          <w:delText xml:space="preserve">and</w:delText>
        </w:r>
      </w:del>
      <w:ins w:id="1513" w:author="Editor" w:date="2026-09-25T09:00:00Z">
        <w:r>
          <w:t xml:space="preserve">And</w:t>
        </w:r>
      </w:ins>
      <w:r>
        <w:t xml:space="preserve"> never cease giving your views. I like </w:t>
      </w:r>
      <w:ins w:id="1514" w:author="Editor" w:date="2026-09-25T09:00:00Z">
        <w:r>
          <w:t xml:space="preserve">it </w:t>
        </w:r>
      </w:ins>
      <w:r>
        <w:t xml:space="preserve">when someone </w:t>
      </w:r>
      <w:del w:id="1515" w:author="Editor" w:date="2026-09-25T09:00:00Z">
        <w:r>
          <w:delText xml:space="preserve">put</w:delText>
        </w:r>
      </w:del>
      <w:ins w:id="1516" w:author="Editor" w:date="2026-09-25T09:00:00Z">
        <w:r>
          <w:t xml:space="preserve">puts</w:t>
        </w:r>
      </w:ins>
      <w:r>
        <w:t xml:space="preserve"> their mind to work, </w:t>
      </w:r>
      <w:del w:id="1517" w:author="Editor" w:date="2026-09-25T09:00:00Z">
        <w:r>
          <w:delText xml:space="preserve">especially like me".</w:delText>
        </w:r>
      </w:del>
      <w:ins w:id="1518" w:author="Editor" w:date="2026-09-25T09:00:00Z">
        <w:r>
          <w:t xml:space="preserve">as I do.”</w:t>
        </w:r>
      </w:ins>
      <w:commentRangeEnd w:id="11"/>
      <w:r>
        <w:commentReference w:id="11"/>
      </w:r>
    </w:p>
    <w:p w14:paraId="55FF2F73" w14:textId="77777777" w:rsidR="003E00DC" w:rsidRPr="003E00DC" w:rsidRDefault="003E00DC" w:rsidP="003E00DC">
      <w:r>
        <w:t>Rita was puzzled. She couldn’t figure out whether it was a compliment or a sarcastic remark. She reciprocated with an edgy smile, and all the confidence she had gained that evening seemed to fade away, leaving her in a nervous and dazed state.</w:t>
      </w:r>
    </w:p>
    <w:p>
      <w:pPr>
        <w:rPr>
          <w:ins w:id="1526" w:author="Editor" w:date="2026-09-25T09:00:00Z"/>
        </w:rPr>
      </w:pPr>
      <w:r>
        <w:t xml:space="preserve">The dealer announced a fifteen-minute break before resuming the next session. </w:t>
      </w:r>
      <w:del w:id="1519" w:author="Editor (Typography)" w:date="2026-09-25T09:00:00Z">
        <w:r>
          <w:delText xml:space="preserve">"</w:delText>
        </w:r>
      </w:del>
      <w:ins w:id="1520" w:author="Editor (Typography)" w:date="2026-09-25T09:00:00Z">
        <w:r>
          <w:t xml:space="preserve">“</w:t>
        </w:r>
      </w:ins>
      <w:r>
        <w:t xml:space="preserve">I have to make an important call. I will be back in ten minutes</w:t>
      </w:r>
      <w:del w:id="1521" w:author="Editor" w:date="2026-09-25T09:00:00Z">
        <w:r>
          <w:delText xml:space="preserve">.</w:delText>
        </w:r>
      </w:del>
      <w:ins w:id="1522" w:author="Editor" w:date="2026-09-25T09:00:00Z">
        <w:r>
          <w:t xml:space="preserve">,</w:t>
        </w:r>
      </w:ins>
      <w:r>
        <w:t xml:space="preserve">” Benedikt </w:t>
      </w:r>
      <w:del w:id="1523" w:author="Editor" w:date="2026-09-25T09:00:00Z">
        <w:r>
          <w:delText xml:space="preserve">announced</w:delText>
        </w:r>
      </w:del>
      <w:ins w:id="1524" w:author="Editor" w:date="2026-09-25T09:00:00Z">
        <w:r>
          <w:t xml:space="preserve">said,</w:t>
        </w:r>
      </w:ins>
      <w:r>
        <w:t xml:space="preserve"> and left her in the room alone.</w:t>
      </w:r>
      <w:del w:id="1525" w:author="Editor" w:date="2026-09-25T09:00:00Z">
        <w:r>
          <w:delText xml:space="preserve"> </w:delText>
        </w:r>
      </w:del>
    </w:p>
    <w:p w14:paraId="39CC38E0" w14:textId="77777777" w:rsidR="003E00DC" w:rsidRPr="003E00DC" w:rsidRDefault="003E00DC" w:rsidP="003E00DC">
      <w:r>
        <w:t xml:space="preserve">Seeing Benedikt </w:t>
      </w:r>
      <w:del w:id="1527" w:author="Editor" w:date="2026-09-25T09:00:00Z">
        <w:r>
          <w:delText xml:space="preserve">fading</w:delText>
        </w:r>
      </w:del>
      <w:ins w:id="1528" w:author="Editor" w:date="2026-09-25T09:00:00Z">
        <w:r>
          <w:t xml:space="preserve">fade</w:t>
        </w:r>
      </w:ins>
      <w:r>
        <w:t xml:space="preserve"> away, Alberto made </w:t>
      </w:r>
      <w:del w:id="1529" w:author="Editor" w:date="2026-09-25T09:00:00Z">
        <w:r>
          <w:delText xml:space="preserve">the</w:delText>
        </w:r>
      </w:del>
      <w:ins w:id="1530" w:author="Editor" w:date="2026-09-25T09:00:00Z">
        <w:r>
          <w:t xml:space="preserve">his</w:t>
        </w:r>
      </w:ins>
      <w:r>
        <w:t xml:space="preserve"> advances</w:t>
      </w:r>
      <w:del w:id="1531" w:author="Editor" w:date="2026-09-25T09:00:00Z">
        <w:r>
          <w:delText xml:space="preserve">, "never</w:delText>
        </w:r>
      </w:del>
      <w:ins w:id="1532" w:author="Editor" w:date="2026-09-25T09:00:00Z">
        <w:r>
          <w:t xml:space="preserve">. “Never</w:t>
        </w:r>
      </w:ins>
      <w:r>
        <w:t xml:space="preserve"> seen Benedikt with a lady before. Guess he never needed one</w:t>
      </w:r>
      <w:del w:id="1533" w:author="Editor" w:date="2026-09-25T09:00:00Z">
        <w:r>
          <w:delText xml:space="preserve">".</w:delText>
        </w:r>
      </w:del>
      <w:ins w:id="1534" w:author="Editor" w:date="2026-09-25T09:00:00Z">
        <w:r>
          <w:t xml:space="preserve">.”</w:t>
        </w:r>
      </w:ins>
      <w:r>
        <w:t xml:space="preserve"> He was self-amused and </w:t>
      </w:r>
      <w:del w:id="1535" w:author="Editor" w:date="2026-09-25T09:00:00Z">
        <w:r>
          <w:delText xml:space="preserve">blurted a chuckle</w:delText>
        </w:r>
      </w:del>
      <w:ins w:id="1536" w:author="Editor" w:date="2026-09-25T09:00:00Z">
        <w:r>
          <w:t xml:space="preserve">chuckled</w:t>
        </w:r>
      </w:ins>
      <w:r>
        <w:t xml:space="preserve">.</w:t>
      </w:r>
    </w:p>
    <w:p w14:paraId="6AAECB01" w14:textId="77777777" w:rsidR="003E00DC" w:rsidRPr="003E00DC" w:rsidRDefault="003E00DC" w:rsidP="003E00DC">
      <w:r>
        <w:t xml:space="preserve">With a smile on her face, she responded, </w:t>
      </w:r>
      <w:del w:id="1537" w:author="Editor (Typography)" w:date="2026-09-25T09:00:00Z">
        <w:r>
          <w:delText xml:space="preserve">"</w:delText>
        </w:r>
      </w:del>
      <w:ins w:id="1538" w:author="Editor (Typography)" w:date="2026-09-25T09:00:00Z">
        <w:r>
          <w:t xml:space="preserve">“</w:t>
        </w:r>
      </w:ins>
      <w:del w:id="1539" w:author="Editor" w:date="2026-09-25T09:00:00Z">
        <w:r>
          <w:delText xml:space="preserve">the</w:delText>
        </w:r>
      </w:del>
      <w:ins w:id="1540" w:author="Editor" w:date="2026-09-25T09:00:00Z">
        <w:r>
          <w:t xml:space="preserve">The</w:t>
        </w:r>
      </w:ins>
      <w:r>
        <w:t xml:space="preserve"> game is still on, and who would know better than a pro like you</w:t>
      </w:r>
      <w:del w:id="1541" w:author="Editor" w:date="2026-09-25T09:00:00Z">
        <w:r>
          <w:delText xml:space="preserve">,</w:delText>
        </w:r>
      </w:del>
      <w:ins w:id="1542" w:author="Editor" w:date="2026-09-25T09:00:00Z">
        <w:r>
          <w:t xml:space="preserve"> that</w:t>
        </w:r>
      </w:ins>
      <w:r>
        <w:t xml:space="preserve"> it takes one good hand to change the tide</w:t>
      </w:r>
      <w:del w:id="1543" w:author="Editor" w:date="2026-09-25T09:00:00Z">
        <w:r>
          <w:delText xml:space="preserve">.</w:delText>
        </w:r>
      </w:del>
      <w:ins w:id="1544" w:author="Editor" w:date="2026-09-25T09:00:00Z">
        <w:r>
          <w:t xml:space="preserve">?</w:t>
        </w:r>
      </w:ins>
      <w:del w:id="1545" w:author="Editor (Typography)" w:date="2026-09-25T09:00:00Z">
        <w:r>
          <w:delText xml:space="preserve">"</w:delText>
        </w:r>
      </w:del>
      <w:ins w:id="1546" w:author="Editor (Typography)" w:date="2026-09-25T09:00:00Z">
        <w:r>
          <w:t xml:space="preserve">”</w:t>
        </w:r>
      </w:ins>
      <w:r>
        <w:t xml:space="preserve"> She stretched</w:t>
      </w:r>
      <w:ins w:id="1547" w:author="Editor" w:date="2026-09-25T09:00:00Z">
        <w:r>
          <w:t xml:space="preserve"> out</w:t>
        </w:r>
      </w:ins>
      <w:r>
        <w:t xml:space="preserve"> her hand and declared, </w:t>
      </w:r>
      <w:del w:id="1548" w:author="Editor (Typography)" w:date="2026-09-25T09:00:00Z">
        <w:r>
          <w:delText xml:space="preserve">"</w:delText>
        </w:r>
      </w:del>
      <w:ins w:id="1549" w:author="Editor (Typography)" w:date="2026-09-25T09:00:00Z">
        <w:r>
          <w:t xml:space="preserve">“</w:t>
        </w:r>
      </w:ins>
      <w:del w:id="1550" w:author="Editor" w:date="2026-09-25T09:00:00Z">
        <w:r>
          <w:delText xml:space="preserve">name</w:delText>
        </w:r>
      </w:del>
      <w:ins w:id="1551" w:author="Editor" w:date="2026-09-25T09:00:00Z">
        <w:r>
          <w:t xml:space="preserve">Name</w:t>
        </w:r>
      </w:ins>
      <w:r>
        <w:t xml:space="preserve"> is Rita.</w:t>
      </w:r>
      <w:del w:id="1552" w:author="Editor (Typography)" w:date="2026-09-25T09:00:00Z">
        <w:r>
          <w:delText xml:space="preserve">"</w:delText>
        </w:r>
      </w:del>
      <w:ins w:id="1553" w:author="Editor (Typography)" w:date="2026-09-25T09:00:00Z">
        <w:r>
          <w:t xml:space="preserve">”</w:t>
        </w:r>
      </w:ins>
    </w:p>
    <w:p w14:paraId="4EAED934" w14:textId="77777777" w:rsidR="003E00DC" w:rsidRPr="003E00DC" w:rsidRDefault="003E00DC" w:rsidP="003E00DC">
      <w:r>
        <w:t xml:space="preserve">Alberto</w:t>
      </w:r>
      <w:ins w:id="1554" w:author="Editor" w:date="2026-09-25T09:00:00Z">
        <w:r>
          <w:t xml:space="preserve">,</w:t>
        </w:r>
      </w:ins>
      <w:r>
        <w:t xml:space="preserve"> with some awkwardness</w:t>
      </w:r>
      <w:ins w:id="1555" w:author="Editor" w:date="2026-09-25T09:00:00Z">
        <w:r>
          <w:t xml:space="preserve">,</w:t>
        </w:r>
      </w:ins>
      <w:r>
        <w:t xml:space="preserve"> took her hand, introduced himself and swiftly </w:t>
      </w:r>
      <w:del w:id="1556" w:author="Editor" w:date="2026-09-25T09:00:00Z">
        <w:r>
          <w:delText xml:space="preserve">skirted</w:delText>
        </w:r>
      </w:del>
      <w:ins w:id="1557" w:author="Editor" w:date="2026-09-25T09:00:00Z">
        <w:r>
          <w:t xml:space="preserve">moved</w:t>
        </w:r>
      </w:ins>
      <w:r>
        <w:t xml:space="preserve"> away.</w:t>
      </w:r>
    </w:p>
    <w:p w14:paraId="24CF72B0" w14:textId="77777777" w:rsidR="003E00DC" w:rsidRPr="003E00DC" w:rsidRDefault="003E00DC" w:rsidP="003E00DC">
      <w:commentRangeStart w:id="12"/>
      <w:r>
        <w:t xml:space="preserve">As promised, Benedikt came back in less than ten minutes. The players exchanged some pleasantries and settled down for the next round. All players put </w:t>
      </w:r>
      <w:ins w:id="1558" w:author="Editor" w:date="2026-09-25T09:00:00Z">
        <w:r>
          <w:t xml:space="preserve">forward </w:t>
        </w:r>
      </w:ins>
      <w:r>
        <w:t xml:space="preserve">an initial ante</w:t>
      </w:r>
      <w:del w:id="1559" w:author="Editor" w:date="2026-09-25T09:00:00Z">
        <w:r>
          <w:delText xml:space="preserve"> forward</w:delText>
        </w:r>
      </w:del>
      <w:r>
        <w:t xml:space="preserve">. The dealer shuffled a new pair of decks. This time Benedikt cut the deck, and the cards </w:t>
      </w:r>
      <w:del w:id="1560" w:author="Editor" w:date="2026-09-25T09:00:00Z">
        <w:r>
          <w:delText xml:space="preserve">got distributed</w:delText>
        </w:r>
      </w:del>
      <w:ins w:id="1561" w:author="Editor" w:date="2026-09-25T09:00:00Z">
        <w:r>
          <w:t xml:space="preserve">were dealt</w:t>
        </w:r>
      </w:ins>
      <w:r>
        <w:t xml:space="preserve">. The dealer announced the first blind call. Alberto started with </w:t>
      </w:r>
      <w:ins w:id="1562" w:author="Editor" w:date="2026-09-25T09:00:00Z">
        <w:r>
          <w:t xml:space="preserve">a blind of </w:t>
        </w:r>
      </w:ins>
      <w:r>
        <w:t xml:space="preserve">five hundred</w:t>
      </w:r>
      <w:del w:id="1563" w:author="Editor" w:date="2026-09-25T09:00:00Z">
        <w:r>
          <w:delText xml:space="preserve">-</w:delText>
        </w:r>
      </w:del>
      <w:ins w:id="1564" w:author="Editor" w:date="2026-09-25T09:00:00Z">
        <w:r>
          <w:t xml:space="preserve"> </w:t>
        </w:r>
      </w:ins>
      <w:r>
        <w:t xml:space="preserve">thousand</w:t>
      </w:r>
      <w:del w:id="1565" w:author="Editor" w:date="2026-09-25T09:00:00Z">
        <w:r>
          <w:delText xml:space="preserve">-pound blind</w:delText>
        </w:r>
      </w:del>
      <w:ins w:id="1566" w:author="Editor" w:date="2026-09-25T09:00:00Z">
        <w:r>
          <w:t xml:space="preserve"> pounds</w:t>
        </w:r>
      </w:ins>
      <w:r>
        <w:t xml:space="preserve">, which </w:t>
      </w:r>
      <w:del w:id="1567" w:author="Editor" w:date="2026-09-25T09:00:00Z">
        <w:r>
          <w:delText xml:space="preserve">was equally honored by everyone. Alberto raised his hand</w:delText>
        </w:r>
      </w:del>
      <w:ins w:id="1568" w:author="Editor" w:date="2026-09-25T09:00:00Z">
        <w:r>
          <w:t xml:space="preserve">everyone matched. He called</w:t>
        </w:r>
      </w:ins>
      <w:r>
        <w:t xml:space="preserve"> for a second blind and raised the </w:t>
      </w:r>
      <w:del w:id="1569" w:author="Editor" w:date="2026-09-25T09:00:00Z">
        <w:r>
          <w:delText xml:space="preserve">pot to</w:delText>
        </w:r>
      </w:del>
      <w:ins w:id="1570" w:author="Editor" w:date="2026-09-25T09:00:00Z">
        <w:r>
          <w:t xml:space="preserve">stake by</w:t>
        </w:r>
      </w:ins>
      <w:r>
        <w:t xml:space="preserve"> one million </w:t>
      </w:r>
      <w:del w:id="1571" w:author="Editor" w:date="2026-09-25T09:00:00Z">
        <w:r>
          <w:delText xml:space="preserve">Pounds. Though not apparent, one</w:delText>
        </w:r>
      </w:del>
      <w:ins w:id="1572" w:author="Editor" w:date="2026-09-25T09:00:00Z">
        <w:r>
          <w:t xml:space="preserve">pounds. One</w:t>
        </w:r>
      </w:ins>
      <w:r>
        <w:t xml:space="preserve"> could see slight shades of hesitation on some of the </w:t>
      </w:r>
      <w:del w:id="1573" w:author="Editor" w:date="2026-09-25T09:00:00Z">
        <w:r>
          <w:delText xml:space="preserve">player’s</w:delText>
        </w:r>
      </w:del>
      <w:ins w:id="1574" w:author="Editor" w:date="2026-09-25T09:00:00Z">
        <w:r>
          <w:t xml:space="preserve">players’</w:t>
        </w:r>
      </w:ins>
      <w:r>
        <w:t xml:space="preserve"> faces. Regardless, everyone obliged, and the pot </w:t>
      </w:r>
      <w:del w:id="1575" w:author="Editor" w:date="2026-09-25T09:00:00Z">
        <w:r>
          <w:delText xml:space="preserve">was standing at 7.5 Million</w:delText>
        </w:r>
      </w:del>
      <w:ins w:id="1576" w:author="Editor" w:date="2026-09-25T09:00:00Z">
        <w:r>
          <w:t xml:space="preserve">stood at seven and a half million</w:t>
        </w:r>
      </w:ins>
      <w:r>
        <w:t xml:space="preserve"> pounds. It was time for everyone to look at the cards. Alberto, after seeing his cards</w:t>
      </w:r>
      <w:ins w:id="1577" w:author="Editor" w:date="2026-09-25T09:00:00Z">
        <w:r>
          <w:t xml:space="preserve">,</w:t>
        </w:r>
      </w:ins>
      <w:r>
        <w:t xml:space="preserve"> raised the stake to two million.</w:t>
      </w:r>
      <w:commentRangeEnd w:id="12"/>
      <w:r>
        <w:commentReference w:id="12"/>
      </w:r>
    </w:p>
    <w:p w14:paraId="456F98C3" w14:textId="77777777" w:rsidR="003E00DC" w:rsidRPr="003E00DC" w:rsidRDefault="003E00DC" w:rsidP="003E00DC">
      <w:del w:id="1578" w:author="Editor (Typography)" w:date="2026-09-25T09:00:00Z">
        <w:r>
          <w:delText xml:space="preserve">"</w:delText>
        </w:r>
      </w:del>
      <w:ins w:id="1579" w:author="Editor (Typography)" w:date="2026-09-25T09:00:00Z">
        <w:r>
          <w:t xml:space="preserve">“</w:t>
        </w:r>
      </w:ins>
      <w:r>
        <w:t xml:space="preserve">Looks like it</w:t>
      </w:r>
      <w:del w:id="1580" w:author="Editor (Typography)" w:date="2026-09-25T09:00:00Z">
        <w:r>
          <w:delText xml:space="preserve">'</w:delText>
        </w:r>
      </w:del>
      <w:ins w:id="1581" w:author="Editor (Typography)" w:date="2026-09-25T09:00:00Z">
        <w:r>
          <w:t xml:space="preserve">’</w:t>
        </w:r>
      </w:ins>
      <w:r>
        <w:t xml:space="preserve">s Alberto</w:t>
      </w:r>
      <w:del w:id="1582" w:author="Editor (Typography)" w:date="2026-09-25T09:00:00Z">
        <w:r>
          <w:delText xml:space="preserve">'</w:delText>
        </w:r>
      </w:del>
      <w:ins w:id="1583" w:author="Editor (Typography)" w:date="2026-09-25T09:00:00Z">
        <w:r>
          <w:t xml:space="preserve">’</w:t>
        </w:r>
      </w:ins>
      <w:r>
        <w:t xml:space="preserve">s day today.</w:t>
      </w:r>
      <w:del w:id="1584" w:author="Editor (Typography)" w:date="2026-09-25T09:00:00Z">
        <w:r>
          <w:delText xml:space="preserve">"</w:delText>
        </w:r>
      </w:del>
      <w:ins w:id="1585" w:author="Editor (Typography)" w:date="2026-09-25T09:00:00Z">
        <w:r>
          <w:t xml:space="preserve">”</w:t>
        </w:r>
      </w:ins>
      <w:r>
        <w:t xml:space="preserve"> </w:t>
      </w:r>
      <w:del w:id="1586" w:author="Editor" w:date="2026-09-25T09:00:00Z">
        <w:r>
          <w:delText xml:space="preserve">That’s</w:delText>
        </w:r>
      </w:del>
      <w:ins w:id="1587" w:author="Editor" w:date="2026-09-25T09:00:00Z">
        <w:r>
          <w:t xml:space="preserve">That was</w:t>
        </w:r>
      </w:ins>
      <w:r>
        <w:t xml:space="preserve"> how Rita felt</w:t>
      </w:r>
      <w:ins w:id="1588" w:author="Editor" w:date="2026-09-25T09:00:00Z">
        <w:r>
          <w:t xml:space="preserve">,</w:t>
        </w:r>
      </w:ins>
      <w:r>
        <w:t xml:space="preserve"> observing the</w:t>
      </w:r>
      <w:del w:id="1589" w:author="Editor" w:date="2026-09-25T09:00:00Z">
        <w:r>
          <w:delText xml:space="preserve"> current</w:delText>
        </w:r>
      </w:del>
      <w:r>
        <w:t xml:space="preserve"> proceedings. With </w:t>
      </w:r>
      <w:del w:id="1590" w:author="Editor" w:date="2026-09-25T09:00:00Z">
        <w:r>
          <w:delText xml:space="preserve">dwindled</w:delText>
        </w:r>
      </w:del>
      <w:ins w:id="1591" w:author="Editor" w:date="2026-09-25T09:00:00Z">
        <w:r>
          <w:t xml:space="preserve">dwindling</w:t>
        </w:r>
      </w:ins>
      <w:r>
        <w:t xml:space="preserve"> hope, she kept watching Alberto. Unlike last time</w:t>
      </w:r>
      <w:ins w:id="1592" w:author="Editor" w:date="2026-09-25T09:00:00Z">
        <w:r>
          <w:t xml:space="preserve">,</w:t>
        </w:r>
      </w:ins>
      <w:r>
        <w:t xml:space="preserve"> he hadn’t crossed his legs, but he still took a chip and started rotating </w:t>
      </w:r>
      <w:ins w:id="1593" w:author="Editor" w:date="2026-09-25T09:00:00Z">
        <w:r>
          <w:t xml:space="preserve">it </w:t>
        </w:r>
      </w:ins>
      <w:r>
        <w:t xml:space="preserve">between his fingers. Her mind was racing</w:t>
      </w:r>
      <w:del w:id="1594" w:author="Editor" w:date="2026-09-25T09:00:00Z">
        <w:r>
          <w:delText xml:space="preserve">; it</w:delText>
        </w:r>
      </w:del>
      <w:ins w:id="1595" w:author="Editor" w:date="2026-09-25T09:00:00Z">
        <w:r>
          <w:t xml:space="preserve">. It</w:t>
        </w:r>
      </w:ins>
      <w:r>
        <w:t xml:space="preserve"> must be a cue</w:t>
      </w:r>
      <w:del w:id="1596" w:author="Editor" w:date="2026-09-25T09:00:00Z">
        <w:r>
          <w:delText xml:space="preserve"> but</w:delText>
        </w:r>
      </w:del>
      <w:ins w:id="1597" w:author="Editor" w:date="2026-09-25T09:00:00Z">
        <w:r>
          <w:t xml:space="preserve">, but she</w:t>
        </w:r>
      </w:ins>
      <w:r>
        <w:t xml:space="preserve"> couldn’t figure </w:t>
      </w:r>
      <w:del w:id="1598" w:author="Editor" w:date="2026-09-25T09:00:00Z">
        <w:r>
          <w:delText xml:space="preserve">out anything</w:delText>
        </w:r>
      </w:del>
      <w:ins w:id="1599" w:author="Editor" w:date="2026-09-25T09:00:00Z">
        <w:r>
          <w:t xml:space="preserve">it out</w:t>
        </w:r>
      </w:ins>
      <w:r>
        <w:t xml:space="preserve">. It was Benedikt’s turn</w:t>
      </w:r>
      <w:ins w:id="1600" w:author="Editor" w:date="2026-09-25T09:00:00Z">
        <w:r>
          <w:t xml:space="preserve">,</w:t>
        </w:r>
      </w:ins>
      <w:r>
        <w:t xml:space="preserve"> and he surprised everyone by raising the </w:t>
      </w:r>
      <w:del w:id="1601" w:author="Editor" w:date="2026-09-25T09:00:00Z">
        <w:r>
          <w:delText xml:space="preserve">stakes</w:delText>
        </w:r>
      </w:del>
      <w:ins w:id="1602" w:author="Editor" w:date="2026-09-25T09:00:00Z">
        <w:r>
          <w:t xml:space="preserve">stake</w:t>
        </w:r>
      </w:ins>
      <w:r>
        <w:t xml:space="preserve"> to two and a half million </w:t>
      </w:r>
      <w:del w:id="1603" w:author="Editor" w:date="2026-09-25T09:00:00Z">
        <w:r>
          <w:delText xml:space="preserve">Pounds</w:delText>
        </w:r>
      </w:del>
      <w:ins w:id="1604" w:author="Editor" w:date="2026-09-25T09:00:00Z">
        <w:r>
          <w:t xml:space="preserve">pounds</w:t>
        </w:r>
      </w:ins>
      <w:r>
        <w:t xml:space="preserve">. Holger</w:t>
      </w:r>
      <w:del w:id="1605" w:author="Editor" w:date="2026-09-25T09:00:00Z">
        <w:r>
          <w:delText xml:space="preserve"> was</w:delText>
        </w:r>
      </w:del>
      <w:ins w:id="1606" w:author="Editor" w:date="2026-09-25T09:00:00Z">
        <w:r>
          <w:t xml:space="preserve">,</w:t>
        </w:r>
      </w:ins>
      <w:r>
        <w:t xml:space="preserve"> already shaking his head</w:t>
      </w:r>
      <w:del w:id="1607" w:author="Editor" w:date="2026-09-25T09:00:00Z">
        <w:r>
          <w:delText xml:space="preserve"> and</w:delText>
        </w:r>
      </w:del>
      <w:ins w:id="1608" w:author="Editor" w:date="2026-09-25T09:00:00Z">
        <w:r>
          <w:t xml:space="preserve">,</w:t>
        </w:r>
      </w:ins>
      <w:r>
        <w:t xml:space="preserve"> called it quits. Robinson followed </w:t>
      </w:r>
      <w:del w:id="1609" w:author="Editor" w:date="2026-09-25T09:00:00Z">
        <w:r>
          <w:delText xml:space="preserve">the </w:delText>
        </w:r>
      </w:del>
      <w:r>
        <w:t xml:space="preserve">suit</w:t>
      </w:r>
      <w:del w:id="1610" w:author="Editor" w:date="2026-09-25T09:00:00Z">
        <w:r>
          <w:delText xml:space="preserve"> as well</w:delText>
        </w:r>
      </w:del>
      <w:r>
        <w:t xml:space="preserve">. </w:t>
      </w:r>
      <w:del w:id="1611" w:author="Editor (Names)" w:date="2026-09-25T09:00:00Z">
        <w:r>
          <w:delText xml:space="preserve">Andrea</w:delText>
        </w:r>
      </w:del>
      <w:ins w:id="1612" w:author="Editor (Names)" w:date="2026-09-25T09:00:00Z">
        <w:r>
          <w:t xml:space="preserve">Ingrid</w:t>
        </w:r>
      </w:ins>
      <w:r>
        <w:t xml:space="preserve"> picked</w:t>
      </w:r>
      <w:ins w:id="1613" w:author="Editor" w:date="2026-09-25T09:00:00Z">
        <w:r>
          <w:t xml:space="preserve"> up</w:t>
        </w:r>
      </w:ins>
      <w:r>
        <w:t xml:space="preserve"> her cards for the second time</w:t>
      </w:r>
      <w:ins w:id="1614" w:author="Editor" w:date="2026-09-25T09:00:00Z">
        <w:r>
          <w:t xml:space="preserve">,</w:t>
        </w:r>
      </w:ins>
      <w:r>
        <w:t xml:space="preserve"> and after pondering for a while</w:t>
      </w:r>
      <w:ins w:id="1615" w:author="Editor" w:date="2026-09-25T09:00:00Z">
        <w:r>
          <w:t xml:space="preserve">,</w:t>
        </w:r>
      </w:ins>
      <w:r>
        <w:t xml:space="preserve"> she raised the stake by three million </w:t>
      </w:r>
      <w:del w:id="1616" w:author="Editor" w:date="2026-09-25T09:00:00Z">
        <w:r>
          <w:delText xml:space="preserve">Pounds</w:delText>
        </w:r>
      </w:del>
      <w:ins w:id="1617" w:author="Editor" w:date="2026-09-25T09:00:00Z">
        <w:r>
          <w:t xml:space="preserve">pounds</w:t>
        </w:r>
      </w:ins>
      <w:r>
        <w:t xml:space="preserve">. Rita knew </w:t>
      </w:r>
      <w:del w:id="1618" w:author="Editor (Names)" w:date="2026-09-25T09:00:00Z">
        <w:r>
          <w:delText xml:space="preserve">Andrea</w:delText>
        </w:r>
      </w:del>
      <w:ins w:id="1619" w:author="Editor (Names)" w:date="2026-09-25T09:00:00Z">
        <w:r>
          <w:t xml:space="preserve">Ingrid</w:t>
        </w:r>
      </w:ins>
      <w:r>
        <w:t xml:space="preserve"> had good cards. However, it hardly deterred Alberto from raising the stake by three and a half million. The game was becoming fierce, and it was almost </w:t>
      </w:r>
      <w:del w:id="1620" w:author="Editor" w:date="2026-09-25T09:00:00Z">
        <w:r>
          <w:delText xml:space="preserve">sure</w:delText>
        </w:r>
      </w:del>
      <w:ins w:id="1621" w:author="Editor" w:date="2026-09-25T09:00:00Z">
        <w:r>
          <w:t xml:space="preserve">certain that</w:t>
        </w:r>
      </w:ins>
      <w:r>
        <w:t xml:space="preserve"> most of them would be out of the tournament soon.</w:t>
      </w:r>
    </w:p>
    <w:p w14:paraId="65444DF9" w14:textId="77777777" w:rsidR="003E00DC" w:rsidRPr="003E00DC" w:rsidRDefault="003E00DC" w:rsidP="003E00DC">
      <w:r>
        <w:t xml:space="preserve">Alberto </w:t>
      </w:r>
      <w:del w:id="1622" w:author="Editor" w:date="2026-09-25T09:00:00Z">
        <w:r>
          <w:delText xml:space="preserve">moved his sitting</w:delText>
        </w:r>
      </w:del>
      <w:ins w:id="1623" w:author="Editor" w:date="2026-09-25T09:00:00Z">
        <w:r>
          <w:t xml:space="preserve">shifted his</w:t>
        </w:r>
      </w:ins>
      <w:r>
        <w:t xml:space="preserve"> posture, and Rita got the cue she was looking for. </w:t>
      </w:r>
      <w:del w:id="1624" w:author="Editor" w:date="2026-09-25T09:00:00Z">
        <w:r>
          <w:delText xml:space="preserve">Though futile, yet she</w:delText>
        </w:r>
      </w:del>
      <w:ins w:id="1625" w:author="Editor" w:date="2026-09-25T09:00:00Z">
        <w:r>
          <w:t xml:space="preserve">She</w:t>
        </w:r>
      </w:ins>
      <w:r>
        <w:t xml:space="preserve"> observed two things</w:t>
      </w:r>
      <w:del w:id="1626" w:author="Editor" w:date="2026-09-25T09:00:00Z">
        <w:r>
          <w:delText xml:space="preserve">, which was</w:delText>
        </w:r>
      </w:del>
      <w:ins w:id="1627" w:author="Editor" w:date="2026-09-25T09:00:00Z">
        <w:r>
          <w:t xml:space="preserve"> that were</w:t>
        </w:r>
      </w:ins>
      <w:r>
        <w:t xml:space="preserve"> different from before. First, he crossed his </w:t>
      </w:r>
      <w:del w:id="1628" w:author="Editor" w:date="2026-09-25T09:00:00Z">
        <w:r>
          <w:delText xml:space="preserve">leg</w:delText>
        </w:r>
      </w:del>
      <w:ins w:id="1629" w:author="Editor" w:date="2026-09-25T09:00:00Z">
        <w:r>
          <w:t xml:space="preserve">legs</w:t>
        </w:r>
      </w:ins>
      <w:r>
        <w:t xml:space="preserve"> only after seeing his cards, unlike last time</w:t>
      </w:r>
      <w:ins w:id="1630" w:author="Editor" w:date="2026-09-25T09:00:00Z">
        <w:r>
          <w:t xml:space="preserve">,</w:t>
        </w:r>
      </w:ins>
      <w:r>
        <w:t xml:space="preserve"> when he </w:t>
      </w:r>
      <w:ins w:id="1631" w:author="Editor" w:date="2026-09-25T09:00:00Z">
        <w:r>
          <w:t xml:space="preserve">had </w:t>
        </w:r>
      </w:ins>
      <w:r>
        <w:t xml:space="preserve">crossed </w:t>
      </w:r>
      <w:del w:id="1632" w:author="Editor" w:date="2026-09-25T09:00:00Z">
        <w:r>
          <w:delText xml:space="preserve">the leg</w:delText>
        </w:r>
      </w:del>
      <w:ins w:id="1633" w:author="Editor" w:date="2026-09-25T09:00:00Z">
        <w:r>
          <w:t xml:space="preserve">them</w:t>
        </w:r>
      </w:ins>
      <w:r>
        <w:t xml:space="preserve"> from the beginning. Also, this time he crossed his left leg over his right. She couldn’t resist </w:t>
      </w:r>
      <w:del w:id="1634" w:author="Editor" w:date="2026-09-25T09:00:00Z">
        <w:r>
          <w:delText xml:space="preserve">herself </w:delText>
        </w:r>
      </w:del>
      <w:r>
        <w:t xml:space="preserve">and succumbed to her intuition. </w:t>
      </w:r>
      <w:del w:id="1635" w:author="Editor" w:date="2026-09-25T09:00:00Z">
        <w:r>
          <w:delText xml:space="preserve">Moreover, her contention was</w:delText>
        </w:r>
      </w:del>
      <w:ins w:id="1636" w:author="Editor" w:date="2026-09-25T09:00:00Z">
        <w:r>
          <w:t xml:space="preserve">Besides, she was sure</w:t>
        </w:r>
      </w:ins>
      <w:r>
        <w:t xml:space="preserve"> Benedikt wanted her to speak her mind.</w:t>
      </w:r>
    </w:p>
    <w:p w14:paraId="08704132" w14:textId="77777777" w:rsidR="003E00DC" w:rsidRPr="003E00DC" w:rsidRDefault="003E00DC" w:rsidP="003E00DC">
      <w:commentRangeStart w:id="13"/>
      <w:del w:id="1637" w:author="Editor (Typography)" w:date="2026-09-25T09:00:00Z">
        <w:r>
          <w:delText xml:space="preserve">"</w:delText>
        </w:r>
      </w:del>
      <w:ins w:id="1638" w:author="Editor (Typography)" w:date="2026-09-25T09:00:00Z">
        <w:r>
          <w:t xml:space="preserve">“</w:t>
        </w:r>
      </w:ins>
      <w:r>
        <w:t xml:space="preserve">I am sure it is a half bluff. He has the cards, but not high in the order</w:t>
      </w:r>
      <w:del w:id="1639" w:author="Editor" w:date="2026-09-25T09:00:00Z">
        <w:r>
          <w:delText xml:space="preserve">".</w:delText>
        </w:r>
      </w:del>
      <w:ins w:id="1640" w:author="Editor" w:date="2026-09-25T09:00:00Z">
        <w:r>
          <w:t xml:space="preserve">.”</w:t>
        </w:r>
      </w:ins>
      <w:r>
        <w:t xml:space="preserve"> Benedikt refrained from uttering </w:t>
      </w:r>
      <w:del w:id="1641" w:author="Editor" w:date="2026-09-25T09:00:00Z">
        <w:r>
          <w:delText xml:space="preserve">any</w:delText>
        </w:r>
      </w:del>
      <w:ins w:id="1642" w:author="Editor" w:date="2026-09-25T09:00:00Z">
        <w:r>
          <w:t xml:space="preserve">a</w:t>
        </w:r>
      </w:ins>
      <w:r>
        <w:t xml:space="preserve"> word, but his action brought </w:t>
      </w:r>
      <w:ins w:id="1643" w:author="Editor" w:date="2026-09-25T09:00:00Z">
        <w:r>
          <w:t xml:space="preserve">her </w:t>
        </w:r>
      </w:ins>
      <w:r>
        <w:t xml:space="preserve">both</w:t>
      </w:r>
      <w:del w:id="1644" w:author="Editor" w:date="2026-09-25T09:00:00Z">
        <w:r>
          <w:delText xml:space="preserve">,</w:delText>
        </w:r>
      </w:del>
      <w:r>
        <w:t xml:space="preserve"> a sense of achievement</w:t>
      </w:r>
      <w:del w:id="1645" w:author="Editor" w:date="2026-09-25T09:00:00Z">
        <w:r>
          <w:delText xml:space="preserve">,</w:delText>
        </w:r>
      </w:del>
      <w:r>
        <w:t xml:space="preserve"> and a surge of nervousness</w:t>
      </w:r>
      <w:del w:id="1646" w:author="Editor" w:date="2026-09-25T09:00:00Z">
        <w:r>
          <w:delText xml:space="preserve"> to her</w:delText>
        </w:r>
      </w:del>
      <w:r>
        <w:t xml:space="preserve">. He went with an all-in stake. She couldn’t believe her eyes</w:t>
      </w:r>
      <w:del w:id="1647" w:author="Editor" w:date="2026-09-25T09:00:00Z">
        <w:r>
          <w:delText xml:space="preserve">; high stake</w:delText>
        </w:r>
      </w:del>
      <w:ins w:id="1648" w:author="Editor" w:date="2026-09-25T09:00:00Z">
        <w:r>
          <w:t xml:space="preserve">. High-stakes</w:t>
        </w:r>
      </w:ins>
      <w:r>
        <w:t xml:space="preserve"> money was rolling in</w:t>
      </w:r>
      <w:del w:id="1649" w:author="Editor" w:date="2026-09-25T09:00:00Z">
        <w:r>
          <w:delText xml:space="preserve"> with grit</w:delText>
        </w:r>
      </w:del>
      <w:r>
        <w:t xml:space="preserve">. </w:t>
      </w:r>
      <w:del w:id="1650" w:author="Editor (Names)" w:date="2026-09-25T09:00:00Z">
        <w:r>
          <w:delText xml:space="preserve">Andrea</w:delText>
        </w:r>
      </w:del>
      <w:ins w:id="1651" w:author="Editor (Names)" w:date="2026-09-25T09:00:00Z">
        <w:r>
          <w:t xml:space="preserve">Ingrid</w:t>
        </w:r>
      </w:ins>
      <w:r>
        <w:t xml:space="preserve"> </w:t>
      </w:r>
      <w:del w:id="1652" w:author="Editor" w:date="2026-09-25T09:00:00Z">
        <w:r>
          <w:delText xml:space="preserve">couldn’t</w:delText>
        </w:r>
      </w:del>
      <w:ins w:id="1653" w:author="Editor" w:date="2026-09-25T09:00:00Z">
        <w:r>
          <w:t xml:space="preserve">didn’t</w:t>
        </w:r>
      </w:ins>
      <w:r>
        <w:t xml:space="preserve"> dare to go any further and saved her remaining chips for the next game. The battle was again between Alberto and Benedikt. Alberto decided to go with an all-in, forcing Benedikt to show his cards. Everyone held their breath as the pile was over </w:t>
      </w:r>
      <w:ins w:id="1654" w:author="Editor" w:date="2026-09-25T09:00:00Z">
        <w:r>
          <w:t xml:space="preserve">a </w:t>
        </w:r>
      </w:ins>
      <w:r>
        <w:t xml:space="preserve">whopping </w:t>
      </w:r>
      <w:del w:id="1655" w:author="Editor" w:date="2026-09-25T09:00:00Z">
        <w:r>
          <w:delText xml:space="preserve">thirty-five</w:delText>
        </w:r>
      </w:del>
      <w:ins w:id="1656" w:author="Editor" w:date="2026-09-25T09:00:00Z">
        <w:r>
          <w:t xml:space="preserve">twenty</w:t>
        </w:r>
      </w:ins>
      <w:r>
        <w:t xml:space="preserve"> million </w:t>
      </w:r>
      <w:del w:id="1657" w:author="Editor" w:date="2026-09-25T09:00:00Z">
        <w:r>
          <w:delText xml:space="preserve">Pounds!!</w:delText>
        </w:r>
      </w:del>
      <w:ins w:id="1658" w:author="Editor" w:date="2026-09-25T09:00:00Z">
        <w:r>
          <w:t xml:space="preserve">pounds.</w:t>
        </w:r>
      </w:ins>
      <w:commentRangeEnd w:id="13"/>
      <w:r>
        <w:commentReference w:id="13"/>
      </w:r>
    </w:p>
    <w:p w14:paraId="5581D8AE" w14:textId="77777777" w:rsidR="003E00DC" w:rsidRPr="003E00DC" w:rsidRDefault="003E00DC" w:rsidP="003E00DC">
      <w:commentRangeStart w:id="14"/>
      <w:r>
        <w:t xml:space="preserve">Benedikt opened </w:t>
      </w:r>
      <w:del w:id="1659" w:author="Editor" w:date="2026-09-25T09:00:00Z">
        <w:r>
          <w:delText xml:space="preserve">the</w:delText>
        </w:r>
      </w:del>
      <w:ins w:id="1660" w:author="Editor" w:date="2026-09-25T09:00:00Z">
        <w:r>
          <w:t xml:space="preserve">his</w:t>
        </w:r>
      </w:ins>
      <w:r>
        <w:t xml:space="preserve"> first two cards, </w:t>
      </w:r>
      <w:ins w:id="1661" w:author="Editor" w:date="2026-09-25T09:00:00Z">
        <w:r>
          <w:t xml:space="preserve">the </w:t>
        </w:r>
      </w:ins>
      <w:r>
        <w:t xml:space="preserve">five of hearts and</w:t>
      </w:r>
      <w:ins w:id="1662" w:author="Editor" w:date="2026-09-25T09:00:00Z">
        <w:r>
          <w:t xml:space="preserve"> the</w:t>
        </w:r>
      </w:ins>
      <w:r>
        <w:t xml:space="preserve"> seven of clubs. Alberto smiled and put forward his two kings. Now it was Benedikt’s turn. All eyes were on him. He revealed his next three cards as slowly as he could</w:t>
      </w:r>
      <w:del w:id="1663" w:author="Editor" w:date="2026-09-25T09:00:00Z">
        <w:r>
          <w:delText xml:space="preserve">, raising the mercury to the height of insanity</w:delText>
        </w:r>
      </w:del>
      <w:r>
        <w:t xml:space="preserve">. He had a six of clubs, </w:t>
      </w:r>
      <w:ins w:id="1664" w:author="Editor" w:date="2026-09-25T09:00:00Z">
        <w:r>
          <w:t xml:space="preserve">an </w:t>
        </w:r>
      </w:ins>
      <w:r>
        <w:t xml:space="preserve">eight of diamonds and </w:t>
      </w:r>
      <w:ins w:id="1665" w:author="Editor" w:date="2026-09-25T09:00:00Z">
        <w:r>
          <w:t xml:space="preserve">a </w:t>
        </w:r>
      </w:ins>
      <w:r>
        <w:t xml:space="preserve">nine of hearts</w:t>
      </w:r>
      <w:del w:id="1666" w:author="Editor" w:date="2026-09-25T09:00:00Z">
        <w:r>
          <w:delText xml:space="preserve">, it was</w:delText>
        </w:r>
      </w:del>
      <w:ins w:id="1667" w:author="Editor" w:date="2026-09-25T09:00:00Z">
        <w:r>
          <w:t xml:space="preserve">. It was a</w:t>
        </w:r>
      </w:ins>
      <w:r>
        <w:t xml:space="preserve"> straight! </w:t>
      </w:r>
      <w:del w:id="1668" w:author="Editor" w:date="2026-09-25T09:00:00Z">
        <w:r>
          <w:delText xml:space="preserve">The entire</w:delText>
        </w:r>
      </w:del>
      <w:ins w:id="1669" w:author="Editor" w:date="2026-09-25T09:00:00Z">
        <w:r>
          <w:t xml:space="preserve">All</w:t>
        </w:r>
      </w:ins>
      <w:r>
        <w:t xml:space="preserve"> attention shifted to Alberto. Could he pull the game? He appeared pale and his visage flinched. All he had was one more king</w:t>
      </w:r>
      <w:ins w:id="1670" w:author="Editor" w:date="2026-09-25T09:00:00Z">
        <w:r>
          <w:t xml:space="preserve">, a queen</w:t>
        </w:r>
      </w:ins>
      <w:r>
        <w:t xml:space="preserve"> and a </w:t>
      </w:r>
      <w:del w:id="1671" w:author="Editor" w:date="2026-09-25T09:00:00Z">
        <w:r>
          <w:delText xml:space="preserve">pair of a queen,</w:delText>
        </w:r>
      </w:del>
      <w:ins w:id="1672" w:author="Editor" w:date="2026-09-25T09:00:00Z">
        <w:r>
          <w:t xml:space="preserve">four. Three kings were</w:t>
        </w:r>
      </w:ins>
      <w:r>
        <w:t xml:space="preserve"> not enough to pull the game away from Benedikt.</w:t>
      </w:r>
      <w:commentRangeEnd w:id="14"/>
      <w:r>
        <w:commentReference w:id="14"/>
      </w:r>
    </w:p>
    <w:p w14:paraId="716269EB" w14:textId="77777777" w:rsidR="003E00DC" w:rsidRPr="003E00DC" w:rsidRDefault="003E00DC" w:rsidP="003E00DC">
      <w:commentRangeStart w:id="15"/>
      <w:r>
        <w:t xml:space="preserve">With</w:t>
      </w:r>
      <w:ins w:id="1673" w:author="Editor" w:date="2026-09-25T09:00:00Z">
        <w:r>
          <w:t xml:space="preserve"> the</w:t>
        </w:r>
      </w:ins>
      <w:r>
        <w:t xml:space="preserve"> other players</w:t>
      </w:r>
      <w:del w:id="1674" w:author="Editor" w:date="2026-09-25T09:00:00Z">
        <w:r>
          <w:delText xml:space="preserve">’</w:delText>
        </w:r>
      </w:del>
      <w:r>
        <w:t xml:space="preserve"> significantly down and Alberto </w:t>
      </w:r>
      <w:del w:id="1675" w:author="Editor" w:date="2026-09-25T09:00:00Z">
        <w:r>
          <w:delText xml:space="preserve">out of the game</w:delText>
        </w:r>
      </w:del>
      <w:ins w:id="1676" w:author="Editor" w:date="2026-09-25T09:00:00Z">
        <w:r>
          <w:t xml:space="preserve">badly weakened</w:t>
        </w:r>
      </w:ins>
      <w:r>
        <w:t xml:space="preserve">, Benedikt was heading towards a clear win</w:t>
      </w:r>
      <w:del w:id="1677" w:author="Editor" w:date="2026-09-25T09:00:00Z">
        <w:r>
          <w:delText xml:space="preserve"> over others</w:delText>
        </w:r>
      </w:del>
      <w:r>
        <w:t xml:space="preserve">. Like always</w:t>
      </w:r>
      <w:ins w:id="1678" w:author="Editor" w:date="2026-09-25T09:00:00Z">
        <w:r>
          <w:t xml:space="preserve">,</w:t>
        </w:r>
      </w:ins>
      <w:r>
        <w:t xml:space="preserve"> he gave nothing away. The dealer called the game off for the night</w:t>
      </w:r>
      <w:del w:id="1679" w:author="Editor" w:date="2026-09-25T09:00:00Z">
        <w:r>
          <w:delText xml:space="preserve"> only</w:delText>
        </w:r>
      </w:del>
      <w:ins w:id="1680" w:author="Editor" w:date="2026-09-25T09:00:00Z">
        <w:r>
          <w:t xml:space="preserve">,</w:t>
        </w:r>
      </w:ins>
      <w:r>
        <w:t xml:space="preserve"> to be reconvened </w:t>
      </w:r>
      <w:del w:id="1681" w:author="Editor" w:date="2026-09-25T09:00:00Z">
        <w:r>
          <w:delText xml:space="preserve">tomorrow</w:delText>
        </w:r>
      </w:del>
      <w:ins w:id="1682" w:author="Editor" w:date="2026-09-25T09:00:00Z">
        <w:r>
          <w:t xml:space="preserve">the next day</w:t>
        </w:r>
      </w:ins>
      <w:r>
        <w:t xml:space="preserve">. Benedikt left his seat, passed a </w:t>
      </w:r>
      <w:del w:id="1683" w:author="Editor" w:date="2026-09-25T09:00:00Z">
        <w:r>
          <w:delText xml:space="preserve">frail</w:delText>
        </w:r>
      </w:del>
      <w:ins w:id="1684" w:author="Editor" w:date="2026-09-25T09:00:00Z">
        <w:r>
          <w:t xml:space="preserve">faint</w:t>
        </w:r>
      </w:ins>
      <w:r>
        <w:t xml:space="preserve"> smile to his fellow contestants and dashed out of the room with his prized possession, Rita.</w:t>
      </w:r>
      <w:commentRangeEnd w:id="15"/>
      <w:r>
        <w:commentReference w:id="15"/>
      </w:r>
    </w:p>
    <w:p w14:paraId="67864CFC" w14:textId="77777777" w:rsidR="003E00DC" w:rsidRPr="003E00DC" w:rsidRDefault="003E00DC" w:rsidP="003E00DC">
      <w:del w:id="1685" w:author="Editor (Typography)" w:date="2026-09-25T09:00:00Z">
        <w:r>
          <w:delText xml:space="preserve">"</w:delText>
        </w:r>
      </w:del>
      <w:ins w:id="1686" w:author="Editor (Typography)" w:date="2026-09-25T09:00:00Z">
        <w:r>
          <w:t xml:space="preserve">“</w:t>
        </w:r>
      </w:ins>
      <w:r>
        <w:t xml:space="preserve">It </w:t>
      </w:r>
      <w:del w:id="1687" w:author="Editor" w:date="2026-09-25T09:00:00Z">
        <w:r>
          <w:delText xml:space="preserve">was</w:delText>
        </w:r>
      </w:del>
      <w:ins w:id="1688" w:author="Editor" w:date="2026-09-25T09:00:00Z">
        <w:r>
          <w:t xml:space="preserve">has been</w:t>
        </w:r>
      </w:ins>
      <w:r>
        <w:t xml:space="preserve"> a long night. May I offer you a drink at my place?</w:t>
      </w:r>
      <w:del w:id="1689" w:author="Editor (Typography)" w:date="2026-09-25T09:00:00Z">
        <w:r>
          <w:delText xml:space="preserve">"</w:delText>
        </w:r>
      </w:del>
      <w:ins w:id="1690" w:author="Editor (Typography)" w:date="2026-09-25T09:00:00Z">
        <w:r>
          <w:t xml:space="preserve">”</w:t>
        </w:r>
      </w:ins>
      <w:r>
        <w:t xml:space="preserve"> </w:t>
      </w:r>
      <w:del w:id="1691" w:author="Editor" w:date="2026-09-25T09:00:00Z">
        <w:r>
          <w:delText xml:space="preserve">there</w:delText>
        </w:r>
      </w:del>
      <w:ins w:id="1692" w:author="Editor" w:date="2026-09-25T09:00:00Z">
        <w:r>
          <w:t xml:space="preserve">There</w:t>
        </w:r>
      </w:ins>
      <w:r>
        <w:t xml:space="preserve"> was a clear hint of curiosity in his </w:t>
      </w:r>
      <w:del w:id="1693" w:author="Editor (Spelling)" w:date="2026-09-25T09:00:00Z">
        <w:r>
          <w:delText xml:space="preserve">demeanor</w:delText>
        </w:r>
      </w:del>
      <w:ins w:id="1694" w:author="Editor (Spelling)" w:date="2026-09-25T09:00:00Z">
        <w:r>
          <w:t xml:space="preserve">demeanour</w:t>
        </w:r>
      </w:ins>
      <w:r>
        <w:t xml:space="preserve"> as he put forth his suggestion.</w:t>
      </w:r>
    </w:p>
    <w:p w14:paraId="2644600D" w14:textId="004C3483" w:rsidR="003E00DC" w:rsidRPr="003E00DC" w:rsidRDefault="003E00DC" w:rsidP="003E00DC">
      <w:r>
        <w:t xml:space="preserve">Rita couldn’t believe her ears. It was like pieces of a puzzle coming together. Keeping her excitement under control</w:t>
      </w:r>
      <w:del w:id="1695" w:author="Editor" w:date="2026-09-25T09:00:00Z">
        <w:r>
          <w:delText xml:space="preserve"> she rejoinders</w:delText>
        </w:r>
      </w:del>
      <w:ins w:id="1696" w:author="Editor" w:date="2026-09-25T09:00:00Z">
        <w:r>
          <w:t xml:space="preserve">, she responded</w:t>
        </w:r>
      </w:ins>
      <w:r>
        <w:t xml:space="preserve"> with a distinct smile, </w:t>
      </w:r>
      <w:del w:id="1697" w:author="Editor (Typography)" w:date="2026-09-25T09:00:00Z">
        <w:r>
          <w:delText xml:space="preserve">"</w:delText>
        </w:r>
      </w:del>
      <w:ins w:id="1698" w:author="Editor (Typography)" w:date="2026-09-25T09:00:00Z">
        <w:r>
          <w:t xml:space="preserve">“</w:t>
        </w:r>
      </w:ins>
      <w:r>
        <w:t xml:space="preserve">I would love to.</w:t>
      </w:r>
      <w:del w:id="1699" w:author="Editor (Typography)" w:date="2026-09-25T09:00:00Z">
        <w:r>
          <w:delText xml:space="preserve">"</w:delText>
        </w:r>
      </w:del>
      <w:ins w:id="1700" w:author="Editor (Typography)" w:date="2026-09-25T09:00:00Z">
        <w:r>
          <w:t xml:space="preserve">”</w:t>
        </w:r>
      </w:ins>
    </w:p>
    <w:p w14:paraId="282599E8" w14:textId="77777777" w:rsidR="003E00DC" w:rsidRPr="003E00DC" w:rsidRDefault="003E00DC" w:rsidP="003E00DC">
      <w:commentRangeStart w:id="17"/>
      <w:commentRangeStart w:id="16"/>
      <w:r>
        <w:t xml:space="preserve">As soon as they left the room</w:t>
      </w:r>
      <w:ins w:id="1701" w:author="Editor" w:date="2026-09-25T09:00:00Z">
        <w:r>
          <w:t xml:space="preserve">,</w:t>
        </w:r>
      </w:ins>
      <w:r>
        <w:t xml:space="preserve"> the two escorts magically appeared and guided them to the executive elevator bank. They took the </w:t>
      </w:r>
      <w:del w:id="1702" w:author="Editor" w:date="2026-09-25T09:00:00Z">
        <w:r>
          <w:delText xml:space="preserve">elevators</w:delText>
        </w:r>
      </w:del>
      <w:ins w:id="1703" w:author="Editor" w:date="2026-09-25T09:00:00Z">
        <w:r>
          <w:t xml:space="preserve">elevator</w:t>
        </w:r>
      </w:ins>
      <w:r>
        <w:t xml:space="preserve"> to the 15</w:t>
      </w:r>
      <w:r>
        <w:rPr>
          <w:vertAlign w:val="superscript"/>
        </w:rPr>
        <w:t xml:space="preserve">th</w:t>
      </w:r>
      <w:r>
        <w:t xml:space="preserve"> floor. The high-speed elevator was moving with extreme velocity, </w:t>
      </w:r>
      <w:ins w:id="1704" w:author="Editor" w:date="2026-09-25T09:00:00Z">
        <w:r>
          <w:t xml:space="preserve">and </w:t>
        </w:r>
      </w:ins>
      <w:r>
        <w:t xml:space="preserve">so were her emotions. </w:t>
      </w:r>
      <w:del w:id="1705" w:author="Editor" w:date="2026-09-25T09:00:00Z">
        <w:r>
          <w:delText xml:space="preserve">The last</w:delText>
        </w:r>
      </w:del>
      <w:ins w:id="1706" w:author="Editor" w:date="2026-09-25T09:00:00Z">
        <w:r>
          <w:t xml:space="preserve">After</w:t>
        </w:r>
      </w:ins>
      <w:r>
        <w:t xml:space="preserve"> four years of </w:t>
      </w:r>
      <w:del w:id="1707" w:author="Editor" w:date="2026-09-25T09:00:00Z">
        <w:r>
          <w:delText xml:space="preserve">her </w:delText>
        </w:r>
      </w:del>
      <w:r>
        <w:t xml:space="preserve">meticulous planning and </w:t>
      </w:r>
      <w:del w:id="1708" w:author="Editor" w:date="2026-09-25T09:00:00Z">
        <w:r>
          <w:delText xml:space="preserve">her</w:delText>
        </w:r>
      </w:del>
      <w:ins w:id="1709" w:author="Editor" w:date="2026-09-25T09:00:00Z">
        <w:r>
          <w:t xml:space="preserve">a</w:t>
        </w:r>
      </w:ins>
      <w:r>
        <w:t xml:space="preserve"> painful</w:t>
      </w:r>
      <w:ins w:id="1710" w:author="Editor" w:date="2026-09-25T09:00:00Z">
        <w:r>
          <w:t xml:space="preserve">,</w:t>
        </w:r>
      </w:ins>
      <w:r>
        <w:t xml:space="preserve"> arduous wait</w:t>
      </w:r>
      <w:ins w:id="1711" w:author="Editor" w:date="2026-09-25T09:00:00Z">
        <w:r>
          <w:t xml:space="preserve">, she</w:t>
        </w:r>
      </w:ins>
      <w:r>
        <w:t xml:space="preserve"> was about to take the first step. Her emotions were getting the best of her. She was disconcerted</w:t>
      </w:r>
      <w:del w:id="1712" w:author="Editor" w:date="2026-09-25T09:00:00Z">
        <w:r>
          <w:delText xml:space="preserve">, confounded,</w:delText>
        </w:r>
      </w:del>
      <w:r>
        <w:t xml:space="preserve"> and was trying hard to conceal it from the prying eyes of Benedikt.</w:t>
      </w:r>
      <w:commentRangeEnd w:id="16"/>
      <w:r>
        <w:commentReference w:id="16"/>
      </w:r>
      <w:commentRangeEnd w:id="17"/>
      <w:r>
        <w:commentReference w:id="17"/>
      </w:r>
    </w:p>
    <w:bookmarkEnd w:id="6"/>
    <w:bookmarkEnd w:id="7"/>
    <w:p w14:paraId="6DB6B8C2" w14:textId="77777777" w:rsidR="006A7252" w:rsidRDefault="006A7252" w:rsidP="003E00DC">
      <w:r>
        <w:br w:type="page"/>
      </w:r>
    </w:p>
    <w:p w14:paraId="2B9778FD" w14:textId="6D095394" w:rsidR="00763273" w:rsidRDefault="00B70EC5" w:rsidP="00F56514">
      <w:pPr>
        <w:outlineLvl w:val="0"/>
        <w:rPr>
          <w:b/>
        </w:rPr>
      </w:pPr>
      <w:r>
        <w:rPr>
          <w:b/>
        </w:rPr>
        <w:lastRenderedPageBreak/>
        <w:t>Chapter 3</w:t>
      </w:r>
    </w:p>
    <w:p w14:paraId="22D9B900" w14:textId="3DB728EE" w:rsidR="00636997" w:rsidRPr="00636997" w:rsidRDefault="00636997" w:rsidP="00BD631B">
      <w:pPr>
        <w:rPr>
          <w:b/>
          <w:i/>
        </w:rPr>
      </w:pPr>
      <w:commentRangeStart w:id="18"/>
      <w:r>
        <w:rPr>
          <w:b/>
          <w:i/>
        </w:rPr>
        <w:t xml:space="preserve">11:00 PM </w:t>
      </w:r>
      <w:del w:id="1713" w:author="Editor" w:date="2026-09-25T09:00:00Z">
        <w:r>
          <w:rPr>
            <w:b/>
            <w:i/>
          </w:rPr>
          <w:delText xml:space="preserve">12</w:delText>
        </w:r>
        <w:r>
          <w:rPr>
            <w:b/>
            <w:i/>
            <w:vertAlign w:val="superscript"/>
          </w:rPr>
          <w:delText xml:space="preserve">th</w:delText>
        </w:r>
      </w:del>
      <w:ins w:id="1714" w:author="Editor" w:date="2026-09-25T09:00:00Z">
        <w:r>
          <w:rPr>
            <w:b/>
            <w:i/>
          </w:rPr>
          <w:t xml:space="preserve">14th</w:t>
        </w:r>
      </w:ins>
      <w:r>
        <w:rPr>
          <w:b/>
          <w:i/>
        </w:rPr>
        <w:t xml:space="preserve"> April 2014, </w:t>
      </w:r>
      <w:del w:id="1715" w:author="Editor" w:date="2026-09-25T09:00:00Z">
        <w:r>
          <w:rPr>
            <w:b/>
            <w:i/>
          </w:rPr>
          <w:delText xml:space="preserve">Stockholm</w:delText>
        </w:r>
      </w:del>
      <w:ins w:id="1716" w:author="Editor" w:date="2026-09-25T09:00:00Z">
        <w:r>
          <w:rPr>
            <w:b/>
            <w:i/>
          </w:rPr>
          <w:t xml:space="preserve">Helsingør</w:t>
        </w:r>
      </w:ins>
      <w:r>
        <w:rPr>
          <w:b/>
          <w:i/>
        </w:rPr>
        <w:t xml:space="preserve">, Denmark</w:t>
      </w:r>
      <w:commentRangeEnd w:id="18"/>
      <w:r>
        <w:commentReference w:id="18"/>
      </w:r>
    </w:p>
    <w:p w14:paraId="355ACC3F" w14:textId="77777777" w:rsidR="0021081B" w:rsidRPr="0021081B" w:rsidRDefault="0021081B" w:rsidP="0021081B">
      <w:r>
        <w:t xml:space="preserve">The </w:t>
      </w:r>
      <w:del w:id="1717" w:author="Editor" w:date="2026-09-25T09:00:00Z">
        <w:r>
          <w:delText xml:space="preserve">Elevator</w:delText>
        </w:r>
      </w:del>
      <w:ins w:id="1718" w:author="Editor" w:date="2026-09-25T09:00:00Z">
        <w:r>
          <w:t xml:space="preserve">elevator</w:t>
        </w:r>
      </w:ins>
      <w:r>
        <w:t xml:space="preserve"> opened to a </w:t>
      </w:r>
      <w:del w:id="1719" w:author="Editor" w:date="2026-09-25T09:00:00Z">
        <w:r>
          <w:delText xml:space="preserve">grandeur</w:delText>
        </w:r>
      </w:del>
      <w:ins w:id="1720" w:author="Editor" w:date="2026-09-25T09:00:00Z">
        <w:r>
          <w:t xml:space="preserve">grand</w:t>
        </w:r>
      </w:ins>
      <w:r>
        <w:t xml:space="preserve"> hallway. The corridor was laced with cameras covering every inch of the hallway. There were men in dark suits guarding the passage</w:t>
      </w:r>
      <w:del w:id="1721" w:author="Editor" w:date="2026-09-25T09:00:00Z">
        <w:r>
          <w:delText xml:space="preserve"> like a king's castle</w:delText>
        </w:r>
      </w:del>
      <w:r>
        <w:t xml:space="preserve">. The aura of the place was overwhelming, making Rita visibly nervous. A trickle of sweat appeared on her temple and she felt the thumping of her heart against her chest. Benedikt </w:t>
      </w:r>
      <w:del w:id="1722" w:author="Editor" w:date="2026-09-25T09:00:00Z">
        <w:r>
          <w:delText xml:space="preserve">put</w:delText>
        </w:r>
      </w:del>
      <w:ins w:id="1723" w:author="Editor" w:date="2026-09-25T09:00:00Z">
        <w:r>
          <w:t xml:space="preserve">gave her</w:t>
        </w:r>
      </w:ins>
      <w:r>
        <w:t xml:space="preserve"> a cursory glance</w:t>
      </w:r>
      <w:del w:id="1724" w:author="Editor" w:date="2026-09-25T09:00:00Z">
        <w:r>
          <w:delText xml:space="preserve"> at her</w:delText>
        </w:r>
      </w:del>
      <w:r>
        <w:t xml:space="preserve"> and observed her visage turning pale. He gently squeezed her hand and with a hushed voice gave his assurance, </w:t>
      </w:r>
      <w:del w:id="1725" w:author="Editor (Typography)" w:date="2026-09-25T09:00:00Z">
        <w:r>
          <w:delText xml:space="preserve">"</w:delText>
        </w:r>
      </w:del>
      <w:ins w:id="1726" w:author="Editor (Typography)" w:date="2026-09-25T09:00:00Z">
        <w:r>
          <w:t xml:space="preserve">“</w:t>
        </w:r>
      </w:ins>
      <w:r>
        <w:t xml:space="preserve">Don’t get intimidated. They are for our safety</w:t>
      </w:r>
      <w:del w:id="1727" w:author="Editor" w:date="2026-09-25T09:00:00Z">
        <w:r>
          <w:delText xml:space="preserve">".</w:delText>
        </w:r>
      </w:del>
      <w:ins w:id="1728" w:author="Editor" w:date="2026-09-25T09:00:00Z">
        <w:r>
          <w:t xml:space="preserve">.”</w:t>
        </w:r>
      </w:ins>
      <w:r>
        <w:t xml:space="preserve"> She smiled sheepishly and appeared perturbed. The bewilderment worked to her advantage, as Benedikt hardly </w:t>
      </w:r>
      <w:del w:id="1729" w:author="Editor" w:date="2026-09-25T09:00:00Z">
        <w:r>
          <w:delText xml:space="preserve">consider her any</w:delText>
        </w:r>
      </w:del>
      <w:ins w:id="1730" w:author="Editor" w:date="2026-09-25T09:00:00Z">
        <w:r>
          <w:t xml:space="preserve">considered her a</w:t>
        </w:r>
      </w:ins>
      <w:r>
        <w:t xml:space="preserve"> threat.</w:t>
      </w:r>
    </w:p>
    <w:p w14:paraId="775A672C" w14:textId="77777777" w:rsidR="0021081B" w:rsidRPr="0021081B" w:rsidRDefault="0021081B" w:rsidP="0021081B">
      <w:r>
        <w:t xml:space="preserve">The hallway led to a large living room. The place was grand, </w:t>
      </w:r>
      <w:del w:id="1731" w:author="Editor" w:date="2026-09-25T09:00:00Z">
        <w:r>
          <w:delText xml:space="preserve">like a Roman palace </w:delText>
        </w:r>
      </w:del>
      <w:r>
        <w:t xml:space="preserve">with tall ceilings and pointed </w:t>
      </w:r>
      <w:del w:id="1732" w:author="Editor" w:date="2026-09-25T09:00:00Z">
        <w:r>
          <w:delText xml:space="preserve">Arch</w:delText>
        </w:r>
      </w:del>
      <w:ins w:id="1733" w:author="Editor" w:date="2026-09-25T09:00:00Z">
        <w:r>
          <w:t xml:space="preserve">arches</w:t>
        </w:r>
      </w:ins>
      <w:r>
        <w:t xml:space="preserve">. The room was </w:t>
      </w:r>
      <w:del w:id="1734" w:author="Editor" w:date="2026-09-25T09:00:00Z">
        <w:r>
          <w:delText xml:space="preserve">parted</w:delText>
        </w:r>
      </w:del>
      <w:ins w:id="1735" w:author="Editor" w:date="2026-09-25T09:00:00Z">
        <w:r>
          <w:t xml:space="preserve">separated</w:t>
        </w:r>
      </w:ins>
      <w:r>
        <w:t xml:space="preserve"> into two sections</w:t>
      </w:r>
      <w:del w:id="1736" w:author="Editor" w:date="2026-09-25T09:00:00Z">
        <w:r>
          <w:delText xml:space="preserve"> separated</w:delText>
        </w:r>
      </w:del>
      <w:r>
        <w:t xml:space="preserve"> by raised stairs. The seating </w:t>
      </w:r>
      <w:del w:id="1737" w:author="Editor" w:date="2026-09-25T09:00:00Z">
        <w:r>
          <w:delText xml:space="preserve">place</w:delText>
        </w:r>
      </w:del>
      <w:ins w:id="1738" w:author="Editor" w:date="2026-09-25T09:00:00Z">
        <w:r>
          <w:t xml:space="preserve">area</w:t>
        </w:r>
      </w:ins>
      <w:r>
        <w:t xml:space="preserve"> was vast</w:t>
      </w:r>
      <w:ins w:id="1739" w:author="Editor" w:date="2026-09-25T09:00:00Z">
        <w:r>
          <w:t xml:space="preserve">,</w:t>
        </w:r>
      </w:ins>
      <w:r>
        <w:t xml:space="preserve"> with spread</w:t>
      </w:r>
      <w:del w:id="1740" w:author="Editor" w:date="2026-09-25T09:00:00Z">
        <w:r>
          <w:delText xml:space="preserve"> </w:delText>
        </w:r>
      </w:del>
      <w:ins w:id="1741" w:author="Editor" w:date="2026-09-25T09:00:00Z">
        <w:r>
          <w:t xml:space="preserve">-</w:t>
        </w:r>
      </w:ins>
      <w:r>
        <w:t xml:space="preserve">out sofas, decorative sculptures, and paintings, all meticulously arranged</w:t>
      </w:r>
      <w:del w:id="1742" w:author="Editor" w:date="2026-09-25T09:00:00Z">
        <w:r>
          <w:delText xml:space="preserve"> in a tasteful setup</w:delText>
        </w:r>
      </w:del>
      <w:r>
        <w:t xml:space="preserve">. From the door, she could also see the bedroom, which </w:t>
      </w:r>
      <w:del w:id="1743" w:author="Editor" w:date="2026-09-25T09:00:00Z">
        <w:r>
          <w:delText xml:space="preserve">was extending</w:delText>
        </w:r>
      </w:del>
      <w:ins w:id="1744" w:author="Editor" w:date="2026-09-25T09:00:00Z">
        <w:r>
          <w:t xml:space="preserve">extended</w:t>
        </w:r>
      </w:ins>
      <w:r>
        <w:t xml:space="preserve"> from the living room to the furthest corner of the floor. Benedikt called one of his accomplices and whispered something barely audible to her. The black-suited </w:t>
      </w:r>
      <w:del w:id="1745" w:author="Editor" w:date="2026-09-25T09:00:00Z">
        <w:r>
          <w:delText xml:space="preserve">person</w:delText>
        </w:r>
      </w:del>
      <w:ins w:id="1746" w:author="Editor" w:date="2026-09-25T09:00:00Z">
        <w:r>
          <w:t xml:space="preserve">man</w:t>
        </w:r>
      </w:ins>
      <w:r>
        <w:t xml:space="preserve"> sprang into action, and soon all </w:t>
      </w:r>
      <w:ins w:id="1747" w:author="Editor" w:date="2026-09-25T09:00:00Z">
        <w:r>
          <w:t xml:space="preserve">the </w:t>
        </w:r>
      </w:ins>
      <w:r>
        <w:t xml:space="preserve">guards vanished behind the closed doors.</w:t>
      </w:r>
    </w:p>
    <w:p>
      <w:pPr>
        <w:rPr>
          <w:ins w:id="1764" w:author="Editor" w:date="2026-09-25T09:00:00Z"/>
        </w:rPr>
      </w:pPr>
      <w:commentRangeStart w:id="19"/>
      <w:r>
        <w:t xml:space="preserve">There she was in Benedikt’s room</w:t>
      </w:r>
      <w:del w:id="1748" w:author="Editor" w:date="2026-09-25T09:00:00Z">
        <w:r>
          <w:delText xml:space="preserve"> all by herself</w:delText>
        </w:r>
      </w:del>
      <w:ins w:id="1749" w:author="Editor" w:date="2026-09-25T09:00:00Z">
        <w:r>
          <w:t xml:space="preserve">, alone with him</w:t>
        </w:r>
      </w:ins>
      <w:r>
        <w:t xml:space="preserve">. For the past two years, she had </w:t>
      </w:r>
      <w:del w:id="1750" w:author="Editor (Spelling)" w:date="2026-09-25T09:00:00Z">
        <w:r>
          <w:delText xml:space="preserve">visualized</w:delText>
        </w:r>
      </w:del>
      <w:ins w:id="1751" w:author="Editor (Spelling)" w:date="2026-09-25T09:00:00Z">
        <w:r>
          <w:t xml:space="preserve">visualised</w:t>
        </w:r>
      </w:ins>
      <w:r>
        <w:t xml:space="preserve"> being here </w:t>
      </w:r>
      <w:del w:id="1752" w:author="Editor" w:date="2026-09-25T09:00:00Z">
        <w:r>
          <w:delText xml:space="preserve">multiple time</w:delText>
        </w:r>
      </w:del>
      <w:ins w:id="1753" w:author="Editor" w:date="2026-09-25T09:00:00Z">
        <w:r>
          <w:t xml:space="preserve">many times</w:t>
        </w:r>
      </w:ins>
      <w:r>
        <w:t xml:space="preserve">. All her </w:t>
      </w:r>
      <w:del w:id="1754" w:author="Editor" w:date="2026-09-25T09:00:00Z">
        <w:r>
          <w:delText xml:space="preserve">wait</w:delText>
        </w:r>
      </w:del>
      <w:ins w:id="1755" w:author="Editor" w:date="2026-09-25T09:00:00Z">
        <w:r>
          <w:t xml:space="preserve">waiting</w:t>
        </w:r>
      </w:ins>
      <w:r>
        <w:t xml:space="preserve"> was finally taking a stride forward. Her brooding was </w:t>
      </w:r>
      <w:del w:id="1756" w:author="Editor" w:date="2026-09-25T09:00:00Z">
        <w:r>
          <w:delText xml:space="preserve">rattled</w:delText>
        </w:r>
      </w:del>
      <w:ins w:id="1757" w:author="Editor" w:date="2026-09-25T09:00:00Z">
        <w:r>
          <w:t xml:space="preserve">broken</w:t>
        </w:r>
      </w:ins>
      <w:r>
        <w:t xml:space="preserve"> by Benedikt’s grating voice</w:t>
      </w:r>
      <w:del w:id="1758" w:author="Editor" w:date="2026-09-25T09:00:00Z">
        <w:r>
          <w:delText xml:space="preserve">, "do</w:delText>
        </w:r>
      </w:del>
      <w:ins w:id="1759" w:author="Editor" w:date="2026-09-25T09:00:00Z">
        <w:r>
          <w:t xml:space="preserve">. “Do</w:t>
        </w:r>
      </w:ins>
      <w:r>
        <w:t xml:space="preserve"> you have a preference, or shall I get you one of my </w:t>
      </w:r>
      <w:del w:id="1760" w:author="Editor (Spelling)" w:date="2026-09-25T09:00:00Z">
        <w:r>
          <w:delText xml:space="preserve">favorites</w:delText>
        </w:r>
      </w:del>
      <w:ins w:id="1761" w:author="Editor (Spelling)" w:date="2026-09-25T09:00:00Z">
        <w:r>
          <w:t xml:space="preserve">favourites</w:t>
        </w:r>
      </w:ins>
      <w:del w:id="1762" w:author="Editor" w:date="2026-09-25T09:00:00Z">
        <w:r>
          <w:delText xml:space="preserve">". </w:delText>
        </w:r>
      </w:del>
      <w:ins w:id="1763" w:author="Editor" w:date="2026-09-25T09:00:00Z">
        <w:r>
          <w:t xml:space="preserve">?”</w:t>
        </w:r>
      </w:ins>
    </w:p>
    <w:p w14:paraId="6234FE77" w14:textId="09366C8F" w:rsidR="0021081B" w:rsidRPr="0021081B" w:rsidRDefault="0021081B" w:rsidP="0021081B">
      <w:r>
        <w:t xml:space="preserve">She smiled and responded with equal </w:t>
      </w:r>
      <w:del w:id="1765" w:author="Editor (Spelling)" w:date="2026-09-25T09:00:00Z">
        <w:r>
          <w:delText xml:space="preserve">vigor</w:delText>
        </w:r>
      </w:del>
      <w:ins w:id="1766" w:author="Editor (Spelling)" w:date="2026-09-25T09:00:00Z">
        <w:r>
          <w:t xml:space="preserve">vigour</w:t>
        </w:r>
      </w:ins>
      <w:del w:id="1767" w:author="Editor" w:date="2026-09-25T09:00:00Z">
        <w:r>
          <w:delText xml:space="preserve"> "surprise</w:delText>
        </w:r>
      </w:del>
      <w:ins w:id="1768" w:author="Editor" w:date="2026-09-25T09:00:00Z">
        <w:r>
          <w:t xml:space="preserve">, “Surprise</w:t>
        </w:r>
      </w:ins>
      <w:r>
        <w:t xml:space="preserve"> me.</w:t>
      </w:r>
      <w:del w:id="1769" w:author="Editor (Typography)" w:date="2026-09-25T09:00:00Z">
        <w:r>
          <w:delText xml:space="preserve">"</w:delText>
        </w:r>
      </w:del>
      <w:ins w:id="1770" w:author="Editor (Typography)" w:date="2026-09-25T09:00:00Z">
        <w:r>
          <w:t xml:space="preserve">”</w:t>
        </w:r>
      </w:ins>
      <w:commentRangeEnd w:id="19"/>
      <w:r>
        <w:commentReference w:id="19"/>
      </w:r>
    </w:p>
    <w:p w14:paraId="26130242" w14:textId="77777777" w:rsidR="0021081B" w:rsidRPr="0021081B" w:rsidRDefault="0021081B" w:rsidP="0021081B">
      <w:commentRangeStart w:id="20"/>
      <w:r>
        <w:t xml:space="preserve">He went to the bar and made the drink with amazing </w:t>
      </w:r>
      <w:del w:id="1771" w:author="Editor" w:date="2026-09-25T09:00:00Z">
        <w:r>
          <w:delText xml:space="preserve">barmanship skills</w:delText>
        </w:r>
      </w:del>
      <w:ins w:id="1772" w:author="Editor" w:date="2026-09-25T09:00:00Z">
        <w:r>
          <w:t xml:space="preserve">skill</w:t>
        </w:r>
      </w:ins>
      <w:r>
        <w:t xml:space="preserve">.  </w:t>
      </w:r>
      <w:del w:id="1773" w:author="Editor (Typography)" w:date="2026-09-25T09:00:00Z">
        <w:r>
          <w:delText xml:space="preserve">"</w:delText>
        </w:r>
      </w:del>
      <w:ins w:id="1774" w:author="Editor (Typography)" w:date="2026-09-25T09:00:00Z">
        <w:r>
          <w:t xml:space="preserve">“</w:t>
        </w:r>
      </w:ins>
      <w:r>
        <w:t xml:space="preserve">Here is your between-the-sheets drink. Hope you like it.</w:t>
      </w:r>
      <w:del w:id="1775" w:author="Editor (Typography)" w:date="2026-09-25T09:00:00Z">
        <w:r>
          <w:delText xml:space="preserve">"</w:delText>
        </w:r>
      </w:del>
      <w:ins w:id="1776" w:author="Editor (Typography)" w:date="2026-09-25T09:00:00Z">
        <w:r>
          <w:t xml:space="preserve">”</w:t>
        </w:r>
      </w:ins>
      <w:r>
        <w:t xml:space="preserve"> The name itself had sensuousness written all over it. Gently he settled down with his drink. They were intensely looking at each other</w:t>
      </w:r>
      <w:ins w:id="1777" w:author="Editor" w:date="2026-09-25T09:00:00Z">
        <w:r>
          <w:t xml:space="preserve">,</w:t>
        </w:r>
      </w:ins>
      <w:r>
        <w:t xml:space="preserve"> and before she could comprehend, he slowly leaned forward and </w:t>
      </w:r>
      <w:del w:id="1778" w:author="Editor" w:date="2026-09-25T09:00:00Z">
        <w:r>
          <w:delText xml:space="preserve">caressed her lips</w:delText>
        </w:r>
      </w:del>
      <w:ins w:id="1779" w:author="Editor" w:date="2026-09-25T09:00:00Z">
        <w:r>
          <w:t xml:space="preserve">kissed her</w:t>
        </w:r>
      </w:ins>
      <w:r>
        <w:t xml:space="preserve">. The alluring kiss </w:t>
      </w:r>
      <w:del w:id="1780" w:author="Editor" w:date="2026-09-25T09:00:00Z">
        <w:r>
          <w:delText xml:space="preserve">led to some</w:delText>
        </w:r>
      </w:del>
      <w:ins w:id="1781" w:author="Editor" w:date="2026-09-25T09:00:00Z">
        <w:r>
          <w:t xml:space="preserve">grew</w:t>
        </w:r>
      </w:ins>
      <w:r>
        <w:t xml:space="preserve"> passionate</w:t>
      </w:r>
      <w:del w:id="1782" w:author="Editor" w:date="2026-09-25T09:00:00Z">
        <w:r>
          <w:delText xml:space="preserve"> verve</w:delText>
        </w:r>
      </w:del>
      <w:ins w:id="1783" w:author="Editor" w:date="2026-09-25T09:00:00Z">
        <w:r>
          <w:t xml:space="preserve">,</w:t>
        </w:r>
      </w:ins>
      <w:r>
        <w:t xml:space="preserve"> and soon their tongues were exploring each other</w:t>
      </w:r>
      <w:del w:id="1784" w:author="Editor (Typography)" w:date="2026-09-25T09:00:00Z">
        <w:r>
          <w:delText xml:space="preserve">'</w:delText>
        </w:r>
      </w:del>
      <w:ins w:id="1785" w:author="Editor (Typography)" w:date="2026-09-25T09:00:00Z">
        <w:r>
          <w:t xml:space="preserve">’</w:t>
        </w:r>
      </w:ins>
      <w:r>
        <w:t xml:space="preserve">s </w:t>
      </w:r>
      <w:del w:id="1786" w:author="Editor" w:date="2026-09-25T09:00:00Z">
        <w:r>
          <w:delText xml:space="preserve">mouth</w:delText>
        </w:r>
      </w:del>
      <w:ins w:id="1787" w:author="Editor" w:date="2026-09-25T09:00:00Z">
        <w:r>
          <w:t xml:space="preserve">mouths</w:t>
        </w:r>
      </w:ins>
      <w:r>
        <w:t xml:space="preserve">. There was hunger</w:t>
      </w:r>
      <w:del w:id="1788" w:author="Editor" w:date="2026-09-25T09:00:00Z">
        <w:r>
          <w:delText xml:space="preserve">, filthiness</w:delText>
        </w:r>
      </w:del>
      <w:r>
        <w:t xml:space="preserve">, passion, and desire. He lifted her off her feet and </w:t>
      </w:r>
      <w:del w:id="1789" w:author="Editor" w:date="2026-09-25T09:00:00Z">
        <w:r>
          <w:delText xml:space="preserve">led</w:delText>
        </w:r>
      </w:del>
      <w:ins w:id="1790" w:author="Editor" w:date="2026-09-25T09:00:00Z">
        <w:r>
          <w:t xml:space="preserve">carried</w:t>
        </w:r>
      </w:ins>
      <w:r>
        <w:t xml:space="preserve"> her to the bedroom. She was taken by surprise. She knew something </w:t>
      </w:r>
      <w:del w:id="1791" w:author="Editor" w:date="2026-09-25T09:00:00Z">
        <w:r>
          <w:delText xml:space="preserve">similar</w:delText>
        </w:r>
      </w:del>
      <w:ins w:id="1792" w:author="Editor" w:date="2026-09-25T09:00:00Z">
        <w:r>
          <w:t xml:space="preserve">like this</w:t>
        </w:r>
      </w:ins>
      <w:r>
        <w:t xml:space="preserve"> would </w:t>
      </w:r>
      <w:del w:id="1793" w:author="Editor" w:date="2026-09-25T09:00:00Z">
        <w:r>
          <w:delText xml:space="preserve">have happened</w:delText>
        </w:r>
      </w:del>
      <w:ins w:id="1794" w:author="Editor" w:date="2026-09-25T09:00:00Z">
        <w:r>
          <w:t xml:space="preserve">happen</w:t>
        </w:r>
      </w:ins>
      <w:r>
        <w:t xml:space="preserve">, but not at </w:t>
      </w:r>
      <w:del w:id="1795" w:author="Editor" w:date="2026-09-25T09:00:00Z">
        <w:r>
          <w:delText xml:space="preserve">the rate and the</w:delText>
        </w:r>
      </w:del>
      <w:ins w:id="1796" w:author="Editor" w:date="2026-09-25T09:00:00Z">
        <w:r>
          <w:t xml:space="preserve">this</w:t>
        </w:r>
      </w:ins>
      <w:r>
        <w:t xml:space="preserve"> pace. She had a plan and she couldn’t afford to ruin it in some silly lovemaking episode. With a lot of reluctance, she pushed him away, first gently</w:t>
      </w:r>
      <w:ins w:id="1797" w:author="Editor" w:date="2026-09-25T09:00:00Z">
        <w:r>
          <w:t xml:space="preserve">,</w:t>
        </w:r>
      </w:ins>
      <w:r>
        <w:t xml:space="preserve"> then with some force. His emotions were a mix of dejection and surprise, but like a gentleman, he </w:t>
      </w:r>
      <w:del w:id="1798" w:author="Editor" w:date="2026-09-25T09:00:00Z">
        <w:r>
          <w:delText xml:space="preserve">parted</w:delText>
        </w:r>
      </w:del>
      <w:ins w:id="1799" w:author="Editor" w:date="2026-09-25T09:00:00Z">
        <w:r>
          <w:t xml:space="preserve">let her go</w:t>
        </w:r>
      </w:ins>
      <w:r>
        <w:t xml:space="preserve">. His hair</w:t>
      </w:r>
      <w:ins w:id="1800" w:author="Editor" w:date="2026-09-25T09:00:00Z">
        <w:r>
          <w:t xml:space="preserve"> was</w:t>
        </w:r>
      </w:ins>
      <w:r>
        <w:t xml:space="preserve"> ruffled, and his state </w:t>
      </w:r>
      <w:del w:id="1801" w:author="Editor (Spelling)" w:date="2026-09-25T09:00:00Z">
        <w:r>
          <w:delText xml:space="preserve">disheveled</w:delText>
        </w:r>
      </w:del>
      <w:ins w:id="1802" w:author="Editor (Spelling)" w:date="2026-09-25T09:00:00Z">
        <w:r>
          <w:t xml:space="preserve">dishevelled</w:t>
        </w:r>
      </w:ins>
      <w:r>
        <w:t xml:space="preserve">.</w:t>
      </w:r>
      <w:commentRangeEnd w:id="20"/>
      <w:r>
        <w:commentReference w:id="20"/>
      </w:r>
    </w:p>
    <w:p w14:paraId="424A6E73" w14:textId="77777777" w:rsidR="0021081B" w:rsidRPr="0021081B" w:rsidRDefault="0021081B" w:rsidP="0021081B">
      <w:r>
        <w:t xml:space="preserve">She </w:t>
      </w:r>
      <w:del w:id="1803" w:author="Editor" w:date="2026-09-25T09:00:00Z">
        <w:r>
          <w:delText xml:space="preserve">blurted</w:delText>
        </w:r>
      </w:del>
      <w:ins w:id="1804" w:author="Editor" w:date="2026-09-25T09:00:00Z">
        <w:r>
          <w:t xml:space="preserve">said</w:t>
        </w:r>
      </w:ins>
      <w:r>
        <w:t xml:space="preserve"> with </w:t>
      </w:r>
      <w:del w:id="1805" w:author="Editor" w:date="2026-09-25T09:00:00Z">
        <w:r>
          <w:delText xml:space="preserve">an ungodly</w:delText>
        </w:r>
      </w:del>
      <w:ins w:id="1806" w:author="Editor" w:date="2026-09-25T09:00:00Z">
        <w:r>
          <w:t xml:space="preserve">a</w:t>
        </w:r>
      </w:ins>
      <w:r>
        <w:t xml:space="preserve"> smirk on her face, </w:t>
      </w:r>
      <w:del w:id="1807" w:author="Editor (Typography)" w:date="2026-09-25T09:00:00Z">
        <w:r>
          <w:delText xml:space="preserve">"</w:delText>
        </w:r>
      </w:del>
      <w:ins w:id="1808" w:author="Editor (Typography)" w:date="2026-09-25T09:00:00Z">
        <w:r>
          <w:t xml:space="preserve">“</w:t>
        </w:r>
      </w:ins>
      <w:r>
        <w:t xml:space="preserve">I am sorry. I didn’t mean to be rude, but I need to use the bathroom and</w:t>
      </w:r>
      <w:ins w:id="1809" w:author="Editor" w:date="2026-09-25T09:00:00Z">
        <w:r>
          <w:t xml:space="preserve">,</w:t>
        </w:r>
      </w:ins>
      <w:r>
        <w:t xml:space="preserve"> if possible</w:t>
      </w:r>
      <w:ins w:id="1810" w:author="Editor" w:date="2026-09-25T09:00:00Z">
        <w:r>
          <w:t xml:space="preserve">,</w:t>
        </w:r>
      </w:ins>
      <w:r>
        <w:t xml:space="preserve"> change.</w:t>
      </w:r>
      <w:del w:id="1811" w:author="Editor (Typography)" w:date="2026-09-25T09:00:00Z">
        <w:r>
          <w:delText xml:space="preserve">"</w:delText>
        </w:r>
      </w:del>
      <w:ins w:id="1812" w:author="Editor (Typography)" w:date="2026-09-25T09:00:00Z">
        <w:r>
          <w:t xml:space="preserve">”</w:t>
        </w:r>
      </w:ins>
    </w:p>
    <w:p w14:paraId="3C7C0EC4" w14:textId="77777777" w:rsidR="0021081B" w:rsidRPr="0021081B" w:rsidRDefault="0021081B" w:rsidP="0021081B">
      <w:del w:id="1813" w:author="Editor" w:date="2026-09-25T09:00:00Z">
        <w:r>
          <w:delText xml:space="preserve">Benedikt</w:delText>
        </w:r>
      </w:del>
      <w:ins w:id="1814" w:author="Editor" w:date="2026-09-25T09:00:00Z">
        <w:r>
          <w:t xml:space="preserve">Benedikt’s</w:t>
        </w:r>
      </w:ins>
      <w:r>
        <w:t xml:space="preserve"> despair soon turned into a harmless chuckle</w:t>
      </w:r>
      <w:ins w:id="1815" w:author="Editor" w:date="2026-09-25T09:00:00Z">
        <w:r>
          <w:t xml:space="preserve">,</w:t>
        </w:r>
      </w:ins>
      <w:r>
        <w:t xml:space="preserve"> and he led her to the bathroom. He winked</w:t>
      </w:r>
      <w:del w:id="1816" w:author="Editor" w:date="2026-09-25T09:00:00Z">
        <w:r>
          <w:delText xml:space="preserve">,</w:delText>
        </w:r>
      </w:del>
      <w:r>
        <w:t xml:space="preserve"> as he pointed to the wardrobe and declared</w:t>
      </w:r>
      <w:del w:id="1817" w:author="Editor" w:date="2026-09-25T09:00:00Z">
        <w:r>
          <w:delText xml:space="preserve"> charmingly</w:delText>
        </w:r>
      </w:del>
      <w:r>
        <w:t xml:space="preserve">, </w:t>
      </w:r>
      <w:del w:id="1818" w:author="Editor (Typography)" w:date="2026-09-25T09:00:00Z">
        <w:r>
          <w:delText xml:space="preserve">"</w:delText>
        </w:r>
      </w:del>
      <w:ins w:id="1819" w:author="Editor (Typography)" w:date="2026-09-25T09:00:00Z">
        <w:r>
          <w:t xml:space="preserve">“</w:t>
        </w:r>
      </w:ins>
      <w:r>
        <w:t xml:space="preserve">Here is my robe. The best I can offer.</w:t>
      </w:r>
      <w:del w:id="1820" w:author="Editor (Typography)" w:date="2026-09-25T09:00:00Z">
        <w:r>
          <w:delText xml:space="preserve">"</w:delText>
        </w:r>
      </w:del>
      <w:ins w:id="1821" w:author="Editor (Typography)" w:date="2026-09-25T09:00:00Z">
        <w:r>
          <w:t xml:space="preserve">”</w:t>
        </w:r>
      </w:ins>
    </w:p>
    <w:p w14:paraId="7E4F38A3" w14:textId="77777777" w:rsidR="0021081B" w:rsidRPr="0021081B" w:rsidRDefault="0021081B" w:rsidP="0021081B">
      <w:commentRangeStart w:id="22"/>
      <w:commentRangeStart w:id="21"/>
      <w:r>
        <w:t xml:space="preserve">She locked the bathroom door and carefully took off her gown. The dress had her escape material stitched </w:t>
      </w:r>
      <w:del w:id="1822" w:author="Editor" w:date="2026-09-25T09:00:00Z">
        <w:r>
          <w:delText xml:space="preserve">into the</w:delText>
        </w:r>
      </w:del>
      <w:ins w:id="1823" w:author="Editor" w:date="2026-09-25T09:00:00Z">
        <w:r>
          <w:t xml:space="preserve">inside its</w:t>
        </w:r>
      </w:ins>
      <w:r>
        <w:t xml:space="preserve"> long</w:t>
      </w:r>
      <w:del w:id="1824" w:author="Editor" w:date="2026-09-25T09:00:00Z">
        <w:r>
          <w:delText xml:space="preserve"> inside</w:delText>
        </w:r>
      </w:del>
      <w:r>
        <w:t xml:space="preserve"> sleeves. She wanted to secure </w:t>
      </w:r>
      <w:del w:id="1825" w:author="Editor" w:date="2026-09-25T09:00:00Z">
        <w:r>
          <w:delText xml:space="preserve">the</w:delText>
        </w:r>
      </w:del>
      <w:ins w:id="1826" w:author="Editor" w:date="2026-09-25T09:00:00Z">
        <w:r>
          <w:t xml:space="preserve">her</w:t>
        </w:r>
      </w:ins>
      <w:r>
        <w:t xml:space="preserve"> belongings before heading back to the room. With extreme caution, she stashed her gown in the cabinet below the sink, slipped into the robe and came back to him in a jiffy. He was still working on his vodka and was looking away </w:t>
      </w:r>
      <w:del w:id="1827" w:author="Editor (Spelling)" w:date="2026-09-25T09:00:00Z">
        <w:r>
          <w:delText xml:space="preserve">toward</w:delText>
        </w:r>
      </w:del>
      <w:ins w:id="1828" w:author="Editor (Spelling)" w:date="2026-09-25T09:00:00Z">
        <w:r>
          <w:t xml:space="preserve">towards</w:t>
        </w:r>
      </w:ins>
      <w:r>
        <w:t xml:space="preserve"> the window.  He was taken by surprise as she locked her arm around his neck. His strong arms swung her around and made her </w:t>
      </w:r>
      <w:del w:id="1829" w:author="Editor" w:date="2026-09-25T09:00:00Z">
        <w:r>
          <w:delText xml:space="preserve">fell on</w:delText>
        </w:r>
      </w:del>
      <w:ins w:id="1830" w:author="Editor" w:date="2026-09-25T09:00:00Z">
        <w:r>
          <w:t xml:space="preserve">fall into</w:t>
        </w:r>
      </w:ins>
      <w:r>
        <w:t xml:space="preserve"> his lap</w:t>
      </w:r>
      <w:del w:id="1831" w:author="Editor" w:date="2026-09-25T09:00:00Z">
        <w:r>
          <w:delText xml:space="preserve">. He ogled her for few seconds. Long enough to arouse her. With passion and lust, his tongue started exploring her body inch by inch</w:delText>
        </w:r>
      </w:del>
      <w:r>
        <w:t xml:space="preserve">. The robe and the clothes disappeared, and they turned to making</w:t>
      </w:r>
      <w:del w:id="1832" w:author="Editor" w:date="2026-09-25T09:00:00Z">
        <w:r>
          <w:delText xml:space="preserve"> some</w:delText>
        </w:r>
      </w:del>
      <w:r>
        <w:t xml:space="preserve"> passionate love. She hadn’t experienced anything like this before. Her trepidations slowly melted away</w:t>
      </w:r>
      <w:del w:id="1833" w:author="Editor" w:date="2026-09-25T09:00:00Z">
        <w:r>
          <w:delText xml:space="preserve">, and she submitted herself to his unfathomable desires</w:delText>
        </w:r>
      </w:del>
      <w:r>
        <w:t xml:space="preserve">. They made love again and again like there was no tomorrow.</w:t>
      </w:r>
      <w:commentRangeEnd w:id="21"/>
      <w:r>
        <w:commentReference w:id="21"/>
      </w:r>
      <w:commentRangeEnd w:id="22"/>
      <w:r>
        <w:commentReference w:id="22"/>
      </w:r>
    </w:p>
    <w:p w14:paraId="403CB156" w14:textId="77777777" w:rsidR="0021081B" w:rsidRPr="0021081B" w:rsidRDefault="0021081B" w:rsidP="0021081B">
      <w:commentRangeStart w:id="24"/>
      <w:commentRangeStart w:id="23"/>
      <w:r>
        <w:t xml:space="preserve">It was </w:t>
      </w:r>
      <w:ins w:id="1834" w:author="Editor" w:date="2026-09-25T09:00:00Z">
        <w:r>
          <w:t xml:space="preserve">a little </w:t>
        </w:r>
      </w:ins>
      <w:r>
        <w:t xml:space="preserve">past </w:t>
      </w:r>
      <w:del w:id="1835" w:author="Editor" w:date="2026-09-25T09:00:00Z">
        <w:r>
          <w:delText xml:space="preserve">2</w:delText>
        </w:r>
      </w:del>
      <w:ins w:id="1836" w:author="Editor" w:date="2026-09-25T09:00:00Z">
        <w:r>
          <w:t xml:space="preserve">1</w:t>
        </w:r>
      </w:ins>
      <w:r>
        <w:t xml:space="preserve">:00 AM when she roused from her transient repose. Benedikt was sound asleep. The sedative lotion she </w:t>
      </w:r>
      <w:ins w:id="1837" w:author="Editor" w:date="2026-09-25T09:00:00Z">
        <w:r>
          <w:t xml:space="preserve">had </w:t>
        </w:r>
      </w:ins>
      <w:r>
        <w:t xml:space="preserve">applied </w:t>
      </w:r>
      <w:del w:id="1838" w:author="Editor" w:date="2026-09-25T09:00:00Z">
        <w:r>
          <w:delText xml:space="preserve">on him</w:delText>
        </w:r>
      </w:del>
      <w:ins w:id="1839" w:author="Editor" w:date="2026-09-25T09:00:00Z">
        <w:r>
          <w:t xml:space="preserve">to him had</w:t>
        </w:r>
      </w:ins>
      <w:r>
        <w:t xml:space="preserve"> worked. She </w:t>
      </w:r>
      <w:ins w:id="1840" w:author="Editor" w:date="2026-09-25T09:00:00Z">
        <w:r>
          <w:t xml:space="preserve">moved </w:t>
        </w:r>
      </w:ins>
      <w:r>
        <w:t xml:space="preserve">discreetly</w:t>
      </w:r>
      <w:del w:id="1841" w:author="Editor" w:date="2026-09-25T09:00:00Z">
        <w:r>
          <w:delText xml:space="preserve"> moved</w:delText>
        </w:r>
      </w:del>
      <w:r>
        <w:t xml:space="preserve">, ensuring </w:t>
      </w:r>
      <w:del w:id="1842" w:author="Editor" w:date="2026-09-25T09:00:00Z">
        <w:r>
          <w:delText xml:space="preserve">there was no rumble to put her in misery</w:delText>
        </w:r>
      </w:del>
      <w:ins w:id="1843" w:author="Editor" w:date="2026-09-25T09:00:00Z">
        <w:r>
          <w:t xml:space="preserve">she made no noise</w:t>
        </w:r>
      </w:ins>
      <w:r>
        <w:t xml:space="preserve">, and tiptoed to the bathroom. Hidden in the gown were a body-hugging suit and a pair of gloves. She slipped into the suit, </w:t>
      </w:r>
      <w:del w:id="1844" w:author="Editor" w:date="2026-09-25T09:00:00Z">
        <w:r>
          <w:delText xml:space="preserve">wore the hand</w:delText>
        </w:r>
      </w:del>
      <w:ins w:id="1845" w:author="Editor" w:date="2026-09-25T09:00:00Z">
        <w:r>
          <w:t xml:space="preserve">put on the</w:t>
        </w:r>
      </w:ins>
      <w:r>
        <w:t xml:space="preserve"> gloves to avoid leaving behind her </w:t>
      </w:r>
      <w:del w:id="1846" w:author="Editor" w:date="2026-09-25T09:00:00Z">
        <w:r>
          <w:delText xml:space="preserve">handprints</w:delText>
        </w:r>
      </w:del>
      <w:ins w:id="1847" w:author="Editor" w:date="2026-09-25T09:00:00Z">
        <w:r>
          <w:t xml:space="preserve">fingerprints</w:t>
        </w:r>
      </w:ins>
      <w:r>
        <w:t xml:space="preserve"> and picked</w:t>
      </w:r>
      <w:ins w:id="1848" w:author="Editor" w:date="2026-09-25T09:00:00Z">
        <w:r>
          <w:t xml:space="preserve"> up</w:t>
        </w:r>
      </w:ins>
      <w:r>
        <w:t xml:space="preserve"> the briefcase lying by the bedside. With the help of a hairpin, she tried to open it. It didn’t </w:t>
      </w:r>
      <w:del w:id="1849" w:author="Editor" w:date="2026-09-25T09:00:00Z">
        <w:r>
          <w:delText xml:space="preserve">buzz</w:delText>
        </w:r>
      </w:del>
      <w:ins w:id="1850" w:author="Editor" w:date="2026-09-25T09:00:00Z">
        <w:r>
          <w:t xml:space="preserve">open</w:t>
        </w:r>
      </w:ins>
      <w:r>
        <w:t xml:space="preserve">. She tried again, but nothing happened. Her time was running out</w:t>
      </w:r>
      <w:del w:id="1851" w:author="Editor" w:date="2026-09-25T09:00:00Z">
        <w:r>
          <w:delText xml:space="preserve">, she</w:delText>
        </w:r>
      </w:del>
      <w:ins w:id="1852" w:author="Editor" w:date="2026-09-25T09:00:00Z">
        <w:r>
          <w:t xml:space="preserve">. She</w:t>
        </w:r>
      </w:ins>
      <w:r>
        <w:t xml:space="preserve"> had to get out of the place before the break of </w:t>
      </w:r>
      <w:del w:id="1853" w:author="Editor" w:date="2026-09-25T09:00:00Z">
        <w:r>
          <w:delText xml:space="preserve">the </w:delText>
        </w:r>
      </w:del>
      <w:r>
        <w:t xml:space="preserve">dawn. She gave it one final push and</w:t>
      </w:r>
      <w:ins w:id="1854" w:author="Editor" w:date="2026-09-25T09:00:00Z">
        <w:r>
          <w:t xml:space="preserve">,</w:t>
        </w:r>
      </w:ins>
      <w:r>
        <w:t xml:space="preserve"> with a gentle click</w:t>
      </w:r>
      <w:ins w:id="1855" w:author="Editor" w:date="2026-09-25T09:00:00Z">
        <w:r>
          <w:t xml:space="preserve">,</w:t>
        </w:r>
      </w:ins>
      <w:r>
        <w:t xml:space="preserve"> the briefcase </w:t>
      </w:r>
      <w:del w:id="1856" w:author="Editor" w:date="2026-09-25T09:00:00Z">
        <w:r>
          <w:delText xml:space="preserve">sprung</w:delText>
        </w:r>
      </w:del>
      <w:ins w:id="1857" w:author="Editor" w:date="2026-09-25T09:00:00Z">
        <w:r>
          <w:t xml:space="preserve">sprang</w:t>
        </w:r>
      </w:ins>
      <w:r>
        <w:t xml:space="preserve"> open.</w:t>
      </w:r>
      <w:commentRangeEnd w:id="23"/>
      <w:r>
        <w:commentReference w:id="23"/>
      </w:r>
      <w:commentRangeEnd w:id="24"/>
      <w:r>
        <w:commentReference w:id="24"/>
      </w:r>
    </w:p>
    <w:p w14:paraId="736C0E46" w14:textId="77777777" w:rsidR="0021081B" w:rsidRPr="0021081B" w:rsidRDefault="0021081B" w:rsidP="0021081B">
      <w:r>
        <w:t xml:space="preserve">There it was, the small telescopic cylinder. She opened it and found a piece of paper carefully wrapped inside it. She took her phone out of the purse, ensured the </w:t>
      </w:r>
      <w:del w:id="1858" w:author="Editor" w:date="2026-09-25T09:00:00Z">
        <w:r>
          <w:delText xml:space="preserve">silence</w:delText>
        </w:r>
      </w:del>
      <w:ins w:id="1859" w:author="Editor" w:date="2026-09-25T09:00:00Z">
        <w:r>
          <w:t xml:space="preserve">silent</w:t>
        </w:r>
      </w:ins>
      <w:r>
        <w:t xml:space="preserve"> mode was on and took multiple pictures of the paper. She gave a quick glance at the pictures. Satisfied</w:t>
      </w:r>
      <w:del w:id="1860" w:author="Editor" w:date="2026-09-25T09:00:00Z">
        <w:r>
          <w:delText xml:space="preserve"> with her captures</w:delText>
        </w:r>
      </w:del>
      <w:r>
        <w:t xml:space="preserve">, she carefully inserted the paper into the cylinder and placed it back in the briefcase. There was one more job left before she could escape the room. She searched the room for Benedikt’s wallet. After some combing, she found it in the bedside drawer. She took all the cash, </w:t>
      </w:r>
      <w:del w:id="1861" w:author="Editor" w:date="2026-09-25T09:00:00Z">
        <w:r>
          <w:delText xml:space="preserve">with the hope that</w:delText>
        </w:r>
      </w:del>
      <w:ins w:id="1862" w:author="Editor" w:date="2026-09-25T09:00:00Z">
        <w:r>
          <w:t xml:space="preserve">hoping the</w:t>
        </w:r>
      </w:ins>
      <w:r>
        <w:t xml:space="preserve"> missing cash would misguide </w:t>
      </w:r>
      <w:del w:id="1863" w:author="Editor" w:date="2026-09-25T09:00:00Z">
        <w:r>
          <w:delText xml:space="preserve">the</w:delText>
        </w:r>
      </w:del>
      <w:ins w:id="1864" w:author="Editor" w:date="2026-09-25T09:00:00Z">
        <w:r>
          <w:t xml:space="preserve">any</w:t>
        </w:r>
      </w:ins>
      <w:r>
        <w:t xml:space="preserve"> future investigation, gave one final look at Benedikt and dashed towards the bathroom.</w:t>
      </w:r>
    </w:p>
    <w:p w14:paraId="136C9210" w14:textId="77777777" w:rsidR="0021081B" w:rsidRPr="0021081B" w:rsidRDefault="0021081B" w:rsidP="0021081B">
      <w:commentRangeStart w:id="25"/>
      <w:r>
        <w:t xml:space="preserve">Her gown was specially designed for her escape. Besides the suit, gloves and the sedative lotion, she also had a glasscutter as part of her accessories. She tore open the </w:t>
      </w:r>
      <w:del w:id="1865" w:author="Editor" w:date="2026-09-25T09:00:00Z">
        <w:r>
          <w:delText xml:space="preserve">rifts between</w:delText>
        </w:r>
      </w:del>
      <w:ins w:id="1866" w:author="Editor" w:date="2026-09-25T09:00:00Z">
        <w:r>
          <w:t xml:space="preserve">fringes of</w:t>
        </w:r>
      </w:ins>
      <w:r>
        <w:t xml:space="preserve"> the gown</w:t>
      </w:r>
      <w:del w:id="1867" w:author="Editor" w:date="2026-09-25T09:00:00Z">
        <w:r>
          <w:delText xml:space="preserve"> fringes</w:delText>
        </w:r>
      </w:del>
      <w:r>
        <w:t xml:space="preserve"> and scooped out the tiny battery-operated cutter. She made sure all the doors were closed to </w:t>
      </w:r>
      <w:del w:id="1868" w:author="Editor" w:date="2026-09-25T09:00:00Z">
        <w:r>
          <w:delText xml:space="preserve">curtail</w:delText>
        </w:r>
      </w:del>
      <w:ins w:id="1869" w:author="Editor" w:date="2026-09-25T09:00:00Z">
        <w:r>
          <w:t xml:space="preserve">muffle</w:t>
        </w:r>
      </w:ins>
      <w:r>
        <w:t xml:space="preserve"> any noise and diligently started</w:t>
      </w:r>
      <w:del w:id="1870" w:author="Editor" w:date="2026-09-25T09:00:00Z">
        <w:r>
          <w:delText xml:space="preserve"> executing</w:delText>
        </w:r>
      </w:del>
      <w:r>
        <w:t xml:space="preserve"> her job. In about fifteen minutes the glass was off the window. She had earlier checked into a room two floors below </w:t>
      </w:r>
      <w:del w:id="1871" w:author="Editor" w:date="2026-09-25T09:00:00Z">
        <w:r>
          <w:delText xml:space="preserve">from </w:delText>
        </w:r>
      </w:del>
      <w:r>
        <w:t xml:space="preserve">Benedikt</w:t>
      </w:r>
      <w:del w:id="1872" w:author="Editor (Typography)" w:date="2026-09-25T09:00:00Z">
        <w:r>
          <w:delText xml:space="preserve">'</w:delText>
        </w:r>
      </w:del>
      <w:ins w:id="1873" w:author="Editor (Typography)" w:date="2026-09-25T09:00:00Z">
        <w:r>
          <w:t xml:space="preserve">’</w:t>
        </w:r>
      </w:ins>
      <w:r>
        <w:t xml:space="preserve">s</w:t>
      </w:r>
      <w:del w:id="1874" w:author="Editor" w:date="2026-09-25T09:00:00Z">
        <w:r>
          <w:delText xml:space="preserve"> room</w:delText>
        </w:r>
      </w:del>
      <w:r>
        <w:t xml:space="preserve">. She had paid a premium for the corner suite as </w:t>
      </w:r>
      <w:del w:id="1875" w:author="Editor" w:date="2026-09-25T09:00:00Z">
        <w:r>
          <w:delText xml:space="preserve">the room</w:delText>
        </w:r>
      </w:del>
      <w:ins w:id="1876" w:author="Editor" w:date="2026-09-25T09:00:00Z">
        <w:r>
          <w:t xml:space="preserve">it</w:t>
        </w:r>
      </w:ins>
      <w:r>
        <w:t xml:space="preserve"> had a downtown</w:t>
      </w:r>
      <w:del w:id="1877" w:author="Editor" w:date="2026-09-25T09:00:00Z">
        <w:r>
          <w:delText xml:space="preserve"> </w:delText>
        </w:r>
      </w:del>
      <w:ins w:id="1878" w:author="Editor" w:date="2026-09-25T09:00:00Z">
        <w:r>
          <w:t xml:space="preserve">-</w:t>
        </w:r>
      </w:ins>
      <w:r>
        <w:t xml:space="preserve">facing view. She wrapped </w:t>
      </w:r>
      <w:del w:id="1879" w:author="Editor" w:date="2026-09-25T09:00:00Z">
        <w:r>
          <w:delText xml:space="preserve">all her left-over</w:delText>
        </w:r>
      </w:del>
      <w:ins w:id="1880" w:author="Editor" w:date="2026-09-25T09:00:00Z">
        <w:r>
          <w:t xml:space="preserve">up the rest of her things</w:t>
        </w:r>
      </w:ins>
      <w:r>
        <w:t xml:space="preserve"> and put</w:t>
      </w:r>
      <w:ins w:id="1881" w:author="Editor" w:date="2026-09-25T09:00:00Z">
        <w:r>
          <w:t xml:space="preserve"> them</w:t>
        </w:r>
      </w:ins>
      <w:r>
        <w:t xml:space="preserve"> in the drawer underneath the faucets</w:t>
      </w:r>
      <w:ins w:id="1882" w:author="Editor" w:date="2026-09-25T09:00:00Z">
        <w:r>
          <w:t xml:space="preserve">,</w:t>
        </w:r>
      </w:ins>
      <w:r>
        <w:t xml:space="preserve"> and it was time to </w:t>
      </w:r>
      <w:del w:id="1883" w:author="Editor" w:date="2026-09-25T09:00:00Z">
        <w:r>
          <w:delText xml:space="preserve">evade</w:delText>
        </w:r>
      </w:del>
      <w:ins w:id="1884" w:author="Editor" w:date="2026-09-25T09:00:00Z">
        <w:r>
          <w:t xml:space="preserve">escape</w:t>
        </w:r>
      </w:ins>
      <w:r>
        <w:t xml:space="preserve">.</w:t>
      </w:r>
      <w:commentRangeEnd w:id="25"/>
      <w:r>
        <w:commentReference w:id="25"/>
      </w:r>
    </w:p>
    <w:p w14:paraId="472C2264" w14:textId="77777777" w:rsidR="0021081B" w:rsidRPr="0021081B" w:rsidRDefault="0021081B" w:rsidP="0021081B">
      <w:commentRangeStart w:id="26"/>
      <w:r>
        <w:t xml:space="preserve">She </w:t>
      </w:r>
      <w:del w:id="1885" w:author="Editor" w:date="2026-09-25T09:00:00Z">
        <w:r>
          <w:delText xml:space="preserve">cramped</w:delText>
        </w:r>
      </w:del>
      <w:ins w:id="1886" w:author="Editor" w:date="2026-09-25T09:00:00Z">
        <w:r>
          <w:t xml:space="preserve">crawled</w:t>
        </w:r>
      </w:ins>
      <w:r>
        <w:t xml:space="preserve"> out of the cut-out window</w:t>
      </w:r>
      <w:del w:id="1887" w:author="Editor" w:date="2026-09-25T09:00:00Z">
        <w:r>
          <w:delText xml:space="preserve"> outlet</w:delText>
        </w:r>
      </w:del>
      <w:r>
        <w:t xml:space="preserve">. It was 2:20 AM </w:t>
      </w:r>
      <w:del w:id="1888" w:author="Editor" w:date="2026-09-25T09:00:00Z">
        <w:r>
          <w:delText xml:space="preserve">in the morning and was</w:delText>
        </w:r>
      </w:del>
      <w:ins w:id="1889" w:author="Editor" w:date="2026-09-25T09:00:00Z">
        <w:r>
          <w:t xml:space="preserve">and</w:t>
        </w:r>
      </w:ins>
      <w:r>
        <w:t xml:space="preserve"> pitch dark outside. Not a soul was visible. She put her foot on the frame block of the window. Earlier in the day she had put a rope with an anchor a floor above her room. The anchor was hidden behind the wall alongside the drainpipe, which </w:t>
      </w:r>
      <w:del w:id="1890" w:author="Editor" w:date="2026-09-25T09:00:00Z">
        <w:r>
          <w:delText xml:space="preserve">was running</w:delText>
        </w:r>
      </w:del>
      <w:ins w:id="1891" w:author="Editor" w:date="2026-09-25T09:00:00Z">
        <w:r>
          <w:t xml:space="preserve">ran</w:t>
        </w:r>
      </w:ins>
      <w:r>
        <w:t xml:space="preserve"> from</w:t>
      </w:r>
      <w:del w:id="1892" w:author="Editor" w:date="2026-09-25T09:00:00Z">
        <w:r>
          <w:delText xml:space="preserve"> the top of</w:delText>
        </w:r>
      </w:del>
      <w:r>
        <w:t xml:space="preserve"> the roof to the ground. She had to climb down one floor to </w:t>
      </w:r>
      <w:del w:id="1893" w:author="Editor" w:date="2026-09-25T09:00:00Z">
        <w:r>
          <w:delText xml:space="preserve">get its access</w:delText>
        </w:r>
      </w:del>
      <w:ins w:id="1894" w:author="Editor" w:date="2026-09-25T09:00:00Z">
        <w:r>
          <w:t xml:space="preserve">reach it</w:t>
        </w:r>
      </w:ins>
      <w:r>
        <w:t xml:space="preserve">. The hotel had a castle-like appearance with gothic structures, which </w:t>
      </w:r>
      <w:del w:id="1895" w:author="Editor" w:date="2026-09-25T09:00:00Z">
        <w:r>
          <w:delText xml:space="preserve">was working</w:delText>
        </w:r>
      </w:del>
      <w:ins w:id="1896" w:author="Editor" w:date="2026-09-25T09:00:00Z">
        <w:r>
          <w:t xml:space="preserve">worked</w:t>
        </w:r>
      </w:ins>
      <w:r>
        <w:t xml:space="preserve"> to her advantage. Using the hinges of the building frame</w:t>
      </w:r>
      <w:del w:id="1897" w:author="Editor" w:date="2026-09-25T09:00:00Z">
        <w:r>
          <w:delText xml:space="preserve"> she was descending</w:delText>
        </w:r>
      </w:del>
      <w:ins w:id="1898" w:author="Editor" w:date="2026-09-25T09:00:00Z">
        <w:r>
          <w:t xml:space="preserve">, she descended</w:t>
        </w:r>
      </w:ins>
      <w:r>
        <w:t xml:space="preserve"> with careful steps. Once she was close to the drainpipe, she moved sideways, resting her foot with extreme caution on the pipe</w:t>
      </w:r>
      <w:del w:id="1899" w:author="Editor (Typography)" w:date="2026-09-25T09:00:00Z">
        <w:r>
          <w:delText xml:space="preserve">'</w:delText>
        </w:r>
      </w:del>
      <w:ins w:id="1900" w:author="Editor (Typography)" w:date="2026-09-25T09:00:00Z">
        <w:r>
          <w:t xml:space="preserve">’</w:t>
        </w:r>
      </w:ins>
      <w:r>
        <w:t xml:space="preserve">s ring. With utmost care, she took the excruciating journey down, one step at a time.</w:t>
      </w:r>
      <w:commentRangeEnd w:id="26"/>
      <w:r>
        <w:commentReference w:id="26"/>
      </w:r>
    </w:p>
    <w:p>
      <w:pPr>
        <w:rPr>
          <w:ins w:id="1933" w:author="Editor" w:date="2026-09-25T09:00:00Z"/>
        </w:rPr>
      </w:pPr>
      <w:commentRangeStart w:id="27"/>
      <w:del w:id="1901" w:author="Editor (Typography)" w:date="2026-09-25T09:00:00Z">
        <w:r>
          <w:delText xml:space="preserve">"</w:delText>
        </w:r>
      </w:del>
      <w:ins w:id="1902" w:author="Editor (Typography)" w:date="2026-09-25T09:00:00Z">
        <w:r>
          <w:t xml:space="preserve">“</w:t>
        </w:r>
      </w:ins>
      <w:del w:id="1903" w:author="Editor" w:date="2026-09-25T09:00:00Z">
        <w:r>
          <w:delText xml:space="preserve">Creek, creek!!" Loud</w:delText>
        </w:r>
      </w:del>
      <w:ins w:id="1904" w:author="Editor" w:date="2026-09-25T09:00:00Z">
        <w:r>
          <w:t xml:space="preserve">Creak, creak!” A loud</w:t>
        </w:r>
      </w:ins>
      <w:r>
        <w:t xml:space="preserve"> cacophony broke the otherwise silent</w:t>
      </w:r>
      <w:del w:id="1905" w:author="Editor" w:date="2026-09-25T09:00:00Z">
        <w:r>
          <w:delText xml:space="preserve"> monotony of the</w:delText>
        </w:r>
      </w:del>
      <w:r>
        <w:t xml:space="preserve"> night. She lost her left </w:t>
      </w:r>
      <w:del w:id="1906" w:author="Editor" w:date="2026-09-25T09:00:00Z">
        <w:r>
          <w:delText xml:space="preserve">foot grip</w:delText>
        </w:r>
      </w:del>
      <w:ins w:id="1907" w:author="Editor" w:date="2026-09-25T09:00:00Z">
        <w:r>
          <w:t xml:space="preserve">foothold</w:t>
        </w:r>
      </w:ins>
      <w:r>
        <w:t xml:space="preserve"> and slipped, only to get hold of the hinge of a bulging shell. Her heart leaped into her mouth. She </w:t>
      </w:r>
      <w:ins w:id="1908" w:author="Editor" w:date="2026-09-25T09:00:00Z">
        <w:r>
          <w:t xml:space="preserve">had </w:t>
        </w:r>
      </w:ins>
      <w:r>
        <w:t xml:space="preserve">never expected in her wildest </w:t>
      </w:r>
      <w:del w:id="1909" w:author="Editor" w:date="2026-09-25T09:00:00Z">
        <w:r>
          <w:delText xml:space="preserve">dream</w:delText>
        </w:r>
      </w:del>
      <w:ins w:id="1910" w:author="Editor" w:date="2026-09-25T09:00:00Z">
        <w:r>
          <w:t xml:space="preserve">dreams</w:t>
        </w:r>
      </w:ins>
      <w:r>
        <w:t xml:space="preserve"> to hear </w:t>
      </w:r>
      <w:del w:id="1911" w:author="Editor" w:date="2026-09-25T09:00:00Z">
        <w:r>
          <w:delText xml:space="preserve">some</w:delText>
        </w:r>
      </w:del>
      <w:ins w:id="1912" w:author="Editor" w:date="2026-09-25T09:00:00Z">
        <w:r>
          <w:t xml:space="preserve">a</w:t>
        </w:r>
      </w:ins>
      <w:r>
        <w:t xml:space="preserve"> creepy noise </w:t>
      </w:r>
      <w:del w:id="1913" w:author="Editor" w:date="2026-09-25T09:00:00Z">
        <w:r>
          <w:delText xml:space="preserve">in</w:delText>
        </w:r>
      </w:del>
      <w:ins w:id="1914" w:author="Editor" w:date="2026-09-25T09:00:00Z">
        <w:r>
          <w:t xml:space="preserve">at</w:t>
        </w:r>
      </w:ins>
      <w:r>
        <w:t xml:space="preserve"> such</w:t>
      </w:r>
      <w:ins w:id="1915" w:author="Editor" w:date="2026-09-25T09:00:00Z">
        <w:r>
          <w:t xml:space="preserve"> an</w:t>
        </w:r>
      </w:ins>
      <w:r>
        <w:t xml:space="preserve"> ungodly hour. For</w:t>
      </w:r>
      <w:ins w:id="1916" w:author="Editor" w:date="2026-09-25T09:00:00Z">
        <w:r>
          <w:t xml:space="preserve"> a</w:t>
        </w:r>
      </w:ins>
      <w:r>
        <w:t xml:space="preserve"> few seconds, she had no clue what had hit her. And then she heard the flutter of </w:t>
      </w:r>
      <w:del w:id="1917" w:author="Editor" w:date="2026-09-25T09:00:00Z">
        <w:r>
          <w:delText xml:space="preserve">avian species</w:delText>
        </w:r>
      </w:del>
      <w:ins w:id="1918" w:author="Editor" w:date="2026-09-25T09:00:00Z">
        <w:r>
          <w:t xml:space="preserve">birds</w:t>
        </w:r>
      </w:ins>
      <w:r>
        <w:t xml:space="preserve"> moving away</w:t>
      </w:r>
      <w:del w:id="1919" w:author="Editor" w:date="2026-09-25T09:00:00Z">
        <w:r>
          <w:delText xml:space="preserve"> in agony</w:delText>
        </w:r>
      </w:del>
      <w:r>
        <w:t xml:space="preserve">. Unknowingly she had invaded their privacy. She was hanging on the hinge and was in </w:t>
      </w:r>
      <w:del w:id="1920" w:author="Editor" w:date="2026-09-25T09:00:00Z">
        <w:r>
          <w:delText xml:space="preserve">a </w:delText>
        </w:r>
      </w:del>
      <w:r>
        <w:t xml:space="preserve">desperate need </w:t>
      </w:r>
      <w:del w:id="1921" w:author="Editor" w:date="2026-09-25T09:00:00Z">
        <w:r>
          <w:delText xml:space="preserve">for</w:delText>
        </w:r>
      </w:del>
      <w:ins w:id="1922" w:author="Editor" w:date="2026-09-25T09:00:00Z">
        <w:r>
          <w:t xml:space="preserve">of</w:t>
        </w:r>
      </w:ins>
      <w:r>
        <w:t xml:space="preserve"> a foothold. The guest in the room right below her switched on the light and peered outside, and to her advantage, the flutter of the birds erased any apprehension he may </w:t>
      </w:r>
      <w:ins w:id="1923" w:author="Editor" w:date="2026-09-25T09:00:00Z">
        <w:r>
          <w:t xml:space="preserve">have </w:t>
        </w:r>
      </w:ins>
      <w:r>
        <w:t xml:space="preserve">had and made him go back to sleep. As the light was </w:t>
      </w:r>
      <w:del w:id="1924" w:author="Editor" w:date="2026-09-25T09:00:00Z">
        <w:r>
          <w:delText xml:space="preserve">sipping</w:delText>
        </w:r>
      </w:del>
      <w:ins w:id="1925" w:author="Editor" w:date="2026-09-25T09:00:00Z">
        <w:r>
          <w:t xml:space="preserve">seeping</w:t>
        </w:r>
      </w:ins>
      <w:r>
        <w:t xml:space="preserve"> out of the window, she saw a frill edge connecting the drainpipe to the brick wall towards the right of her dangling foot. She knew </w:t>
      </w:r>
      <w:ins w:id="1926" w:author="Editor" w:date="2026-09-25T09:00:00Z">
        <w:r>
          <w:t xml:space="preserve">that </w:t>
        </w:r>
      </w:ins>
      <w:r>
        <w:t xml:space="preserve">if she couldn’t get onto the edge, the hinge would soon give </w:t>
      </w:r>
      <w:del w:id="1927" w:author="Editor" w:date="2026-09-25T09:00:00Z">
        <w:r>
          <w:delText xml:space="preserve">away the resistance</w:delText>
        </w:r>
      </w:del>
      <w:ins w:id="1928" w:author="Editor" w:date="2026-09-25T09:00:00Z">
        <w:r>
          <w:t xml:space="preserve">way</w:t>
        </w:r>
      </w:ins>
      <w:r>
        <w:t xml:space="preserve">. She swung her feet and managed to get a grip on the drainpipe. With caution, she shifted her body weight to the newfound shelter. Her journey was one floor down from there. She found the rope that she had tied earlier in the day and slipped down the cord to her room</w:t>
      </w:r>
      <w:del w:id="1929" w:author="Editor (Typography)" w:date="2026-09-25T09:00:00Z">
        <w:r>
          <w:delText xml:space="preserve">'</w:delText>
        </w:r>
      </w:del>
      <w:ins w:id="1930" w:author="Editor (Typography)" w:date="2026-09-25T09:00:00Z">
        <w:r>
          <w:t xml:space="preserve">’</w:t>
        </w:r>
      </w:ins>
      <w:r>
        <w:t xml:space="preserve">s window. Once inside</w:t>
      </w:r>
      <w:ins w:id="1931" w:author="Editor" w:date="2026-09-25T09:00:00Z">
        <w:r>
          <w:t xml:space="preserve">,</w:t>
        </w:r>
      </w:ins>
      <w:r>
        <w:t xml:space="preserve"> she pulled the rope in and closed the window behind her.</w:t>
      </w:r>
      <w:del w:id="1932" w:author="Editor" w:date="2026-09-25T09:00:00Z">
        <w:r>
          <w:delText xml:space="preserve"> The "</w:delText>
        </w:r>
      </w:del>
    </w:p>
    <w:p w14:paraId="0330211C" w14:textId="77777777" w:rsidR="0021081B" w:rsidRPr="0021081B" w:rsidRDefault="0021081B" w:rsidP="0021081B">
      <w:ins w:id="1934" w:author="Editor" w:date="2026-09-25T09:00:00Z">
        <w:r>
          <w:t xml:space="preserve">“The </w:t>
        </w:r>
      </w:ins>
      <w:r>
        <w:t xml:space="preserve">Don’t </w:t>
      </w:r>
      <w:del w:id="1935" w:author="Editor" w:date="2026-09-25T09:00:00Z">
        <w:r>
          <w:delText xml:space="preserve">disturb</w:delText>
        </w:r>
      </w:del>
      <w:ins w:id="1936" w:author="Editor" w:date="2026-09-25T09:00:00Z">
        <w:r>
          <w:t xml:space="preserve">Disturb</w:t>
        </w:r>
      </w:ins>
      <w:r>
        <w:t xml:space="preserve"> sign worked like a charm</w:t>
      </w:r>
      <w:ins w:id="1937" w:author="Editor" w:date="2026-09-25T09:00:00Z">
        <w:r>
          <w:t xml:space="preserve">,</w:t>
        </w:r>
      </w:ins>
      <w:del w:id="1938" w:author="Editor (Typography)" w:date="2026-09-25T09:00:00Z">
        <w:r>
          <w:delText xml:space="preserve">"</w:delText>
        </w:r>
      </w:del>
      <w:ins w:id="1939" w:author="Editor (Typography)" w:date="2026-09-25T09:00:00Z">
        <w:r>
          <w:t xml:space="preserve">”</w:t>
        </w:r>
      </w:ins>
      <w:r>
        <w:t xml:space="preserve"> she mumbled after finding her room untouched by the housekeepers. She was perspiring</w:t>
      </w:r>
      <w:ins w:id="1940" w:author="Editor" w:date="2026-09-25T09:00:00Z">
        <w:r>
          <w:t xml:space="preserve"> from</w:t>
        </w:r>
      </w:ins>
      <w:r>
        <w:t xml:space="preserve"> head to toe. Though she would have loved to take a shower, she refrained. She was running out of time</w:t>
      </w:r>
      <w:del w:id="1941" w:author="Editor" w:date="2026-09-25T09:00:00Z">
        <w:r>
          <w:delText xml:space="preserve"> as soon</w:delText>
        </w:r>
      </w:del>
      <w:ins w:id="1942" w:author="Editor" w:date="2026-09-25T09:00:00Z">
        <w:r>
          <w:t xml:space="preserve">, as</w:t>
        </w:r>
      </w:ins>
      <w:r>
        <w:t xml:space="preserve"> the sedative on Benedikt would </w:t>
      </w:r>
      <w:ins w:id="1943" w:author="Editor" w:date="2026-09-25T09:00:00Z">
        <w:r>
          <w:t xml:space="preserve">soon </w:t>
        </w:r>
      </w:ins>
      <w:r>
        <w:t xml:space="preserve">start to fade away.</w:t>
      </w:r>
      <w:commentRangeEnd w:id="27"/>
      <w:r>
        <w:commentReference w:id="27"/>
      </w:r>
    </w:p>
    <w:p w14:paraId="6872ED49" w14:textId="77777777" w:rsidR="0021081B" w:rsidRPr="0021081B" w:rsidRDefault="0021081B" w:rsidP="0021081B">
      <w:commentRangeStart w:id="28"/>
      <w:r>
        <w:t xml:space="preserve">She changed </w:t>
      </w:r>
      <w:del w:id="1944" w:author="Editor" w:date="2026-09-25T09:00:00Z">
        <w:r>
          <w:delText xml:space="preserve">to</w:delText>
        </w:r>
      </w:del>
      <w:ins w:id="1945" w:author="Editor" w:date="2026-09-25T09:00:00Z">
        <w:r>
          <w:t xml:space="preserve">into</w:t>
        </w:r>
      </w:ins>
      <w:r>
        <w:t xml:space="preserve"> a pair of jeans and a </w:t>
      </w:r>
      <w:ins w:id="1946" w:author="Editor" w:date="2026-09-25T09:00:00Z">
        <w:r>
          <w:t xml:space="preserve">hooded </w:t>
        </w:r>
      </w:ins>
      <w:r>
        <w:t xml:space="preserve">pullover</w:t>
      </w:r>
      <w:del w:id="1947" w:author="Editor" w:date="2026-09-25T09:00:00Z">
        <w:r>
          <w:delText xml:space="preserve"> hood. Picked</w:delText>
        </w:r>
      </w:del>
      <w:ins w:id="1948" w:author="Editor" w:date="2026-09-25T09:00:00Z">
        <w:r>
          <w:t xml:space="preserve">. She picked up</w:t>
        </w:r>
      </w:ins>
      <w:r>
        <w:t xml:space="preserve"> her bag, which she had packed the night before, and dashed out of the room. The lobby was</w:t>
      </w:r>
      <w:ins w:id="1949" w:author="Editor" w:date="2026-09-25T09:00:00Z">
        <w:r>
          <w:t xml:space="preserve"> almost</w:t>
        </w:r>
      </w:ins>
      <w:r>
        <w:t xml:space="preserve"> without a soul.  To her benefit, the receptionist was stealing an early morning nap in the adjacent office room. She found a lone bellman in the lobby, offered him </w:t>
      </w:r>
      <w:del w:id="1950" w:author="Editor" w:date="2026-09-25T09:00:00Z">
        <w:r>
          <w:delText xml:space="preserve">ten Kronor</w:delText>
        </w:r>
      </w:del>
      <w:ins w:id="1951" w:author="Editor" w:date="2026-09-25T09:00:00Z">
        <w:r>
          <w:t xml:space="preserve">a hundred kroner</w:t>
        </w:r>
      </w:ins>
      <w:r>
        <w:t xml:space="preserve"> and asked him to get her a cab. She didn</w:t>
      </w:r>
      <w:del w:id="1952" w:author="Editor (Typography)" w:date="2026-09-25T09:00:00Z">
        <w:r>
          <w:delText xml:space="preserve">'</w:delText>
        </w:r>
      </w:del>
      <w:ins w:id="1953" w:author="Editor (Typography)" w:date="2026-09-25T09:00:00Z">
        <w:r>
          <w:t xml:space="preserve">’</w:t>
        </w:r>
      </w:ins>
      <w:r>
        <w:t xml:space="preserve">t have to wait long</w:t>
      </w:r>
      <w:del w:id="1954" w:author="Editor" w:date="2026-09-25T09:00:00Z">
        <w:r>
          <w:delText xml:space="preserve"> for the taxi to arrive</w:delText>
        </w:r>
      </w:del>
      <w:r>
        <w:t xml:space="preserve">. Once inside the taxi, she instructed the driver to take her to the Sofitel hotel. From Sofitel, she took another taxi to the main market, and from there rode the </w:t>
      </w:r>
      <w:del w:id="1955" w:author="Editor" w:date="2026-09-25T09:00:00Z">
        <w:r>
          <w:delText xml:space="preserve">tram</w:delText>
        </w:r>
      </w:del>
      <w:ins w:id="1956" w:author="Editor" w:date="2026-09-25T09:00:00Z">
        <w:r>
          <w:t xml:space="preserve">bus</w:t>
        </w:r>
      </w:ins>
      <w:r>
        <w:t xml:space="preserve"> to the railway </w:t>
      </w:r>
      <w:del w:id="1957" w:author="Editor" w:date="2026-09-25T09:00:00Z">
        <w:r>
          <w:delText xml:space="preserve">junction</w:delText>
        </w:r>
      </w:del>
      <w:ins w:id="1958" w:author="Editor" w:date="2026-09-25T09:00:00Z">
        <w:r>
          <w:t xml:space="preserve">station</w:t>
        </w:r>
      </w:ins>
      <w:r>
        <w:t xml:space="preserve">.</w:t>
      </w:r>
      <w:commentRangeEnd w:id="28"/>
      <w:r>
        <w:commentReference w:id="28"/>
      </w:r>
    </w:p>
    <w:p w14:paraId="1C05F99E" w14:textId="0378A070" w:rsidR="0021081B" w:rsidRPr="0021081B" w:rsidRDefault="0021081B" w:rsidP="0021081B">
      <w:del w:id="1959" w:author="Editor (Typography)" w:date="2026-09-25T09:00:00Z">
        <w:r>
          <w:delText xml:space="preserve">"</w:delText>
        </w:r>
      </w:del>
      <w:ins w:id="1960" w:author="Editor (Typography)" w:date="2026-09-25T09:00:00Z">
        <w:r>
          <w:t xml:space="preserve">“</w:t>
        </w:r>
      </w:ins>
      <w:r>
        <w:t xml:space="preserve">When is the next train to Copenhagen?</w:t>
      </w:r>
      <w:del w:id="1961" w:author="Editor (Typography)" w:date="2026-09-25T09:00:00Z">
        <w:r>
          <w:delText xml:space="preserve">"</w:delText>
        </w:r>
      </w:del>
      <w:ins w:id="1962" w:author="Editor (Typography)" w:date="2026-09-25T09:00:00Z">
        <w:r>
          <w:t xml:space="preserve">”</w:t>
        </w:r>
      </w:ins>
      <w:r>
        <w:t xml:space="preserve"> she </w:t>
      </w:r>
      <w:del w:id="1963" w:author="Editor" w:date="2026-09-25T09:00:00Z">
        <w:r>
          <w:delText xml:space="preserve">almost rattled</w:delText>
        </w:r>
      </w:del>
      <w:ins w:id="1964" w:author="Editor" w:date="2026-09-25T09:00:00Z">
        <w:r>
          <w:t xml:space="preserve">asked</w:t>
        </w:r>
      </w:ins>
      <w:r>
        <w:t xml:space="preserve"> the man behind the glass wall</w:t>
      </w:r>
      <w:ins w:id="1965" w:author="Editor" w:date="2026-09-25T09:00:00Z">
        <w:r>
          <w:t xml:space="preserve">,</w:t>
        </w:r>
      </w:ins>
      <w:r>
        <w:t xml:space="preserve"> who was half asleep. He looked at </w:t>
      </w:r>
      <w:del w:id="1966" w:author="Editor" w:date="2026-09-25T09:00:00Z">
        <w:r>
          <w:delText xml:space="preserve">the</w:delText>
        </w:r>
      </w:del>
      <w:ins w:id="1967" w:author="Editor" w:date="2026-09-25T09:00:00Z">
        <w:r>
          <w:t xml:space="preserve">his</w:t>
        </w:r>
      </w:ins>
      <w:r>
        <w:t xml:space="preserve"> watch and with a </w:t>
      </w:r>
      <w:del w:id="1968" w:author="Editor" w:date="2026-09-25T09:00:00Z">
        <w:r>
          <w:delText xml:space="preserve">groggier</w:delText>
        </w:r>
      </w:del>
      <w:ins w:id="1969" w:author="Editor" w:date="2026-09-25T09:00:00Z">
        <w:r>
          <w:t xml:space="preserve">groggy</w:t>
        </w:r>
      </w:ins>
      <w:r>
        <w:t xml:space="preserve"> voice announced, “In twenty minutes from platform </w:t>
      </w:r>
      <w:del w:id="1970" w:author="Editor" w:date="2026-09-25T09:00:00Z">
        <w:r>
          <w:delText xml:space="preserve">F</w:delText>
        </w:r>
      </w:del>
      <w:ins w:id="1971" w:author="Editor" w:date="2026-09-25T09:00:00Z">
        <w:r>
          <w:t xml:space="preserve">2</w:t>
        </w:r>
      </w:ins>
      <w:r>
        <w:t xml:space="preserve">.”</w:t>
      </w:r>
    </w:p>
    <w:p w14:paraId="2C45E2B0" w14:textId="77777777" w:rsidR="0021081B" w:rsidRPr="0021081B" w:rsidRDefault="0021081B" w:rsidP="0021081B">
      <w:commentRangeStart w:id="29"/>
      <w:r>
        <w:t xml:space="preserve">She took a business class ticket and boarded the train. The train took about forty minutes to </w:t>
      </w:r>
      <w:del w:id="1972" w:author="Editor" w:date="2026-09-25T09:00:00Z">
        <w:r>
          <w:delText xml:space="preserve">arrive at</w:delText>
        </w:r>
      </w:del>
      <w:ins w:id="1973" w:author="Editor" w:date="2026-09-25T09:00:00Z">
        <w:r>
          <w:t xml:space="preserve">reach</w:t>
        </w:r>
      </w:ins>
      <w:r>
        <w:t xml:space="preserve"> Copenhagen. </w:t>
      </w:r>
      <w:del w:id="1974" w:author="Editor" w:date="2026-09-25T09:00:00Z">
        <w:r>
          <w:delText xml:space="preserve">From</w:delText>
        </w:r>
      </w:del>
      <w:ins w:id="1975" w:author="Editor" w:date="2026-09-25T09:00:00Z">
        <w:r>
          <w:t xml:space="preserve">At</w:t>
        </w:r>
      </w:ins>
      <w:r>
        <w:t xml:space="preserve"> Copenhagen, she bought </w:t>
      </w:r>
      <w:del w:id="1976" w:author="Editor" w:date="2026-09-25T09:00:00Z">
        <w:r>
          <w:delText xml:space="preserve">tickets to go</w:delText>
        </w:r>
      </w:del>
      <w:ins w:id="1977" w:author="Editor" w:date="2026-09-25T09:00:00Z">
        <w:r>
          <w:t xml:space="preserve">a ticket</w:t>
        </w:r>
      </w:ins>
      <w:r>
        <w:t xml:space="preserve"> to Basel. The train to Basel was leaving in </w:t>
      </w:r>
      <w:del w:id="1978" w:author="Editor" w:date="2026-09-25T09:00:00Z">
        <w:r>
          <w:delText xml:space="preserve">half</w:delText>
        </w:r>
      </w:del>
      <w:ins w:id="1979" w:author="Editor" w:date="2026-09-25T09:00:00Z">
        <w:r>
          <w:t xml:space="preserve">an</w:t>
        </w:r>
      </w:ins>
      <w:r>
        <w:t xml:space="preserve"> hour,</w:t>
      </w:r>
      <w:ins w:id="1980" w:author="Editor" w:date="2026-09-25T09:00:00Z">
        <w:r>
          <w:t xml:space="preserve"> and</w:t>
        </w:r>
      </w:ins>
      <w:r>
        <w:t xml:space="preserve"> she had enough time to make a phone call.</w:t>
      </w:r>
      <w:commentRangeEnd w:id="29"/>
      <w:r>
        <w:commentReference w:id="29"/>
      </w:r>
    </w:p>
    <w:p w14:paraId="10164DEF" w14:textId="77777777" w:rsidR="0021081B" w:rsidRPr="0021081B" w:rsidRDefault="0021081B" w:rsidP="0021081B">
      <w:commentRangeStart w:id="30"/>
      <w:r>
        <w:t xml:space="preserve">She approached the public telephone booth at the station platform and dialed a number. After </w:t>
      </w:r>
      <w:ins w:id="1981" w:author="Editor" w:date="2026-09-25T09:00:00Z">
        <w:r>
          <w:t xml:space="preserve">a </w:t>
        </w:r>
      </w:ins>
      <w:r>
        <w:t xml:space="preserve">few rings, a </w:t>
      </w:r>
      <w:del w:id="1982" w:author="Editor" w:date="2026-09-25T09:00:00Z">
        <w:r>
          <w:delText xml:space="preserve">person</w:delText>
        </w:r>
      </w:del>
      <w:ins w:id="1983" w:author="Editor" w:date="2026-09-25T09:00:00Z">
        <w:r>
          <w:t xml:space="preserve">man</w:t>
        </w:r>
      </w:ins>
      <w:r>
        <w:t xml:space="preserve"> with a gruff voice snapped, “Who is it?” </w:t>
      </w:r>
      <w:del w:id="1984" w:author="Editor" w:date="2026-09-25T09:00:00Z">
        <w:r>
          <w:delText xml:space="preserve">she</w:delText>
        </w:r>
      </w:del>
      <w:ins w:id="1985" w:author="Editor" w:date="2026-09-25T09:00:00Z">
        <w:r>
          <w:t xml:space="preserve">She</w:t>
        </w:r>
      </w:ins>
      <w:r>
        <w:t xml:space="preserve"> introduced herself and continued </w:t>
      </w:r>
      <w:del w:id="1986" w:author="Editor" w:date="2026-09-25T09:00:00Z">
        <w:r>
          <w:delText xml:space="preserve">her conversation with an embodied</w:delText>
        </w:r>
      </w:del>
      <w:ins w:id="1987" w:author="Editor" w:date="2026-09-25T09:00:00Z">
        <w:r>
          <w:t xml:space="preserve">in a low</w:t>
        </w:r>
      </w:ins>
      <w:r>
        <w:t xml:space="preserve"> tone, “I have the map. Can you call Adriana and confirm my arrival next week? I am calling from a pay booth</w:t>
      </w:r>
      <w:del w:id="1988" w:author="Editor" w:date="2026-09-25T09:00:00Z">
        <w:r>
          <w:delText xml:space="preserve">,</w:delText>
        </w:r>
      </w:del>
      <w:ins w:id="1989" w:author="Editor" w:date="2026-09-25T09:00:00Z">
        <w:r>
          <w:t xml:space="preserve">. I</w:t>
        </w:r>
      </w:ins>
      <w:r>
        <w:t xml:space="preserve"> will call you back in fifteen minutes.”</w:t>
      </w:r>
      <w:commentRangeEnd w:id="30"/>
      <w:r>
        <w:commentReference w:id="30"/>
      </w:r>
    </w:p>
    <w:p w14:paraId="0699EB11" w14:textId="35E1CF79" w:rsidR="00647437" w:rsidRDefault="0021081B" w:rsidP="00EC08C9">
      <w:commentRangeStart w:id="31"/>
      <w:r>
        <w:t xml:space="preserve">After fifteen minutes, she called back. The man responded</w:t>
      </w:r>
      <w:del w:id="1990" w:author="Editor" w:date="2026-09-25T09:00:00Z">
        <w:r>
          <w:delText xml:space="preserve"> with an affirmation</w:delText>
        </w:r>
      </w:del>
      <w:ins w:id="1991" w:author="Editor" w:date="2026-09-25T09:00:00Z">
        <w:r>
          <w:t xml:space="preserve">,</w:t>
        </w:r>
      </w:ins>
      <w:r>
        <w:t xml:space="preserve"> “She will be waiting for you. Good luck.” She thanked him and </w:t>
      </w:r>
      <w:del w:id="1992" w:author="Editor" w:date="2026-09-25T09:00:00Z">
        <w:r>
          <w:delText xml:space="preserve">took</w:delText>
        </w:r>
      </w:del>
      <w:ins w:id="1993" w:author="Editor" w:date="2026-09-25T09:00:00Z">
        <w:r>
          <w:t xml:space="preserve">heaved</w:t>
        </w:r>
      </w:ins>
      <w:r>
        <w:t xml:space="preserve"> a sigh of relief. After an hour-long wait, the train to Basel approached the platform. It was the first train out in the morning. She took a corner seat and</w:t>
      </w:r>
      <w:ins w:id="1994" w:author="Editor" w:date="2026-09-25T09:00:00Z">
        <w:r>
          <w:t xml:space="preserve">,</w:t>
        </w:r>
      </w:ins>
      <w:r>
        <w:t xml:space="preserve"> with the bag on her lap and </w:t>
      </w:r>
      <w:ins w:id="1995" w:author="Editor" w:date="2026-09-25T09:00:00Z">
        <w:r>
          <w:t xml:space="preserve">her </w:t>
        </w:r>
      </w:ins>
      <w:r>
        <w:t xml:space="preserve">arms around it,</w:t>
      </w:r>
      <w:del w:id="1996" w:author="Editor" w:date="2026-09-25T09:00:00Z">
        <w:r>
          <w:delText xml:space="preserve"> she</w:delText>
        </w:r>
      </w:del>
      <w:r>
        <w:t xml:space="preserve"> drifted off to sleep.</w:t>
      </w:r>
      <w:r>
        <w:br w:type="page"/>
      </w:r>
      <w:commentRangeEnd w:id="31"/>
      <w:r>
        <w:commentReference w:id="31"/>
      </w:r>
    </w:p>
    <w:p w14:paraId="0A5A5C41" w14:textId="7F0365F6" w:rsidR="004D3BF2" w:rsidRPr="004D3BF2" w:rsidRDefault="00B70EC5" w:rsidP="00F56514">
      <w:pPr>
        <w:spacing w:line="259" w:lineRule="auto"/>
        <w:jc w:val="left"/>
        <w:outlineLvl w:val="0"/>
        <w:rPr>
          <w:b/>
        </w:rPr>
      </w:pPr>
      <w:r>
        <w:rPr>
          <w:b/>
        </w:rPr>
        <w:lastRenderedPageBreak/>
        <w:t>Chapter 4</w:t>
      </w:r>
    </w:p>
    <w:p w14:paraId="406B7791" w14:textId="77777777" w:rsidR="004D3BF2" w:rsidRDefault="004D3BF2" w:rsidP="004D3BF2">
      <w:pPr>
        <w:rPr>
          <w:b/>
          <w:i/>
        </w:rPr>
      </w:pPr>
    </w:p>
    <w:p w14:paraId="7A64DC0A" w14:textId="34E5F4CD" w:rsidR="004D3BF2" w:rsidRPr="007F69F0" w:rsidRDefault="004D3BF2" w:rsidP="004D3BF2">
      <w:pPr>
        <w:rPr>
          <w:b/>
          <w:i/>
        </w:rPr>
      </w:pPr>
      <w:r>
        <w:rPr>
          <w:b/>
          <w:i/>
        </w:rPr>
        <w:t xml:space="preserve">12:00 AM </w:t>
      </w:r>
      <w:del w:id="1997" w:author="Editor" w:date="2026-09-25T09:00:00Z">
        <w:r>
          <w:rPr>
            <w:b/>
            <w:i/>
          </w:rPr>
          <w:delText xml:space="preserve">12</w:delText>
        </w:r>
        <w:r>
          <w:rPr>
            <w:b/>
            <w:i/>
            <w:vertAlign w:val="superscript"/>
          </w:rPr>
          <w:delText xml:space="preserve">th</w:delText>
        </w:r>
      </w:del>
      <w:ins w:id="1998" w:author="Editor" w:date="2026-09-25T09:00:00Z">
        <w:r>
          <w:rPr>
            <w:b/>
            <w:i/>
          </w:rPr>
          <w:t xml:space="preserve">15th</w:t>
        </w:r>
      </w:ins>
      <w:r>
        <w:rPr>
          <w:b/>
          <w:i/>
        </w:rPr>
        <w:t xml:space="preserve"> April 2014, </w:t>
      </w:r>
      <w:del w:id="1999" w:author="Editor" w:date="2026-09-25T09:00:00Z">
        <w:r>
          <w:rPr>
            <w:b/>
            <w:i/>
          </w:rPr>
          <w:delText xml:space="preserve">Stockholm</w:delText>
        </w:r>
      </w:del>
      <w:ins w:id="2000" w:author="Editor" w:date="2026-09-25T09:00:00Z">
        <w:r>
          <w:rPr>
            <w:b/>
            <w:i/>
          </w:rPr>
          <w:t xml:space="preserve">Helsingør</w:t>
        </w:r>
      </w:ins>
      <w:r>
        <w:rPr>
          <w:b/>
          <w:i/>
        </w:rPr>
        <w:t xml:space="preserve">, Denmark</w:t>
      </w:r>
    </w:p>
    <w:p w14:paraId="413D8AB0" w14:textId="1E33B6B1" w:rsidR="002842BF" w:rsidRPr="002842BF" w:rsidRDefault="002842BF" w:rsidP="002842BF">
      <w:commentRangeStart w:id="32"/>
      <w:bookmarkStart w:id="8" w:name="OLE_LINK20"/>
      <w:bookmarkStart w:id="9" w:name="OLE_LINK21"/>
      <w:r>
        <w:t xml:space="preserve">A man dressed in a black tracksuit and a </w:t>
      </w:r>
      <w:del w:id="2001" w:author="Editor" w:date="2026-09-25T09:00:00Z">
        <w:r>
          <w:delText xml:space="preserve">windshield jacket</w:delText>
        </w:r>
      </w:del>
      <w:ins w:id="2002" w:author="Editor" w:date="2026-09-25T09:00:00Z">
        <w:r>
          <w:t xml:space="preserve">windcheater</w:t>
        </w:r>
      </w:ins>
      <w:r>
        <w:t xml:space="preserve"> was bravely fighting the biting cold in the open backyard of the hotel. His dark getup </w:t>
      </w:r>
      <w:del w:id="2003" w:author="Editor" w:date="2026-09-25T09:00:00Z">
        <w:r>
          <w:delText xml:space="preserve">camouflaged</w:delText>
        </w:r>
      </w:del>
      <w:ins w:id="2004" w:author="Editor" w:date="2026-09-25T09:00:00Z">
        <w:r>
          <w:t xml:space="preserve">blended</w:t>
        </w:r>
      </w:ins>
      <w:r>
        <w:t xml:space="preserve"> well with the night</w:t>
      </w:r>
      <w:del w:id="2005" w:author="Editor (Typography)" w:date="2026-09-25T09:00:00Z">
        <w:r>
          <w:delText xml:space="preserve">'</w:delText>
        </w:r>
      </w:del>
      <w:ins w:id="2006" w:author="Editor (Typography)" w:date="2026-09-25T09:00:00Z">
        <w:r>
          <w:t xml:space="preserve">’</w:t>
        </w:r>
      </w:ins>
      <w:r>
        <w:t xml:space="preserve">s darkness</w:t>
      </w:r>
      <w:ins w:id="2007" w:author="Editor" w:date="2026-09-25T09:00:00Z">
        <w:r>
          <w:t xml:space="preserve">,</w:t>
        </w:r>
      </w:ins>
      <w:r>
        <w:t xml:space="preserve"> and he was almost invisible unless someone </w:t>
      </w:r>
      <w:del w:id="2008" w:author="Editor" w:date="2026-09-25T09:00:00Z">
        <w:r>
          <w:delText xml:space="preserve">would be</w:delText>
        </w:r>
      </w:del>
      <w:ins w:id="2009" w:author="Editor" w:date="2026-09-25T09:00:00Z">
        <w:r>
          <w:t xml:space="preserve">came</w:t>
        </w:r>
      </w:ins>
      <w:r>
        <w:t xml:space="preserve"> within</w:t>
      </w:r>
      <w:ins w:id="2010" w:author="Editor" w:date="2026-09-25T09:00:00Z">
        <w:r>
          <w:t xml:space="preserve"> a</w:t>
        </w:r>
      </w:ins>
      <w:r>
        <w:t xml:space="preserve"> few yards of </w:t>
      </w:r>
      <w:del w:id="2011" w:author="Editor" w:date="2026-09-25T09:00:00Z">
        <w:r>
          <w:delText xml:space="preserve">his proximity</w:delText>
        </w:r>
      </w:del>
      <w:ins w:id="2012" w:author="Editor" w:date="2026-09-25T09:00:00Z">
        <w:r>
          <w:t xml:space="preserve">him</w:t>
        </w:r>
      </w:ins>
      <w:r>
        <w:t xml:space="preserve">. The temperature had </w:t>
      </w:r>
      <w:del w:id="2013" w:author="Editor" w:date="2026-09-25T09:00:00Z">
        <w:r>
          <w:delText xml:space="preserve">stooped</w:delText>
        </w:r>
      </w:del>
      <w:ins w:id="2014" w:author="Editor" w:date="2026-09-25T09:00:00Z">
        <w:r>
          <w:t xml:space="preserve">dropped</w:t>
        </w:r>
      </w:ins>
      <w:r>
        <w:t xml:space="preserve"> to single digits, and he had no respite from the gelid </w:t>
      </w:r>
      <w:del w:id="2015" w:author="Editor" w:date="2026-09-25T09:00:00Z">
        <w:r>
          <w:delText xml:space="preserve">airs,</w:delText>
        </w:r>
      </w:del>
      <w:ins w:id="2016" w:author="Editor" w:date="2026-09-25T09:00:00Z">
        <w:r>
          <w:t xml:space="preserve">air</w:t>
        </w:r>
      </w:ins>
      <w:r>
        <w:t xml:space="preserve"> but his clothes. Though he was dressed for the season, he couldn’t withstand the frigid brutality without the occasional shivers.</w:t>
      </w:r>
      <w:commentRangeEnd w:id="32"/>
      <w:r>
        <w:commentReference w:id="32"/>
      </w:r>
    </w:p>
    <w:p w14:paraId="70FE612B" w14:textId="77777777" w:rsidR="002842BF" w:rsidRPr="002842BF" w:rsidRDefault="002842BF" w:rsidP="002842BF">
      <w:commentRangeStart w:id="33"/>
      <w:r>
        <w:t xml:space="preserve">He was waiting for a girl to appear from the executive floor’s badested ridge. He knew the layout of the floor well and was anticipating her arrival any moment from the windowsill. While he was certain of her breakout route, what he was unsure </w:t>
      </w:r>
      <w:del w:id="2017" w:author="Editor" w:date="2026-09-25T09:00:00Z">
        <w:r>
          <w:delText xml:space="preserve">was the time</w:delText>
        </w:r>
      </w:del>
      <w:ins w:id="2018" w:author="Editor" w:date="2026-09-25T09:00:00Z">
        <w:r>
          <w:t xml:space="preserve">of was</w:t>
        </w:r>
      </w:ins>
      <w:r>
        <w:t xml:space="preserve"> when it would happen. There was also a </w:t>
      </w:r>
      <w:del w:id="2019" w:author="Editor" w:date="2026-09-25T09:00:00Z">
        <w:r>
          <w:delText xml:space="preserve">thin</w:delText>
        </w:r>
      </w:del>
      <w:ins w:id="2020" w:author="Editor" w:date="2026-09-25T09:00:00Z">
        <w:r>
          <w:t xml:space="preserve">slim</w:t>
        </w:r>
      </w:ins>
      <w:r>
        <w:t xml:space="preserve"> chance of her being caught. In such </w:t>
      </w:r>
      <w:ins w:id="2021" w:author="Editor" w:date="2026-09-25T09:00:00Z">
        <w:r>
          <w:t xml:space="preserve">a </w:t>
        </w:r>
      </w:ins>
      <w:r>
        <w:t xml:space="preserve">situation, he </w:t>
      </w:r>
      <w:del w:id="2022" w:author="Editor" w:date="2026-09-25T09:00:00Z">
        <w:r>
          <w:delText xml:space="preserve">had</w:delText>
        </w:r>
      </w:del>
      <w:ins w:id="2023" w:author="Editor" w:date="2026-09-25T09:00:00Z">
        <w:r>
          <w:t xml:space="preserve">would have</w:t>
        </w:r>
      </w:ins>
      <w:r>
        <w:t xml:space="preserve"> to execute his alternate plan. But for now, it was a long</w:t>
      </w:r>
      <w:ins w:id="2024" w:author="Editor" w:date="2026-09-25T09:00:00Z">
        <w:r>
          <w:t xml:space="preserve">,</w:t>
        </w:r>
      </w:ins>
      <w:r>
        <w:t xml:space="preserve"> </w:t>
      </w:r>
      <w:del w:id="2025" w:author="Editor (Spelling)" w:date="2026-09-25T09:00:00Z">
        <w:r>
          <w:delText xml:space="preserve">agonizing</w:delText>
        </w:r>
      </w:del>
      <w:ins w:id="2026" w:author="Editor (Spelling)" w:date="2026-09-25T09:00:00Z">
        <w:r>
          <w:t xml:space="preserve">agonising</w:t>
        </w:r>
      </w:ins>
      <w:r>
        <w:t xml:space="preserve"> wait.</w:t>
      </w:r>
      <w:commentRangeEnd w:id="33"/>
      <w:r>
        <w:commentReference w:id="33"/>
      </w:r>
    </w:p>
    <w:p w14:paraId="69E2A9A7" w14:textId="77777777" w:rsidR="002842BF" w:rsidRPr="002842BF" w:rsidRDefault="002842BF" w:rsidP="002842BF">
      <w:r>
        <w:t xml:space="preserve">A soft tinkling sound brought his senses to alert. It was a weird</w:t>
      </w:r>
      <w:del w:id="2027" w:author="Editor" w:date="2026-09-25T09:00:00Z">
        <w:r>
          <w:delText xml:space="preserve"> soft</w:delText>
        </w:r>
      </w:del>
      <w:r>
        <w:t xml:space="preserve"> thrum, hard to notice unless someone was expecting it. He wasn’t sure of its origin but was almost certain who </w:t>
      </w:r>
      <w:del w:id="2028" w:author="Editor" w:date="2026-09-25T09:00:00Z">
        <w:r>
          <w:delText xml:space="preserve">would have</w:delText>
        </w:r>
      </w:del>
      <w:ins w:id="2029" w:author="Editor" w:date="2026-09-25T09:00:00Z">
        <w:r>
          <w:t xml:space="preserve">had</w:t>
        </w:r>
      </w:ins>
      <w:r>
        <w:t xml:space="preserve"> caused it.</w:t>
      </w:r>
    </w:p>
    <w:p w14:paraId="37934F66" w14:textId="7F6B0D61" w:rsidR="002842BF" w:rsidRPr="002842BF" w:rsidRDefault="002842BF" w:rsidP="002842BF">
      <w:r>
        <w:t xml:space="preserve">Then he saw her shadow dangling by the hinge. He was puzzled, not sure what he should do. Before he could conclude anything meaningful, he saw her </w:t>
      </w:r>
      <w:del w:id="2030" w:author="Editor" w:date="2026-09-25T09:00:00Z">
        <w:r>
          <w:delText xml:space="preserve">finding</w:delText>
        </w:r>
      </w:del>
      <w:ins w:id="2031" w:author="Editor" w:date="2026-09-25T09:00:00Z">
        <w:r>
          <w:t xml:space="preserve">find</w:t>
        </w:r>
      </w:ins>
      <w:r>
        <w:t xml:space="preserve"> the much-needed support. Soon she was on her way into her room through the open shaft of the French window. He was relieved to see her </w:t>
      </w:r>
      <w:del w:id="2032" w:author="Editor" w:date="2026-09-25T09:00:00Z">
        <w:r>
          <w:delText xml:space="preserve">escaping</w:delText>
        </w:r>
      </w:del>
      <w:ins w:id="2033" w:author="Editor" w:date="2026-09-25T09:00:00Z">
        <w:r>
          <w:t xml:space="preserve">escape</w:t>
        </w:r>
      </w:ins>
      <w:r>
        <w:t xml:space="preserve"> the mishap unscathed. The moment she disappeared behind the </w:t>
      </w:r>
      <w:del w:id="2034" w:author="Editor" w:date="2026-09-25T09:00:00Z">
        <w:r>
          <w:delText xml:space="preserve">lancet;</w:delText>
        </w:r>
      </w:del>
      <w:ins w:id="2035" w:author="Editor" w:date="2026-09-25T09:00:00Z">
        <w:r>
          <w:t xml:space="preserve">window,</w:t>
        </w:r>
      </w:ins>
      <w:r>
        <w:t xml:space="preserve"> he scurried to the lobby area. He stood outside,</w:t>
      </w:r>
      <w:ins w:id="2036" w:author="Editor" w:date="2026-09-25T09:00:00Z">
        <w:r>
          <w:t xml:space="preserve"> a</w:t>
        </w:r>
      </w:ins>
      <w:r>
        <w:t xml:space="preserve"> little further away from the entrance. Taking the darkness as </w:t>
      </w:r>
      <w:del w:id="2037" w:author="Editor" w:date="2026-09-25T09:00:00Z">
        <w:r>
          <w:delText xml:space="preserve">the</w:delText>
        </w:r>
      </w:del>
      <w:ins w:id="2038" w:author="Editor" w:date="2026-09-25T09:00:00Z">
        <w:r>
          <w:t xml:space="preserve">a</w:t>
        </w:r>
      </w:ins>
      <w:r>
        <w:t xml:space="preserve"> shield, he waited for her to </w:t>
      </w:r>
      <w:del w:id="2039" w:author="Editor" w:date="2026-09-25T09:00:00Z">
        <w:r>
          <w:delText xml:space="preserve">come to sight</w:delText>
        </w:r>
      </w:del>
      <w:ins w:id="2040" w:author="Editor" w:date="2026-09-25T09:00:00Z">
        <w:r>
          <w:t xml:space="preserve">appear</w:t>
        </w:r>
      </w:ins>
      <w:r>
        <w:t xml:space="preserve">. His wait wasn’t </w:t>
      </w:r>
      <w:del w:id="2041" w:author="Editor" w:date="2026-09-25T09:00:00Z">
        <w:r>
          <w:delText xml:space="preserve">for </w:delText>
        </w:r>
      </w:del>
      <w:r>
        <w:t xml:space="preserve">long. </w:t>
      </w:r>
      <w:del w:id="2042" w:author="Editor" w:date="2026-09-25T09:00:00Z">
        <w:r>
          <w:delText xml:space="preserve">Soon he</w:delText>
        </w:r>
      </w:del>
      <w:ins w:id="2043" w:author="Editor" w:date="2026-09-25T09:00:00Z">
        <w:r>
          <w:t xml:space="preserve">He</w:t>
        </w:r>
      </w:ins>
      <w:r>
        <w:t xml:space="preserve"> saw her sprinting from the front lobby to the concierge area. He witnessed her handing the bellman some </w:t>
      </w:r>
      <w:del w:id="2044" w:author="Editor" w:date="2026-09-25T09:00:00Z">
        <w:r>
          <w:delText xml:space="preserve">Kroners</w:delText>
        </w:r>
      </w:del>
      <w:ins w:id="2045" w:author="Editor" w:date="2026-09-25T09:00:00Z">
        <w:r>
          <w:t xml:space="preserve">kroner</w:t>
        </w:r>
      </w:ins>
      <w:r>
        <w:t xml:space="preserve">, requesting him to get a taxi. Soon the taxi arrived, and she slipped into the ghostly night with no trace left behind. The man jumped into the </w:t>
      </w:r>
      <w:del w:id="2046" w:author="Editor" w:date="2026-09-25T09:00:00Z">
        <w:r>
          <w:delText xml:space="preserve">taxa</w:delText>
        </w:r>
      </w:del>
      <w:ins w:id="2047" w:author="Editor" w:date="2026-09-25T09:00:00Z">
        <w:r>
          <w:t xml:space="preserve">taxi</w:t>
        </w:r>
      </w:ins>
      <w:r>
        <w:t xml:space="preserve"> he had kept for the night and </w:t>
      </w:r>
      <w:del w:id="2048" w:author="Editor" w:date="2026-09-25T09:00:00Z">
        <w:r>
          <w:delText xml:space="preserve">informed</w:delText>
        </w:r>
      </w:del>
      <w:ins w:id="2049" w:author="Editor" w:date="2026-09-25T09:00:00Z">
        <w:r>
          <w:t xml:space="preserve">instructed</w:t>
        </w:r>
      </w:ins>
      <w:r>
        <w:t xml:space="preserve"> the driver to follow</w:t>
      </w:r>
      <w:del w:id="2050" w:author="Editor" w:date="2026-09-25T09:00:00Z">
        <w:r>
          <w:delText xml:space="preserve"> along</w:delText>
        </w:r>
      </w:del>
      <w:r>
        <w:t xml:space="preserve">.</w:t>
      </w:r>
    </w:p>
    <w:p w14:paraId="2959CCD4" w14:textId="77777777" w:rsidR="002842BF" w:rsidRPr="002842BF" w:rsidRDefault="002842BF" w:rsidP="002842BF">
      <w:r>
        <w:t xml:space="preserve">He traced her meandering </w:t>
      </w:r>
      <w:del w:id="2051" w:author="Editor" w:date="2026-09-25T09:00:00Z">
        <w:r>
          <w:delText xml:space="preserve">ways</w:delText>
        </w:r>
      </w:del>
      <w:ins w:id="2052" w:author="Editor" w:date="2026-09-25T09:00:00Z">
        <w:r>
          <w:t xml:space="preserve">route</w:t>
        </w:r>
      </w:ins>
      <w:r>
        <w:t xml:space="preserve"> to the train station </w:t>
      </w:r>
      <w:del w:id="2053" w:author="Editor" w:date="2026-09-25T09:00:00Z">
        <w:r>
          <w:delText xml:space="preserve">following</w:delText>
        </w:r>
      </w:del>
      <w:ins w:id="2054" w:author="Editor" w:date="2026-09-25T09:00:00Z">
        <w:r>
          <w:t xml:space="preserve">and followed</w:t>
        </w:r>
      </w:ins>
      <w:r>
        <w:t xml:space="preserve"> her all the way to Copenhagen. He trailed her like a shadow and boarded the same train she took to Basel. He settled himself in the booth next to the door</w:t>
      </w:r>
      <w:ins w:id="2055" w:author="Editor" w:date="2026-09-25T09:00:00Z">
        <w:r>
          <w:t xml:space="preserve">,</w:t>
        </w:r>
      </w:ins>
      <w:r>
        <w:t xml:space="preserve"> and for the first time that night, he closed his eyes to get some much-needed rest.</w:t>
      </w:r>
    </w:p>
    <w:bookmarkEnd w:id="8"/>
    <w:bookmarkEnd w:id="9"/>
    <w:p w14:paraId="55410604" w14:textId="77777777" w:rsidR="00354A32" w:rsidRDefault="00354A32">
      <w:pPr>
        <w:spacing w:line="259" w:lineRule="auto"/>
        <w:jc w:val="left"/>
      </w:pPr>
      <w:r>
        <w:br w:type="page"/>
      </w:r>
    </w:p>
    <w:p w14:paraId="3A90B825" w14:textId="782654C1" w:rsidR="00354A32" w:rsidRDefault="00354A32" w:rsidP="00F56514">
      <w:pPr>
        <w:outlineLvl w:val="0"/>
        <w:rPr>
          <w:b/>
        </w:rPr>
      </w:pPr>
      <w:r>
        <w:rPr>
          <w:b/>
        </w:rPr>
        <w:lastRenderedPageBreak/>
        <w:t xml:space="preserve">Chapter 5</w:t>
      </w:r>
    </w:p>
    <w:p w14:paraId="19D85485" w14:textId="45206F83" w:rsidR="00763273" w:rsidRPr="00763273" w:rsidRDefault="004D3BF2" w:rsidP="00BD631B">
      <w:pPr>
        <w:rPr>
          <w:b/>
          <w:i/>
        </w:rPr>
      </w:pPr>
      <w:r>
        <w:rPr>
          <w:b/>
          <w:i/>
        </w:rPr>
        <w:t xml:space="preserve">4:00 AM </w:t>
      </w:r>
      <w:del w:id="2056" w:author="Editor" w:date="2026-09-25T09:00:00Z">
        <w:r>
          <w:rPr>
            <w:b/>
            <w:i/>
          </w:rPr>
          <w:delText xml:space="preserve">13</w:delText>
        </w:r>
        <w:r>
          <w:rPr>
            <w:b/>
            <w:i/>
            <w:vertAlign w:val="superscript"/>
          </w:rPr>
          <w:delText xml:space="preserve">th</w:delText>
        </w:r>
      </w:del>
      <w:ins w:id="2057" w:author="Editor" w:date="2026-09-25T09:00:00Z">
        <w:r>
          <w:rPr>
            <w:b/>
            <w:i/>
          </w:rPr>
          <w:t xml:space="preserve">16th</w:t>
        </w:r>
      </w:ins>
      <w:r>
        <w:rPr>
          <w:b/>
          <w:i/>
        </w:rPr>
        <w:t xml:space="preserve"> April 2014, Zurich, Switzerland</w:t>
      </w:r>
    </w:p>
    <w:p w14:paraId="4F8CB250" w14:textId="77777777" w:rsidR="002303F9" w:rsidRPr="002303F9" w:rsidRDefault="002303F9" w:rsidP="002303F9">
      <w:bookmarkStart w:id="10" w:name="OLE_LINK22"/>
      <w:bookmarkStart w:id="11" w:name="OLE_LINK23"/>
      <w:r>
        <w:t xml:space="preserve">The train came to a sudden stop, jolting away her transient sleep. She </w:t>
      </w:r>
      <w:del w:id="2058" w:author="Editor" w:date="2026-09-25T09:00:00Z">
        <w:r>
          <w:delText xml:space="preserve">wielded</w:delText>
        </w:r>
      </w:del>
      <w:ins w:id="2059" w:author="Editor" w:date="2026-09-25T09:00:00Z">
        <w:r>
          <w:t xml:space="preserve">woke</w:t>
        </w:r>
      </w:ins>
      <w:r>
        <w:t xml:space="preserve"> from her repose, struggling to break away from the ordeal she was going through. No matter how much she wanted to avoid the painful nightmares, </w:t>
      </w:r>
      <w:del w:id="2060" w:author="Editor" w:date="2026-09-25T09:00:00Z">
        <w:r>
          <w:delText xml:space="preserve">it</w:delText>
        </w:r>
      </w:del>
      <w:ins w:id="2061" w:author="Editor" w:date="2026-09-25T09:00:00Z">
        <w:r>
          <w:t xml:space="preserve">they</w:t>
        </w:r>
      </w:ins>
      <w:r>
        <w:t xml:space="preserve"> kept reappearing with </w:t>
      </w:r>
      <w:del w:id="2062" w:author="Editor" w:date="2026-09-25T09:00:00Z">
        <w:r>
          <w:delText xml:space="preserve">a surged</w:delText>
        </w:r>
      </w:del>
      <w:ins w:id="2063" w:author="Editor" w:date="2026-09-25T09:00:00Z">
        <w:r>
          <w:t xml:space="preserve">renewed</w:t>
        </w:r>
      </w:ins>
      <w:r>
        <w:t xml:space="preserve"> vengeance. The train was </w:t>
      </w:r>
      <w:del w:id="2064" w:author="Editor" w:date="2026-09-25T09:00:00Z">
        <w:r>
          <w:delText xml:space="preserve">pacing</w:delText>
        </w:r>
      </w:del>
      <w:ins w:id="2065" w:author="Editor" w:date="2026-09-25T09:00:00Z">
        <w:r>
          <w:t xml:space="preserve">moving</w:t>
        </w:r>
      </w:ins>
      <w:r>
        <w:t xml:space="preserve"> slowly through the early morning darkness. The lone bulb in the coach was fighting hard to cast </w:t>
      </w:r>
      <w:del w:id="2066" w:author="Editor" w:date="2026-09-25T09:00:00Z">
        <w:r>
          <w:delText xml:space="preserve">the</w:delText>
        </w:r>
      </w:del>
      <w:ins w:id="2067" w:author="Editor" w:date="2026-09-25T09:00:00Z">
        <w:r>
          <w:t xml:space="preserve">dim</w:t>
        </w:r>
      </w:ins>
      <w:r>
        <w:t xml:space="preserve"> yellow</w:t>
      </w:r>
      <w:del w:id="2068" w:author="Editor" w:date="2026-09-25T09:00:00Z">
        <w:r>
          <w:delText xml:space="preserve"> dim</w:delText>
        </w:r>
      </w:del>
      <w:r>
        <w:t xml:space="preserve"> shadows in the ghostly darkness. She rubbed her eyes to get a clearer vision and tried hard to read the </w:t>
      </w:r>
      <w:del w:id="2069" w:author="Editor" w:date="2026-09-25T09:00:00Z">
        <w:r>
          <w:delText xml:space="preserve">dials on</w:delText>
        </w:r>
      </w:del>
      <w:ins w:id="2070" w:author="Editor" w:date="2026-09-25T09:00:00Z">
        <w:r>
          <w:t xml:space="preserve">dial of</w:t>
        </w:r>
      </w:ins>
      <w:r>
        <w:t xml:space="preserve"> her wristwatch. It was </w:t>
      </w:r>
      <w:del w:id="2071" w:author="Editor" w:date="2026-09-25T09:00:00Z">
        <w:r>
          <w:delText xml:space="preserve">20</w:delText>
        </w:r>
      </w:del>
      <w:ins w:id="2072" w:author="Editor" w:date="2026-09-25T09:00:00Z">
        <w:r>
          <w:t xml:space="preserve">twenty</w:t>
        </w:r>
      </w:ins>
      <w:r>
        <w:t xml:space="preserve"> minutes past four in the morning. Her destination was just a few minutes away. The train rocked, blew a long whistle and came to a full stop with a shrill cranking noise. She cursed herself for sleeping </w:t>
      </w:r>
      <w:ins w:id="2073" w:author="Editor" w:date="2026-09-25T09:00:00Z">
        <w:r>
          <w:t xml:space="preserve">so </w:t>
        </w:r>
      </w:ins>
      <w:r>
        <w:t xml:space="preserve">long. Had it not</w:t>
      </w:r>
      <w:ins w:id="2074" w:author="Editor" w:date="2026-09-25T09:00:00Z">
        <w:r>
          <w:t xml:space="preserve"> been</w:t>
        </w:r>
      </w:ins>
      <w:r>
        <w:t xml:space="preserve"> for the train’s obnoxious thrust</w:t>
      </w:r>
      <w:ins w:id="2075" w:author="Editor" w:date="2026-09-25T09:00:00Z">
        <w:r>
          <w:t xml:space="preserve">,</w:t>
        </w:r>
      </w:ins>
      <w:r>
        <w:t xml:space="preserve"> she would have missed the station.</w:t>
      </w:r>
    </w:p>
    <w:p w14:paraId="63A17D87" w14:textId="77777777" w:rsidR="002303F9" w:rsidRPr="002303F9" w:rsidRDefault="002303F9" w:rsidP="002303F9">
      <w:r>
        <w:t xml:space="preserve">Grabbing her bag, she slipped out of the train and headed towards the north exit. She pulled </w:t>
      </w:r>
      <w:del w:id="2076" w:author="Editor" w:date="2026-09-25T09:00:00Z">
        <w:r>
          <w:delText xml:space="preserve">the</w:delText>
        </w:r>
      </w:del>
      <w:ins w:id="2077" w:author="Editor" w:date="2026-09-25T09:00:00Z">
        <w:r>
          <w:t xml:space="preserve">her</w:t>
        </w:r>
      </w:ins>
      <w:r>
        <w:t xml:space="preserve"> cellphone out of her jacket and called a number</w:t>
      </w:r>
      <w:del w:id="2078" w:author="Editor" w:date="2026-09-25T09:00:00Z">
        <w:r>
          <w:delText xml:space="preserve">,</w:delText>
        </w:r>
      </w:del>
      <w:ins w:id="2079" w:author="Editor" w:date="2026-09-25T09:00:00Z">
        <w:r>
          <w:t xml:space="preserve">.</w:t>
        </w:r>
      </w:ins>
      <w:r>
        <w:t xml:space="preserve"> “I will be out in five minutes</w:t>
      </w:r>
      <w:ins w:id="2080" w:author="Editor" w:date="2026-09-25T09:00:00Z">
        <w:r>
          <w:t xml:space="preserve">,</w:t>
        </w:r>
      </w:ins>
      <w:r>
        <w:t xml:space="preserve">” she whispered</w:t>
      </w:r>
      <w:ins w:id="2081" w:author="Editor" w:date="2026-09-25T09:00:00Z">
        <w:r>
          <w:t xml:space="preserve">,</w:t>
        </w:r>
      </w:ins>
      <w:r>
        <w:t xml:space="preserve"> and ended the call. As she walked </w:t>
      </w:r>
      <w:del w:id="2082" w:author="Editor" w:date="2026-09-25T09:00:00Z">
        <w:r>
          <w:delText xml:space="preserve">past</w:delText>
        </w:r>
      </w:del>
      <w:ins w:id="2083" w:author="Editor" w:date="2026-09-25T09:00:00Z">
        <w:r>
          <w:t xml:space="preserve">along</w:t>
        </w:r>
      </w:ins>
      <w:r>
        <w:t xml:space="preserve"> the platform</w:t>
      </w:r>
      <w:ins w:id="2084" w:author="Editor" w:date="2026-09-25T09:00:00Z">
        <w:r>
          <w:t xml:space="preserve">,</w:t>
        </w:r>
      </w:ins>
      <w:r>
        <w:t xml:space="preserve"> she looked around for any suspicious character but found none. There were </w:t>
      </w:r>
      <w:ins w:id="2085" w:author="Editor" w:date="2026-09-25T09:00:00Z">
        <w:r>
          <w:t xml:space="preserve">a </w:t>
        </w:r>
      </w:ins>
      <w:r>
        <w:t xml:space="preserve">few people walking towards the exit, but they all appeared </w:t>
      </w:r>
      <w:ins w:id="2086" w:author="Editor" w:date="2026-09-25T09:00:00Z">
        <w:r>
          <w:t xml:space="preserve">to be </w:t>
        </w:r>
      </w:ins>
      <w:r>
        <w:t xml:space="preserve">regular commuters, nothing</w:t>
      </w:r>
      <w:del w:id="2087" w:author="Editor" w:date="2026-09-25T09:00:00Z">
        <w:r>
          <w:delText xml:space="preserve"> unusual</w:delText>
        </w:r>
      </w:del>
      <w:r>
        <w:t xml:space="preserve"> for her to worry</w:t>
      </w:r>
      <w:ins w:id="2088" w:author="Editor" w:date="2026-09-25T09:00:00Z">
        <w:r>
          <w:t xml:space="preserve"> about</w:t>
        </w:r>
      </w:ins>
      <w:r>
        <w:t xml:space="preserve">, and she continued her walk</w:t>
      </w:r>
      <w:del w:id="2089" w:author="Editor" w:date="2026-09-25T09:00:00Z">
        <w:r>
          <w:delText xml:space="preserve"> towards the exit</w:delText>
        </w:r>
      </w:del>
      <w:r>
        <w:t xml:space="preserve">. </w:t>
      </w:r>
    </w:p>
    <w:p w14:paraId="45599569" w14:textId="77777777" w:rsidR="002303F9" w:rsidRPr="002303F9" w:rsidRDefault="002303F9" w:rsidP="002303F9">
      <w:r>
        <w:t xml:space="preserve">Despite her alertness, she </w:t>
      </w:r>
      <w:del w:id="2090" w:author="Editor" w:date="2026-09-25T09:00:00Z">
        <w:r>
          <w:delText xml:space="preserve">missed noticing</w:delText>
        </w:r>
      </w:del>
      <w:ins w:id="2091" w:author="Editor" w:date="2026-09-25T09:00:00Z">
        <w:r>
          <w:t xml:space="preserve">failed to notice</w:t>
        </w:r>
      </w:ins>
      <w:r>
        <w:t xml:space="preserve"> the shadow that </w:t>
      </w:r>
      <w:del w:id="2092" w:author="Editor" w:date="2026-09-25T09:00:00Z">
        <w:r>
          <w:delText xml:space="preserve">was following</w:delText>
        </w:r>
      </w:del>
      <w:ins w:id="2093" w:author="Editor" w:date="2026-09-25T09:00:00Z">
        <w:r>
          <w:t xml:space="preserve">had followed</w:t>
        </w:r>
      </w:ins>
      <w:r>
        <w:t xml:space="preserve"> her from Denmark. He blended well with the commuters at large and followed her with extreme caution.</w:t>
      </w:r>
    </w:p>
    <w:p w14:paraId="18C5B02B" w14:textId="77777777" w:rsidR="002303F9" w:rsidRPr="002303F9" w:rsidRDefault="002303F9" w:rsidP="002303F9">
      <w:r>
        <w:t xml:space="preserve">There was a BMW 5 </w:t>
      </w:r>
      <w:del w:id="2094" w:author="Editor" w:date="2026-09-25T09:00:00Z">
        <w:r>
          <w:delText xml:space="preserve">series</w:delText>
        </w:r>
      </w:del>
      <w:ins w:id="2095" w:author="Editor" w:date="2026-09-25T09:00:00Z">
        <w:r>
          <w:t xml:space="preserve">Series</w:t>
        </w:r>
      </w:ins>
      <w:r>
        <w:t xml:space="preserve"> sedan waiting for her at the exit with its engine running</w:t>
      </w:r>
      <w:ins w:id="2096" w:author="Editor" w:date="2026-09-25T09:00:00Z">
        <w:r>
          <w:t xml:space="preserve">,</w:t>
        </w:r>
      </w:ins>
      <w:r>
        <w:t xml:space="preserve"> ready to leap. Without wasting any time, she disappeared behind the </w:t>
      </w:r>
      <w:del w:id="2097" w:author="Editor" w:date="2026-09-25T09:00:00Z">
        <w:r>
          <w:delText xml:space="preserve">passenger side </w:delText>
        </w:r>
      </w:del>
      <w:r>
        <w:t xml:space="preserve">front </w:t>
      </w:r>
      <w:del w:id="2098" w:author="Editor" w:date="2026-09-25T09:00:00Z">
        <w:r>
          <w:delText xml:space="preserve">car</w:delText>
        </w:r>
      </w:del>
      <w:ins w:id="2099" w:author="Editor" w:date="2026-09-25T09:00:00Z">
        <w:r>
          <w:t xml:space="preserve">passenger</w:t>
        </w:r>
      </w:ins>
      <w:r>
        <w:t xml:space="preserve"> door. The shadow</w:t>
      </w:r>
      <w:del w:id="2100" w:author="Editor" w:date="2026-09-25T09:00:00Z">
        <w:r>
          <w:delText xml:space="preserve"> following her</w:delText>
        </w:r>
      </w:del>
      <w:r>
        <w:t xml:space="preserve"> called for a cab and discreetly followed the BMW.</w:t>
      </w:r>
    </w:p>
    <w:p>
      <w:pPr>
        <w:rPr>
          <w:ins w:id="2105" w:author="Editor" w:date="2026-09-25T09:00:00Z"/>
        </w:rPr>
      </w:pPr>
      <w:r>
        <w:t xml:space="preserve">She smiled and looked at the person behind the </w:t>
      </w:r>
      <w:del w:id="2101" w:author="Editor" w:date="2026-09-25T09:00:00Z">
        <w:r>
          <w:delText xml:space="preserve">wheels</w:delText>
        </w:r>
      </w:del>
      <w:ins w:id="2102" w:author="Editor" w:date="2026-09-25T09:00:00Z">
        <w:r>
          <w:t xml:space="preserve">wheel</w:t>
        </w:r>
      </w:ins>
      <w:r>
        <w:t xml:space="preserve"> and announced, “Mission successfully accomplished</w:t>
      </w:r>
      <w:del w:id="2103" w:author="Editor" w:date="2026-09-25T09:00:00Z">
        <w:r>
          <w:delText xml:space="preserve">”. The person driving the car appeared not</w:delText>
        </w:r>
      </w:del>
      <w:ins w:id="2104" w:author="Editor" w:date="2026-09-25T09:00:00Z">
        <w:r>
          <w:t xml:space="preserve">.”</w:t>
        </w:r>
      </w:ins>
    </w:p>
    <w:p w14:paraId="73041EFC" w14:textId="77777777" w:rsidR="002303F9" w:rsidRPr="002303F9" w:rsidRDefault="002303F9" w:rsidP="002303F9">
      <w:ins w:id="2106" w:author="Editor" w:date="2026-09-25T09:00:00Z">
        <w:r>
          <w:t xml:space="preserve">The driver did not appear</w:t>
        </w:r>
      </w:ins>
      <w:r>
        <w:t xml:space="preserve"> that pleased. With a concerned look, he </w:t>
      </w:r>
      <w:del w:id="2107" w:author="Editor" w:date="2026-09-25T09:00:00Z">
        <w:r>
          <w:delText xml:space="preserve">blurted</w:delText>
        </w:r>
      </w:del>
      <w:ins w:id="2108" w:author="Editor" w:date="2026-09-25T09:00:00Z">
        <w:r>
          <w:t xml:space="preserve">said</w:t>
        </w:r>
      </w:ins>
      <w:r>
        <w:t xml:space="preserve">, “I have a hunch</w:t>
      </w:r>
      <w:del w:id="2109" w:author="Editor" w:date="2026-09-25T09:00:00Z">
        <w:r>
          <w:delText xml:space="preserve">,</w:delText>
        </w:r>
      </w:del>
      <w:r>
        <w:t xml:space="preserve"> we are being followed.”</w:t>
      </w:r>
    </w:p>
    <w:p w14:paraId="0025A0B0" w14:textId="77777777" w:rsidR="002303F9" w:rsidRPr="002303F9" w:rsidRDefault="002303F9" w:rsidP="002303F9">
      <w:commentRangeStart w:id="34"/>
      <w:r>
        <w:t xml:space="preserve">She looked back and noticed a grey Peugeot SUV steadily following them </w:t>
      </w:r>
      <w:del w:id="2110" w:author="Editor" w:date="2026-09-25T09:00:00Z">
        <w:r>
          <w:delText xml:space="preserve">with</w:delText>
        </w:r>
      </w:del>
      <w:ins w:id="2111" w:author="Editor" w:date="2026-09-25T09:00:00Z">
        <w:r>
          <w:t xml:space="preserve">at</w:t>
        </w:r>
      </w:ins>
      <w:r>
        <w:t xml:space="preserve"> a well-maintained distance. Though it appeared harmless, there was something about the car that made her </w:t>
      </w:r>
      <w:del w:id="2112" w:author="Editor" w:date="2026-09-25T09:00:00Z">
        <w:r>
          <w:delText xml:space="preserve">ambivalent</w:delText>
        </w:r>
      </w:del>
      <w:ins w:id="2113" w:author="Editor" w:date="2026-09-25T09:00:00Z">
        <w:r>
          <w:t xml:space="preserve">uneasy</w:t>
        </w:r>
      </w:ins>
      <w:r>
        <w:t xml:space="preserve">. Her mind raced hard to make sense of the situation, but her brain froze, and she failed to comprehend anything meaningful.</w:t>
      </w:r>
      <w:commentRangeEnd w:id="34"/>
      <w:r>
        <w:commentReference w:id="34"/>
      </w:r>
    </w:p>
    <w:bookmarkEnd w:id="10"/>
    <w:bookmarkEnd w:id="11"/>
    <w:p w14:paraId="38605D3C" w14:textId="40F45707" w:rsidR="003A27B9" w:rsidRPr="00BD631B" w:rsidRDefault="003A27B9" w:rsidP="002303F9">
      <w:r>
        <w:br w:type="page"/>
      </w:r>
    </w:p>
    <w:p w14:paraId="63E5A548" w14:textId="51EBA2A9" w:rsidR="00B70EC5" w:rsidRDefault="002C4C3D" w:rsidP="00F56514">
      <w:pPr>
        <w:outlineLvl w:val="0"/>
        <w:rPr>
          <w:b/>
        </w:rPr>
      </w:pPr>
      <w:r>
        <w:rPr>
          <w:b/>
        </w:rPr>
        <w:lastRenderedPageBreak/>
        <w:t>Chapter 6</w:t>
      </w:r>
    </w:p>
    <w:p w14:paraId="579B61CA" w14:textId="5079906F" w:rsidR="004D3BF2" w:rsidRPr="004D3BF2" w:rsidRDefault="004D3BF2" w:rsidP="00BD631B">
      <w:pPr>
        <w:rPr>
          <w:b/>
          <w:i/>
        </w:rPr>
      </w:pPr>
      <w:r>
        <w:rPr>
          <w:b/>
          <w:i/>
        </w:rPr>
        <w:t xml:space="preserve">5:00 AM </w:t>
      </w:r>
      <w:del w:id="2114" w:author="Editor" w:date="2026-09-25T09:00:00Z">
        <w:r>
          <w:rPr>
            <w:b/>
            <w:i/>
          </w:rPr>
          <w:delText xml:space="preserve">13</w:delText>
        </w:r>
        <w:r>
          <w:rPr>
            <w:b/>
            <w:i/>
            <w:vertAlign w:val="superscript"/>
          </w:rPr>
          <w:delText xml:space="preserve">th</w:delText>
        </w:r>
      </w:del>
      <w:ins w:id="2115" w:author="Editor" w:date="2026-09-25T09:00:00Z">
        <w:r>
          <w:rPr>
            <w:b/>
            <w:i/>
          </w:rPr>
          <w:t xml:space="preserve">15th</w:t>
        </w:r>
      </w:ins>
      <w:r>
        <w:rPr>
          <w:b/>
          <w:i/>
        </w:rPr>
        <w:t xml:space="preserve"> April 2014, </w:t>
      </w:r>
      <w:del w:id="2116" w:author="Editor" w:date="2026-09-25T09:00:00Z">
        <w:r>
          <w:rPr>
            <w:b/>
            <w:i/>
          </w:rPr>
          <w:delText xml:space="preserve">Stockholm</w:delText>
        </w:r>
      </w:del>
      <w:ins w:id="2117" w:author="Editor" w:date="2026-09-25T09:00:00Z">
        <w:r>
          <w:rPr>
            <w:b/>
            <w:i/>
          </w:rPr>
          <w:t xml:space="preserve">Helsingør</w:t>
        </w:r>
      </w:ins>
      <w:r>
        <w:rPr>
          <w:b/>
          <w:i/>
        </w:rPr>
        <w:t xml:space="preserve">, Denmark</w:t>
      </w:r>
    </w:p>
    <w:p w14:paraId="1B34FB0D" w14:textId="1219A58A" w:rsidR="004453C9" w:rsidRPr="004453C9" w:rsidRDefault="004453C9" w:rsidP="004453C9">
      <w:bookmarkStart w:id="12" w:name="OLE_LINK24"/>
      <w:bookmarkStart w:id="13" w:name="OLE_LINK25"/>
      <w:bookmarkStart w:id="14" w:name="OLE_LINK3"/>
      <w:bookmarkStart w:id="15" w:name="OLE_LINK6"/>
      <w:r>
        <w:t xml:space="preserve">Benedikt </w:t>
      </w:r>
      <w:del w:id="2118" w:author="Editor" w:date="2026-09-25T09:00:00Z">
        <w:r>
          <w:delText xml:space="preserve">aroused</w:delText>
        </w:r>
      </w:del>
      <w:ins w:id="2119" w:author="Editor" w:date="2026-09-25T09:00:00Z">
        <w:r>
          <w:t xml:space="preserve">woke</w:t>
        </w:r>
      </w:ins>
      <w:r>
        <w:t xml:space="preserve"> from his </w:t>
      </w:r>
      <w:del w:id="2120" w:author="Editor (Spelling)" w:date="2026-09-25T09:00:00Z">
        <w:r>
          <w:delText xml:space="preserve">disheveled</w:delText>
        </w:r>
      </w:del>
      <w:ins w:id="2121" w:author="Editor (Spelling)" w:date="2026-09-25T09:00:00Z">
        <w:r>
          <w:t xml:space="preserve">dishevelled</w:t>
        </w:r>
      </w:ins>
      <w:r>
        <w:t xml:space="preserve"> state with a dreadful headache. The room was draped in darkness, and it took him a while to adjust to the </w:t>
      </w:r>
      <w:del w:id="2122" w:author="Editor" w:date="2026-09-25T09:00:00Z">
        <w:r>
          <w:delText xml:space="preserve">gloomed</w:delText>
        </w:r>
      </w:del>
      <w:ins w:id="2123" w:author="Editor" w:date="2026-09-25T09:00:00Z">
        <w:r>
          <w:t xml:space="preserve">gloomy</w:t>
        </w:r>
      </w:ins>
      <w:r>
        <w:t xml:space="preserve"> surroundings. He stretched </w:t>
      </w:r>
      <w:ins w:id="2124" w:author="Editor" w:date="2026-09-25T09:00:00Z">
        <w:r>
          <w:t xml:space="preserve">out </w:t>
        </w:r>
      </w:ins>
      <w:r>
        <w:t xml:space="preserve">his hands</w:t>
      </w:r>
      <w:ins w:id="2125" w:author="Editor" w:date="2026-09-25T09:00:00Z">
        <w:r>
          <w:t xml:space="preserve">,</w:t>
        </w:r>
      </w:ins>
      <w:r>
        <w:t xml:space="preserve"> looking for Rita</w:t>
      </w:r>
      <w:ins w:id="2126" w:author="Editor" w:date="2026-09-25T09:00:00Z">
        <w:r>
          <w:t xml:space="preserve">,</w:t>
        </w:r>
      </w:ins>
      <w:r>
        <w:t xml:space="preserve"> but instead encountered </w:t>
      </w:r>
      <w:del w:id="2127" w:author="Editor" w:date="2026-09-25T09:00:00Z">
        <w:r>
          <w:delText xml:space="preserve">some crumbled</w:delText>
        </w:r>
      </w:del>
      <w:ins w:id="2128" w:author="Editor" w:date="2026-09-25T09:00:00Z">
        <w:r>
          <w:t xml:space="preserve">crumpled</w:t>
        </w:r>
      </w:ins>
      <w:r>
        <w:t xml:space="preserve"> bedsheets. His nerves were pulsating with such </w:t>
      </w:r>
      <w:del w:id="2129" w:author="Editor (Spelling)" w:date="2026-09-25T09:00:00Z">
        <w:r>
          <w:delText xml:space="preserve">vigor</w:delText>
        </w:r>
      </w:del>
      <w:ins w:id="2130" w:author="Editor (Spelling)" w:date="2026-09-25T09:00:00Z">
        <w:r>
          <w:t xml:space="preserve">vigour</w:t>
        </w:r>
      </w:ins>
      <w:r>
        <w:t xml:space="preserve"> that he thought his head would </w:t>
      </w:r>
      <w:del w:id="2131" w:author="Editor" w:date="2026-09-25T09:00:00Z">
        <w:r>
          <w:delText xml:space="preserve">blow off</w:delText>
        </w:r>
      </w:del>
      <w:ins w:id="2132" w:author="Editor" w:date="2026-09-25T09:00:00Z">
        <w:r>
          <w:t xml:space="preserve">explode</w:t>
        </w:r>
      </w:ins>
      <w:r>
        <w:t xml:space="preserve">. Searching</w:t>
      </w:r>
      <w:ins w:id="2133" w:author="Editor" w:date="2026-09-25T09:00:00Z">
        <w:r>
          <w:t xml:space="preserve"> for</w:t>
        </w:r>
      </w:ins>
      <w:r>
        <w:t xml:space="preserve"> the bedside lamp switch, he moved sideways and</w:t>
      </w:r>
      <w:ins w:id="2134" w:author="Editor" w:date="2026-09-25T09:00:00Z">
        <w:r>
          <w:t xml:space="preserve">,</w:t>
        </w:r>
      </w:ins>
      <w:r>
        <w:t xml:space="preserve"> after some fumbling</w:t>
      </w:r>
      <w:ins w:id="2135" w:author="Editor" w:date="2026-09-25T09:00:00Z">
        <w:r>
          <w:t xml:space="preserve">,</w:t>
        </w:r>
      </w:ins>
      <w:r>
        <w:t xml:space="preserve"> managed to turn the </w:t>
      </w:r>
      <w:del w:id="2136" w:author="Editor" w:date="2026-09-25T09:00:00Z">
        <w:r>
          <w:delText xml:space="preserve">lights</w:delText>
        </w:r>
      </w:del>
      <w:ins w:id="2137" w:author="Editor" w:date="2026-09-25T09:00:00Z">
        <w:r>
          <w:t xml:space="preserve">light</w:t>
        </w:r>
      </w:ins>
      <w:r>
        <w:t xml:space="preserve"> on. The room was filled with brightness, making him shield his eyes </w:t>
      </w:r>
      <w:del w:id="2138" w:author="Editor" w:date="2026-09-25T09:00:00Z">
        <w:r>
          <w:delText xml:space="preserve">to avoid the bright</w:delText>
        </w:r>
      </w:del>
      <w:ins w:id="2139" w:author="Editor" w:date="2026-09-25T09:00:00Z">
        <w:r>
          <w:t xml:space="preserve">from the</w:t>
        </w:r>
      </w:ins>
      <w:r>
        <w:t xml:space="preserve"> glare. With reluctant steps, he headed to the bathroom. The splash of cold water pierced like shrapnel but provided him the much-needed relief from his </w:t>
      </w:r>
      <w:del w:id="2140" w:author="Editor" w:date="2026-09-25T09:00:00Z">
        <w:r>
          <w:delText xml:space="preserve">irritant</w:delText>
        </w:r>
      </w:del>
      <w:ins w:id="2141" w:author="Editor" w:date="2026-09-25T09:00:00Z">
        <w:r>
          <w:t xml:space="preserve">irritable</w:t>
        </w:r>
      </w:ins>
      <w:r>
        <w:t xml:space="preserve"> self. He opened the </w:t>
      </w:r>
      <w:del w:id="2142" w:author="Editor" w:date="2026-09-25T09:00:00Z">
        <w:r>
          <w:delText xml:space="preserve">shelf</w:delText>
        </w:r>
      </w:del>
      <w:ins w:id="2143" w:author="Editor" w:date="2026-09-25T09:00:00Z">
        <w:r>
          <w:t xml:space="preserve">cabinet</w:t>
        </w:r>
      </w:ins>
      <w:r>
        <w:t xml:space="preserve"> to get the aspirin bottle, took two pills and gulped </w:t>
      </w:r>
      <w:ins w:id="2144" w:author="Editor" w:date="2026-09-25T09:00:00Z">
        <w:r>
          <w:t xml:space="preserve">them </w:t>
        </w:r>
      </w:ins>
      <w:r>
        <w:t xml:space="preserve">down with the faucet water. With </w:t>
      </w:r>
      <w:del w:id="2145" w:author="Editor" w:date="2026-09-25T09:00:00Z">
        <w:r>
          <w:delText xml:space="preserve">aspirins in</w:delText>
        </w:r>
      </w:del>
      <w:ins w:id="2146" w:author="Editor" w:date="2026-09-25T09:00:00Z">
        <w:r>
          <w:t xml:space="preserve">the aspirin in his</w:t>
        </w:r>
      </w:ins>
      <w:r>
        <w:t xml:space="preserve"> blood, he felt a lot better</w:t>
      </w:r>
      <w:del w:id="2147" w:author="Editor" w:date="2026-09-25T09:00:00Z">
        <w:r>
          <w:delText xml:space="preserve"> than before</w:delText>
        </w:r>
      </w:del>
      <w:r>
        <w:t xml:space="preserve">.  As he turned towards the towel rack</w:t>
      </w:r>
      <w:ins w:id="2148" w:author="Editor" w:date="2026-09-25T09:00:00Z">
        <w:r>
          <w:t xml:space="preserve">,</w:t>
        </w:r>
      </w:ins>
      <w:r>
        <w:t xml:space="preserve"> he saw the </w:t>
      </w:r>
      <w:del w:id="2149" w:author="Editor" w:date="2026-09-25T09:00:00Z">
        <w:r>
          <w:delText xml:space="preserve">cutout</w:delText>
        </w:r>
      </w:del>
      <w:ins w:id="2150" w:author="Editor" w:date="2026-09-25T09:00:00Z">
        <w:r>
          <w:t xml:space="preserve">cut-out</w:t>
        </w:r>
      </w:ins>
      <w:r>
        <w:t xml:space="preserve"> window pane neatly placed by the Jacuzzi. There were way too many things for him to comprehend. The thought of the briefcase suddenly crossed his mind. He dashed to the bedroom and</w:t>
      </w:r>
      <w:ins w:id="2151" w:author="Editor" w:date="2026-09-25T09:00:00Z">
        <w:r>
          <w:t xml:space="preserve">,</w:t>
        </w:r>
      </w:ins>
      <w:r>
        <w:t xml:space="preserve"> to his relief</w:t>
      </w:r>
      <w:del w:id="2152" w:author="Editor" w:date="2026-09-25T09:00:00Z">
        <w:r>
          <w:delText xml:space="preserve"> he</w:delText>
        </w:r>
      </w:del>
      <w:ins w:id="2153" w:author="Editor" w:date="2026-09-25T09:00:00Z">
        <w:r>
          <w:t xml:space="preserve">,</w:t>
        </w:r>
      </w:ins>
      <w:r>
        <w:t xml:space="preserve"> found the </w:t>
      </w:r>
      <w:del w:id="2154" w:author="Editor" w:date="2026-09-25T09:00:00Z">
        <w:r>
          <w:delText xml:space="preserve">bag at the exact same location as</w:delText>
        </w:r>
      </w:del>
      <w:ins w:id="2155" w:author="Editor" w:date="2026-09-25T09:00:00Z">
        <w:r>
          <w:t xml:space="preserve">briefcase exactly where</w:t>
        </w:r>
      </w:ins>
      <w:r>
        <w:t xml:space="preserve"> he had left</w:t>
      </w:r>
      <w:ins w:id="2156" w:author="Editor" w:date="2026-09-25T09:00:00Z">
        <w:r>
          <w:t xml:space="preserve"> it</w:t>
        </w:r>
      </w:ins>
      <w:r>
        <w:t xml:space="preserve"> the night before. He </w:t>
      </w:r>
      <w:del w:id="2157" w:author="Editor" w:date="2026-09-25T09:00:00Z">
        <w:r>
          <w:delText xml:space="preserve">put</w:delText>
        </w:r>
      </w:del>
      <w:ins w:id="2158" w:author="Editor" w:date="2026-09-25T09:00:00Z">
        <w:r>
          <w:t xml:space="preserve">entered</w:t>
        </w:r>
      </w:ins>
      <w:r>
        <w:t xml:space="preserve"> the number combination and the briefcase </w:t>
      </w:r>
      <w:del w:id="2159" w:author="Editor" w:date="2026-09-25T09:00:00Z">
        <w:r>
          <w:delText xml:space="preserve">flung open. By the look, everything</w:delText>
        </w:r>
      </w:del>
      <w:ins w:id="2160" w:author="Editor" w:date="2026-09-25T09:00:00Z">
        <w:r>
          <w:t xml:space="preserve">opened. Everything</w:t>
        </w:r>
      </w:ins>
      <w:r>
        <w:t xml:space="preserve"> appeared untouched. He opened the cylindrical case and pulled the paper out. The paper appeared original</w:t>
      </w:r>
      <w:ins w:id="2161" w:author="Editor" w:date="2026-09-25T09:00:00Z">
        <w:r>
          <w:t xml:space="preserve">,</w:t>
        </w:r>
      </w:ins>
      <w:r>
        <w:t xml:space="preserve"> without </w:t>
      </w:r>
      <w:del w:id="2162" w:author="Editor" w:date="2026-09-25T09:00:00Z">
        <w:r>
          <w:delText xml:space="preserve">no</w:delText>
        </w:r>
      </w:del>
      <w:ins w:id="2163" w:author="Editor" w:date="2026-09-25T09:00:00Z">
        <w:r>
          <w:t xml:space="preserve">any</w:t>
        </w:r>
      </w:ins>
      <w:r>
        <w:t xml:space="preserve"> trace of tampering.  Without wasting any further time, he called his head of security.</w:t>
      </w:r>
    </w:p>
    <w:p w14:paraId="5A8FE814" w14:textId="77777777" w:rsidR="004453C9" w:rsidRPr="004453C9" w:rsidRDefault="004453C9" w:rsidP="004453C9">
      <w:r>
        <w:t>The security head appeared perplexed and stood at attention, waiting for Benedikt’s instructions.</w:t>
      </w:r>
    </w:p>
    <w:p w14:paraId="5DC7369C" w14:textId="77777777" w:rsidR="004453C9" w:rsidRPr="004453C9" w:rsidRDefault="004453C9" w:rsidP="004453C9">
      <w:r>
        <w:t>“Have you seen the girl?”</w:t>
      </w:r>
    </w:p>
    <w:p w14:paraId="3E86D55D" w14:textId="77777777" w:rsidR="004453C9" w:rsidRPr="004453C9" w:rsidRDefault="004453C9" w:rsidP="004453C9">
      <w:r>
        <w:t xml:space="preserve">The man looked bewildered</w:t>
      </w:r>
      <w:del w:id="2164" w:author="Editor" w:date="2026-09-25T09:00:00Z">
        <w:r>
          <w:delText xml:space="preserve"> and with a timid voice stated,</w:delText>
        </w:r>
      </w:del>
      <w:ins w:id="2165" w:author="Editor" w:date="2026-09-25T09:00:00Z">
        <w:r>
          <w:t xml:space="preserve">.</w:t>
        </w:r>
      </w:ins>
      <w:r>
        <w:t xml:space="preserve"> “Not that I am aware of. Let me check.” He pulled out his transmitter and started talking to someone.</w:t>
      </w:r>
    </w:p>
    <w:p w14:paraId="55B430B1" w14:textId="77777777" w:rsidR="004453C9" w:rsidRPr="004453C9" w:rsidRDefault="004453C9" w:rsidP="004453C9">
      <w:r>
        <w:t xml:space="preserve">Benedikt was furious. How could a girl make such a </w:t>
      </w:r>
      <w:del w:id="2166" w:author="Editor" w:date="2026-09-25T09:00:00Z">
        <w:r>
          <w:delText xml:space="preserve">big </w:delText>
        </w:r>
      </w:del>
      <w:r>
        <w:t xml:space="preserve">mockery of him? Despite the security, the </w:t>
      </w:r>
      <w:del w:id="2167" w:author="Editor" w:date="2026-09-25T09:00:00Z">
        <w:r>
          <w:delText xml:space="preserve">stealth</w:delText>
        </w:r>
      </w:del>
      <w:ins w:id="2168" w:author="Editor" w:date="2026-09-25T09:00:00Z">
        <w:r>
          <w:t xml:space="preserve">restricted</w:t>
        </w:r>
      </w:ins>
      <w:r>
        <w:t xml:space="preserve"> access, and all the measures, she wandered into his bedroom, accomplished what she intended to, and vanished without </w:t>
      </w:r>
      <w:del w:id="2169" w:author="Editor" w:date="2026-09-25T09:00:00Z">
        <w:r>
          <w:delText xml:space="preserve">any</w:delText>
        </w:r>
      </w:del>
      <w:ins w:id="2170" w:author="Editor" w:date="2026-09-25T09:00:00Z">
        <w:r>
          <w:t xml:space="preserve">a</w:t>
        </w:r>
      </w:ins>
      <w:r>
        <w:t xml:space="preserve"> trace. His migraine was creeping back, adding fuel to his anger.</w:t>
      </w:r>
    </w:p>
    <w:p w14:paraId="7CBCE351" w14:textId="77777777" w:rsidR="004453C9" w:rsidRPr="004453C9" w:rsidRDefault="004453C9" w:rsidP="004453C9">
      <w:r>
        <w:t xml:space="preserve">“How could she disappear with dozens of you around here? What do I pay you all for? I want her whereabouts in </w:t>
      </w:r>
      <w:ins w:id="2171" w:author="Editor" w:date="2026-09-25T09:00:00Z">
        <w:r>
          <w:t xml:space="preserve">the </w:t>
        </w:r>
      </w:ins>
      <w:r>
        <w:t xml:space="preserve">next thirty minutes</w:t>
      </w:r>
      <w:del w:id="2172" w:author="Editor" w:date="2026-09-25T09:00:00Z">
        <w:r>
          <w:delText xml:space="preserve">?</w:delText>
        </w:r>
      </w:del>
      <w:ins w:id="2173" w:author="Editor" w:date="2026-09-25T09:00:00Z">
        <w:r>
          <w:t xml:space="preserve">.</w:t>
        </w:r>
      </w:ins>
      <w:r>
        <w:t xml:space="preserve"> Damian, I want you to trace her and bring</w:t>
      </w:r>
      <w:ins w:id="2174" w:author="Editor" w:date="2026-09-25T09:00:00Z">
        <w:r>
          <w:t xml:space="preserve"> her</w:t>
        </w:r>
      </w:ins>
      <w:r>
        <w:t xml:space="preserve"> to me. If you fail, don</w:t>
      </w:r>
      <w:del w:id="2175" w:author="Editor (Typography)" w:date="2026-09-25T09:00:00Z">
        <w:r>
          <w:delText xml:space="preserve">'</w:delText>
        </w:r>
      </w:del>
      <w:ins w:id="2176" w:author="Editor (Typography)" w:date="2026-09-25T09:00:00Z">
        <w:r>
          <w:t xml:space="preserve">’</w:t>
        </w:r>
      </w:ins>
      <w:r>
        <w:t xml:space="preserve">t bother to come back. Am I clear?”</w:t>
      </w:r>
    </w:p>
    <w:p w14:paraId="7569A5A4" w14:textId="77777777" w:rsidR="004453C9" w:rsidRPr="004453C9" w:rsidRDefault="004453C9" w:rsidP="004453C9">
      <w:r>
        <w:t xml:space="preserve">Damian was sweating profusely. He nodded and dashed out of the room</w:t>
      </w:r>
      <w:del w:id="2177" w:author="Editor" w:date="2026-09-25T09:00:00Z">
        <w:r>
          <w:delText xml:space="preserve"> in haste</w:delText>
        </w:r>
      </w:del>
      <w:r>
        <w:t xml:space="preserve">.</w:t>
      </w:r>
    </w:p>
    <w:p w14:paraId="7104714C" w14:textId="2F328CA1" w:rsidR="004453C9" w:rsidRPr="004453C9" w:rsidRDefault="004453C9" w:rsidP="004453C9">
      <w:commentRangeStart w:id="35"/>
      <w:r>
        <w:t xml:space="preserve">Benedikt was puzzled by the girl’s motive. He looked around the room, checked the briefcase, </w:t>
      </w:r>
      <w:ins w:id="2178" w:author="Editor" w:date="2026-09-25T09:00:00Z">
        <w:r>
          <w:t xml:space="preserve">the </w:t>
        </w:r>
      </w:ins>
      <w:r>
        <w:t xml:space="preserve">living room and the closet</w:t>
      </w:r>
      <w:del w:id="2179" w:author="Editor" w:date="2026-09-25T09:00:00Z">
        <w:r>
          <w:delText xml:space="preserve">, nothing</w:delText>
        </w:r>
      </w:del>
      <w:ins w:id="2180" w:author="Editor" w:date="2026-09-25T09:00:00Z">
        <w:r>
          <w:t xml:space="preserve">. Nothing</w:t>
        </w:r>
      </w:ins>
      <w:r>
        <w:t xml:space="preserve"> was missing. Besides the wallet, he had checked everything else he could think of. He pulled it out </w:t>
      </w:r>
      <w:del w:id="2181" w:author="Editor" w:date="2026-09-25T09:00:00Z">
        <w:r>
          <w:delText xml:space="preserve">from</w:delText>
        </w:r>
      </w:del>
      <w:ins w:id="2182" w:author="Editor" w:date="2026-09-25T09:00:00Z">
        <w:r>
          <w:t xml:space="preserve">of</w:t>
        </w:r>
      </w:ins>
      <w:r>
        <w:t xml:space="preserve"> the drawer and found all</w:t>
      </w:r>
      <w:ins w:id="2183" w:author="Editor" w:date="2026-09-25T09:00:00Z">
        <w:r>
          <w:t xml:space="preserve"> the</w:t>
        </w:r>
      </w:ins>
      <w:r>
        <w:t xml:space="preserve"> cash missing. The amount was meager, about 500 </w:t>
      </w:r>
      <w:del w:id="2184" w:author="Editor" w:date="2026-09-25T09:00:00Z">
        <w:r>
          <w:delText xml:space="preserve">Kronor and few 100</w:delText>
        </w:r>
      </w:del>
      <w:ins w:id="2185" w:author="Editor" w:date="2026-09-25T09:00:00Z">
        <w:r>
          <w:t xml:space="preserve">kroner and a few hundred</w:t>
        </w:r>
      </w:ins>
      <w:r>
        <w:t xml:space="preserve"> US dollars. He was baffled and flustered. “Which sane girl would risk her life </w:t>
      </w:r>
      <w:del w:id="2186" w:author="Editor" w:date="2026-09-25T09:00:00Z">
        <w:r>
          <w:delText xml:space="preserve">to get</w:delText>
        </w:r>
      </w:del>
      <w:ins w:id="2187" w:author="Editor" w:date="2026-09-25T09:00:00Z">
        <w:r>
          <w:t xml:space="preserve">for</w:t>
        </w:r>
      </w:ins>
      <w:r>
        <w:t xml:space="preserve"> some insignificant sum of money, jump out of the 15</w:t>
      </w:r>
      <w:r>
        <w:rPr>
          <w:vertAlign w:val="superscript"/>
        </w:rPr>
        <w:t xml:space="preserve">th</w:t>
      </w:r>
      <w:r>
        <w:t xml:space="preserve"> floor, and take </w:t>
      </w:r>
      <w:ins w:id="2188" w:author="Editor" w:date="2026-09-25T09:00:00Z">
        <w:r>
          <w:t xml:space="preserve">on </w:t>
        </w:r>
      </w:ins>
      <w:r>
        <w:t xml:space="preserve">the challenge </w:t>
      </w:r>
      <w:del w:id="2189" w:author="Editor" w:date="2026-09-25T09:00:00Z">
        <w:r>
          <w:delText xml:space="preserve">to invade</w:delText>
        </w:r>
      </w:del>
      <w:ins w:id="2190" w:author="Editor" w:date="2026-09-25T09:00:00Z">
        <w:r>
          <w:t xml:space="preserve">of invading</w:t>
        </w:r>
      </w:ins>
      <w:r>
        <w:t xml:space="preserve"> a decent security web?”</w:t>
      </w:r>
      <w:commentRangeEnd w:id="35"/>
      <w:r>
        <w:commentReference w:id="35"/>
      </w:r>
    </w:p>
    <w:p w14:paraId="527B6007" w14:textId="6D6A8109" w:rsidR="004453C9" w:rsidRPr="004453C9" w:rsidRDefault="004453C9" w:rsidP="004453C9">
      <w:r>
        <w:t xml:space="preserve">It made no sense to him unless she took pleasure</w:t>
      </w:r>
      <w:ins w:id="2191" w:author="Editor" w:date="2026-09-25T09:00:00Z">
        <w:r>
          <w:t xml:space="preserve"> in</w:t>
        </w:r>
      </w:ins>
      <w:r>
        <w:t xml:space="preserve"> stealing from affluent people. The more his mind tried reasoning, the more frustrated he became. The only respite was the </w:t>
      </w:r>
      <w:del w:id="2192" w:author="Editor" w:date="2026-09-25T09:00:00Z">
        <w:r>
          <w:delText xml:space="preserve">aspirins. Demurred</w:delText>
        </w:r>
      </w:del>
      <w:ins w:id="2193" w:author="Editor" w:date="2026-09-25T09:00:00Z">
        <w:r>
          <w:t xml:space="preserve">aspirin. Rattled</w:t>
        </w:r>
      </w:ins>
      <w:r>
        <w:t xml:space="preserve"> by the chaos</w:t>
      </w:r>
      <w:ins w:id="2194" w:author="Editor" w:date="2026-09-25T09:00:00Z">
        <w:r>
          <w:t xml:space="preserve">,</w:t>
        </w:r>
      </w:ins>
      <w:r>
        <w:t xml:space="preserve"> he tried calming his mind but failed. </w:t>
      </w:r>
      <w:del w:id="2195" w:author="Editor" w:date="2026-09-25T09:00:00Z">
        <w:r>
          <w:delText xml:space="preserve">Frustrated, he</w:delText>
        </w:r>
      </w:del>
      <w:ins w:id="2196" w:author="Editor" w:date="2026-09-25T09:00:00Z">
        <w:r>
          <w:t xml:space="preserve">He</w:t>
        </w:r>
      </w:ins>
      <w:r>
        <w:t xml:space="preserve"> called Damian and instructed him to get a doctor. He wanted to find </w:t>
      </w:r>
      <w:ins w:id="2197" w:author="Editor" w:date="2026-09-25T09:00:00Z">
        <w:r>
          <w:t xml:space="preserve">out </w:t>
        </w:r>
      </w:ins>
      <w:r>
        <w:t xml:space="preserve">whether he </w:t>
      </w:r>
      <w:del w:id="2198" w:author="Editor" w:date="2026-09-25T09:00:00Z">
        <w:r>
          <w:delText xml:space="preserve">was</w:delText>
        </w:r>
      </w:del>
      <w:ins w:id="2199" w:author="Editor" w:date="2026-09-25T09:00:00Z">
        <w:r>
          <w:t xml:space="preserve">had been</w:t>
        </w:r>
      </w:ins>
      <w:r>
        <w:t xml:space="preserve"> drugged. Soon Damian came along with the doctor. The doctor took </w:t>
      </w:r>
      <w:del w:id="2200" w:author="Editor" w:date="2026-09-25T09:00:00Z">
        <w:r>
          <w:delText xml:space="preserve">some</w:delText>
        </w:r>
      </w:del>
      <w:ins w:id="2201" w:author="Editor" w:date="2026-09-25T09:00:00Z">
        <w:r>
          <w:t xml:space="preserve">a</w:t>
        </w:r>
      </w:ins>
      <w:r>
        <w:t xml:space="preserve"> blood sample for the test, checked his vitals, and advised him to repeat the </w:t>
      </w:r>
      <w:del w:id="2202" w:author="Editor" w:date="2026-09-25T09:00:00Z">
        <w:r>
          <w:delText xml:space="preserve">aspirins after</w:delText>
        </w:r>
      </w:del>
      <w:ins w:id="2203" w:author="Editor" w:date="2026-09-25T09:00:00Z">
        <w:r>
          <w:t xml:space="preserve">aspirin</w:t>
        </w:r>
      </w:ins>
      <w:r>
        <w:t xml:space="preserve"> every four hours.  After the doctor left, Benedikt asked Damian</w:t>
      </w:r>
      <w:del w:id="2204" w:author="Editor" w:date="2026-09-25T09:00:00Z">
        <w:r>
          <w:delText xml:space="preserve"> about</w:delText>
        </w:r>
      </w:del>
      <w:r>
        <w:t xml:space="preserve"> what he had found so far. The only person who had seen the girl since she disappeared was the </w:t>
      </w:r>
      <w:del w:id="2205" w:author="Editor" w:date="2026-09-25T09:00:00Z">
        <w:r>
          <w:delText xml:space="preserve">Bellman. And according to the bellman</w:delText>
        </w:r>
      </w:del>
      <w:ins w:id="2206" w:author="Editor" w:date="2026-09-25T09:00:00Z">
        <w:r>
          <w:t xml:space="preserve">bellman. According to him</w:t>
        </w:r>
      </w:ins>
      <w:r>
        <w:t xml:space="preserve">, the girl</w:t>
      </w:r>
      <w:ins w:id="2207" w:author="Editor" w:date="2026-09-25T09:00:00Z">
        <w:r>
          <w:t xml:space="preserve"> had</w:t>
        </w:r>
      </w:ins>
      <w:r>
        <w:t xml:space="preserve"> left around 2:30 AM in a taxi. He told Benedikt</w:t>
      </w:r>
      <w:del w:id="2208" w:author="Editor" w:date="2026-09-25T09:00:00Z">
        <w:r>
          <w:delText xml:space="preserve">,</w:delText>
        </w:r>
      </w:del>
      <w:r>
        <w:t xml:space="preserve"> his men </w:t>
      </w:r>
      <w:del w:id="2209" w:author="Editor" w:date="2026-09-25T09:00:00Z">
        <w:r>
          <w:delText xml:space="preserve">are</w:delText>
        </w:r>
      </w:del>
      <w:ins w:id="2210" w:author="Editor" w:date="2026-09-25T09:00:00Z">
        <w:r>
          <w:t xml:space="preserve">were</w:t>
        </w:r>
      </w:ins>
      <w:r>
        <w:t xml:space="preserve"> on the job to find the driver. </w:t>
      </w:r>
    </w:p>
    <w:p w14:paraId="621FCA47" w14:textId="77777777" w:rsidR="004453C9" w:rsidRPr="004453C9" w:rsidRDefault="004453C9" w:rsidP="004453C9">
      <w:r>
        <w:t xml:space="preserve">Benedikt was a tad calmer than before. With a gravelly voice, he said</w:t>
      </w:r>
      <w:del w:id="2211" w:author="Editor" w:date="2026-09-25T09:00:00Z">
        <w:r>
          <w:delText xml:space="preserve">.</w:delText>
        </w:r>
      </w:del>
      <w:ins w:id="2212" w:author="Editor" w:date="2026-09-25T09:00:00Z">
        <w:r>
          <w:t xml:space="preserve">,</w:t>
        </w:r>
      </w:ins>
      <w:r>
        <w:t xml:space="preserve"> “My money is missing from the wallet. I have a hunch she didn’t come for the money. She had a bigger motive. This girl is smart. Let us not underestimate her intent.”</w:t>
      </w:r>
    </w:p>
    <w:p w14:paraId="789FE88C" w14:textId="77777777" w:rsidR="004453C9" w:rsidRPr="004453C9" w:rsidRDefault="004453C9" w:rsidP="004453C9">
      <w:r>
        <w:t xml:space="preserve">He sat </w:t>
      </w:r>
      <w:del w:id="2213" w:author="Editor" w:date="2026-09-25T09:00:00Z">
        <w:r>
          <w:delText xml:space="preserve">on</w:delText>
        </w:r>
      </w:del>
      <w:ins w:id="2214" w:author="Editor" w:date="2026-09-25T09:00:00Z">
        <w:r>
          <w:t xml:space="preserve">in</w:t>
        </w:r>
      </w:ins>
      <w:r>
        <w:t xml:space="preserve"> the reclining chair with his fingers moving over his forehead, making a futile attempt to get some temporary relief from the nagging pain, and continued his monologue</w:t>
      </w:r>
      <w:ins w:id="2215" w:author="Editor" w:date="2026-09-25T09:00:00Z">
        <w:r>
          <w:t xml:space="preserve">,</w:t>
        </w:r>
      </w:ins>
      <w:r>
        <w:t xml:space="preserve"> “This is a disguise, a trap to make us believe she was here for the money, but I am not </w:t>
      </w:r>
      <w:del w:id="2216" w:author="Editor" w:date="2026-09-25T09:00:00Z">
        <w:r>
          <w:delText xml:space="preserve">a fool to get winded in</w:delText>
        </w:r>
      </w:del>
      <w:ins w:id="2217" w:author="Editor" w:date="2026-09-25T09:00:00Z">
        <w:r>
          <w:t xml:space="preserve">fool enough to be taken in by</w:t>
        </w:r>
      </w:ins>
      <w:r>
        <w:t xml:space="preserve"> her deception. We need to be pragmatic in our approach if we are serious about nabbing her. I am still not sure of her motive</w:t>
      </w:r>
      <w:ins w:id="2218" w:author="Editor" w:date="2026-09-25T09:00:00Z">
        <w:r>
          <w:t xml:space="preserve">,</w:t>
        </w:r>
      </w:ins>
      <w:r>
        <w:t xml:space="preserve"> and the only way we can find</w:t>
      </w:r>
      <w:ins w:id="2219" w:author="Editor" w:date="2026-09-25T09:00:00Z">
        <w:r>
          <w:t xml:space="preserve"> out</w:t>
        </w:r>
      </w:ins>
      <w:r>
        <w:t xml:space="preserve"> anything about her plan is by finding her. We need to be quick. The longer we take</w:t>
      </w:r>
      <w:ins w:id="2220" w:author="Editor" w:date="2026-09-25T09:00:00Z">
        <w:r>
          <w:t xml:space="preserve">,</w:t>
        </w:r>
      </w:ins>
      <w:r>
        <w:t xml:space="preserve"> the harder it will be to get our hands on her.”</w:t>
      </w:r>
    </w:p>
    <w:p w14:paraId="29A92C23" w14:textId="706183F5" w:rsidR="004453C9" w:rsidRPr="004453C9" w:rsidRDefault="004453C9" w:rsidP="004453C9">
      <w:r>
        <w:t xml:space="preserve">He took</w:t>
      </w:r>
      <w:ins w:id="2221" w:author="Editor" w:date="2026-09-25T09:00:00Z">
        <w:r>
          <w:t xml:space="preserve"> a</w:t>
        </w:r>
      </w:ins>
      <w:r>
        <w:t xml:space="preserve"> few sips of water and continued, “Here is what you need to do. First, find </w:t>
      </w:r>
      <w:ins w:id="2222" w:author="Editor" w:date="2026-09-25T09:00:00Z">
        <w:r>
          <w:t xml:space="preserve">out </w:t>
        </w:r>
      </w:ins>
      <w:r>
        <w:t xml:space="preserve">everything about her. When she checked in, when </w:t>
      </w:r>
      <w:del w:id="2223" w:author="Editor" w:date="2026-09-25T09:00:00Z">
        <w:r>
          <w:delText xml:space="preserve">was the last time </w:delText>
        </w:r>
      </w:del>
      <w:r>
        <w:t xml:space="preserve">she was</w:t>
      </w:r>
      <w:ins w:id="2224" w:author="Editor" w:date="2026-09-25T09:00:00Z">
        <w:r>
          <w:t xml:space="preserve"> last</w:t>
        </w:r>
      </w:ins>
      <w:r>
        <w:t xml:space="preserve"> here, anyone she met during her stay, the room she stayed in. I want every minute detail that concerns her. Is that clear</w:t>
      </w:r>
      <w:del w:id="2225" w:author="Editor" w:date="2026-09-25T09:00:00Z">
        <w:r>
          <w:delText xml:space="preserve">.</w:delText>
        </w:r>
      </w:del>
      <w:ins w:id="2226" w:author="Editor" w:date="2026-09-25T09:00:00Z">
        <w:r>
          <w:t xml:space="preserve">?</w:t>
        </w:r>
      </w:ins>
      <w:r>
        <w:t xml:space="preserve">”</w:t>
      </w:r>
    </w:p>
    <w:p w14:paraId="5A0EF622" w14:textId="77777777" w:rsidR="004453C9" w:rsidRPr="004453C9" w:rsidRDefault="004453C9" w:rsidP="004453C9">
      <w:r>
        <w:t xml:space="preserve">“Yes</w:t>
      </w:r>
      <w:del w:id="2227" w:author="Editor" w:date="2026-09-25T09:00:00Z">
        <w:r>
          <w:delText xml:space="preserve">”,</w:delText>
        </w:r>
      </w:del>
      <w:ins w:id="2228" w:author="Editor" w:date="2026-09-25T09:00:00Z">
        <w:r>
          <w:t xml:space="preserve">,”</w:t>
        </w:r>
      </w:ins>
      <w:r>
        <w:t xml:space="preserve"> was all Damian managed to </w:t>
      </w:r>
      <w:del w:id="2229" w:author="Editor" w:date="2026-09-25T09:00:00Z">
        <w:r>
          <w:delText xml:space="preserve">speak</w:delText>
        </w:r>
      </w:del>
      <w:ins w:id="2230" w:author="Editor" w:date="2026-09-25T09:00:00Z">
        <w:r>
          <w:t xml:space="preserve">say</w:t>
        </w:r>
      </w:ins>
      <w:r>
        <w:t xml:space="preserve">.</w:t>
      </w:r>
    </w:p>
    <w:p w14:paraId="0B0551C5" w14:textId="77777777" w:rsidR="004453C9" w:rsidRPr="004453C9" w:rsidRDefault="004453C9" w:rsidP="004453C9">
      <w:r>
        <w:t xml:space="preserve">Benedikt continued, “Next</w:t>
      </w:r>
      <w:ins w:id="2231" w:author="Editor" w:date="2026-09-25T09:00:00Z">
        <w:r>
          <w:t xml:space="preserve">,</w:t>
        </w:r>
      </w:ins>
      <w:r>
        <w:t xml:space="preserve"> I want to talk to the taxi driver. I don’t care where he is. Go and find him. I also want all </w:t>
      </w:r>
      <w:ins w:id="2232" w:author="Editor" w:date="2026-09-25T09:00:00Z">
        <w:r>
          <w:t xml:space="preserve">the </w:t>
        </w:r>
      </w:ins>
      <w:r>
        <w:t xml:space="preserve">hallway, lobby and</w:t>
      </w:r>
      <w:del w:id="2233" w:author="Editor" w:date="2026-09-25T09:00:00Z">
        <w:r>
          <w:delText xml:space="preserve"> the</w:delText>
        </w:r>
      </w:del>
      <w:r>
        <w:t xml:space="preserve"> poker room camera recordings. Get a picture from the recording and do a scan to find any information about her. Report back in twenty minutes. Will you?”</w:t>
      </w:r>
    </w:p>
    <w:p w14:paraId="236E5751" w14:textId="6EBCAB88" w:rsidR="00F26449" w:rsidRDefault="004453C9" w:rsidP="004453C9">
      <w:commentRangeStart w:id="36"/>
      <w:del w:id="2234" w:author="Editor (Typography)" w:date="2026-09-25T09:00:00Z">
        <w:r>
          <w:delText xml:space="preserve">"</w:delText>
        </w:r>
      </w:del>
      <w:ins w:id="2235" w:author="Editor (Typography)" w:date="2026-09-25T09:00:00Z">
        <w:r>
          <w:t xml:space="preserve">“</w:t>
        </w:r>
      </w:ins>
      <w:del w:id="2236" w:author="Editor (Names)" w:date="2026-09-25T09:00:00Z">
        <w:r>
          <w:delText xml:space="preserve">Alex</w:delText>
        </w:r>
      </w:del>
      <w:ins w:id="2237" w:author="Editor (Names)" w:date="2026-09-25T09:00:00Z">
        <w:r>
          <w:t xml:space="preserve">Lars</w:t>
        </w:r>
      </w:ins>
      <w:r>
        <w:t xml:space="preserve"> is on the job. I have tasked him to collect the tapes. I will ask him to run a scan on the girl as well</w:t>
      </w:r>
      <w:del w:id="2238" w:author="Editor" w:date="2026-09-25T09:00:00Z">
        <w:r>
          <w:delText xml:space="preserve">.</w:delText>
        </w:r>
      </w:del>
      <w:ins w:id="2239" w:author="Editor" w:date="2026-09-25T09:00:00Z">
        <w:r>
          <w:t xml:space="preserve">,</w:t>
        </w:r>
      </w:ins>
      <w:del w:id="2240" w:author="Editor (Typography)" w:date="2026-09-25T09:00:00Z">
        <w:r>
          <w:delText xml:space="preserve">"</w:delText>
        </w:r>
      </w:del>
      <w:ins w:id="2241" w:author="Editor (Typography)" w:date="2026-09-25T09:00:00Z">
        <w:r>
          <w:t xml:space="preserve">”</w:t>
        </w:r>
      </w:ins>
      <w:r>
        <w:t xml:space="preserve"> Damian </w:t>
      </w:r>
      <w:del w:id="2242" w:author="Editor" w:date="2026-09-25T09:00:00Z">
        <w:r>
          <w:delText xml:space="preserve">blurted</w:delText>
        </w:r>
      </w:del>
      <w:ins w:id="2243" w:author="Editor" w:date="2026-09-25T09:00:00Z">
        <w:r>
          <w:t xml:space="preserve">said</w:t>
        </w:r>
      </w:ins>
      <w:r>
        <w:t xml:space="preserve"> and rushed out of the room to work on the remaining tasks.</w:t>
      </w:r>
      <w:bookmarkEnd w:id="12"/>
      <w:bookmarkEnd w:id="13"/>
      <w:r>
        <w:br w:type="page"/>
      </w:r>
      <w:commentRangeEnd w:id="36"/>
      <w:r>
        <w:commentReference w:id="36"/>
      </w:r>
    </w:p>
    <w:bookmarkEnd w:id="14"/>
    <w:bookmarkEnd w:id="15"/>
    <w:p w14:paraId="31EBB947" w14:textId="7A8DEA66" w:rsidR="00F26449" w:rsidRDefault="005D1520" w:rsidP="00F56514">
      <w:pPr>
        <w:spacing w:line="259" w:lineRule="auto"/>
        <w:jc w:val="left"/>
        <w:outlineLvl w:val="0"/>
        <w:rPr>
          <w:b/>
        </w:rPr>
      </w:pPr>
      <w:r>
        <w:rPr>
          <w:b/>
        </w:rPr>
        <w:lastRenderedPageBreak/>
        <w:t>Chapter 7</w:t>
      </w:r>
    </w:p>
    <w:p w14:paraId="684455BD" w14:textId="77777777" w:rsidR="00F26449" w:rsidRDefault="00F26449">
      <w:pPr>
        <w:spacing w:line="259" w:lineRule="auto"/>
        <w:jc w:val="left"/>
        <w:rPr>
          <w:b/>
        </w:rPr>
      </w:pPr>
    </w:p>
    <w:p w14:paraId="30BAC57E" w14:textId="37882FAD" w:rsidR="004D3BF2" w:rsidRPr="004D3BF2" w:rsidRDefault="004D3BF2" w:rsidP="004D3BF2">
      <w:pPr>
        <w:rPr>
          <w:b/>
          <w:i/>
        </w:rPr>
      </w:pPr>
      <w:commentRangeStart w:id="37"/>
      <w:r>
        <w:rPr>
          <w:b/>
          <w:i/>
        </w:rPr>
        <w:t xml:space="preserve">6:00 AM </w:t>
      </w:r>
      <w:del w:id="2244" w:author="Editor" w:date="2026-09-25T09:00:00Z">
        <w:r>
          <w:rPr>
            <w:b/>
            <w:i/>
          </w:rPr>
          <w:delText xml:space="preserve">13</w:delText>
        </w:r>
        <w:r>
          <w:rPr>
            <w:b/>
            <w:i/>
            <w:vertAlign w:val="superscript"/>
          </w:rPr>
          <w:delText xml:space="preserve">th</w:delText>
        </w:r>
      </w:del>
      <w:ins w:id="2245" w:author="Editor" w:date="2026-09-25T09:00:00Z">
        <w:r>
          <w:rPr>
            <w:b/>
            <w:i/>
          </w:rPr>
          <w:t xml:space="preserve">15th</w:t>
        </w:r>
      </w:ins>
      <w:r>
        <w:rPr>
          <w:b/>
          <w:i/>
        </w:rPr>
        <w:t xml:space="preserve"> April 2014, </w:t>
      </w:r>
      <w:del w:id="2246" w:author="Editor" w:date="2026-09-25T09:00:00Z">
        <w:r>
          <w:rPr>
            <w:b/>
            <w:i/>
          </w:rPr>
          <w:delText xml:space="preserve">Stockholm</w:delText>
        </w:r>
      </w:del>
      <w:ins w:id="2247" w:author="Editor" w:date="2026-09-25T09:00:00Z">
        <w:r>
          <w:rPr>
            <w:b/>
            <w:i/>
          </w:rPr>
          <w:t xml:space="preserve">Helsingør</w:t>
        </w:r>
      </w:ins>
      <w:r>
        <w:rPr>
          <w:b/>
          <w:i/>
        </w:rPr>
        <w:t xml:space="preserve">, Denmark</w:t>
      </w:r>
      <w:commentRangeEnd w:id="37"/>
      <w:r>
        <w:commentReference w:id="37"/>
      </w:r>
    </w:p>
    <w:p w14:paraId="3D256070" w14:textId="77777777" w:rsidR="005015BA" w:rsidRPr="005015BA" w:rsidRDefault="005015BA" w:rsidP="005015BA">
      <w:bookmarkStart w:id="16" w:name="OLE_LINK26"/>
      <w:bookmarkStart w:id="17" w:name="OLE_LINK27"/>
      <w:r>
        <w:t xml:space="preserve">Damian called his second in command</w:t>
      </w:r>
      <w:ins w:id="2248" w:author="Editor" w:date="2026-09-25T09:00:00Z">
        <w:r>
          <w:t xml:space="preserve">,</w:t>
        </w:r>
      </w:ins>
      <w:r>
        <w:t xml:space="preserve"> Russ</w:t>
      </w:r>
      <w:ins w:id="2249" w:author="Editor" w:date="2026-09-25T09:00:00Z">
        <w:r>
          <w:t xml:space="preserve">,</w:t>
        </w:r>
      </w:ins>
      <w:r>
        <w:t xml:space="preserve"> and tasked him to get Rita’s registration details from the hotel manager. He also instructed him to </w:t>
      </w:r>
      <w:del w:id="2250" w:author="Editor" w:date="2026-09-25T09:00:00Z">
        <w:r>
          <w:delText xml:space="preserve">inform</w:delText>
        </w:r>
      </w:del>
      <w:ins w:id="2251" w:author="Editor" w:date="2026-09-25T09:00:00Z">
        <w:r>
          <w:t xml:space="preserve">ask</w:t>
        </w:r>
      </w:ins>
      <w:r>
        <w:t xml:space="preserve"> </w:t>
      </w:r>
      <w:del w:id="2252" w:author="Editor (Names)" w:date="2026-09-25T09:00:00Z">
        <w:r>
          <w:delText xml:space="preserve">Alex</w:delText>
        </w:r>
      </w:del>
      <w:ins w:id="2253" w:author="Editor (Names)" w:date="2026-09-25T09:00:00Z">
        <w:r>
          <w:t xml:space="preserve">Lars</w:t>
        </w:r>
      </w:ins>
      <w:r>
        <w:t xml:space="preserve"> to get all camera recordings for the last 72 hours. After putting his team on the job, he rushed to the concierge area to trace the cab driver.</w:t>
      </w:r>
    </w:p>
    <w:p w14:paraId="5DF16C7F" w14:textId="51B8D3C2" w:rsidR="005015BA" w:rsidRPr="005015BA" w:rsidRDefault="005015BA" w:rsidP="005015BA">
      <w:r>
        <w:t xml:space="preserve">The hotel security team was active and vigilant</w:t>
      </w:r>
      <w:ins w:id="2254" w:author="Editor" w:date="2026-09-25T09:00:00Z">
        <w:r>
          <w:t xml:space="preserve">,</w:t>
        </w:r>
      </w:ins>
      <w:r>
        <w:t xml:space="preserve"> covering every exit</w:t>
      </w:r>
      <w:del w:id="2255" w:author="Editor" w:date="2026-09-25T09:00:00Z">
        <w:r>
          <w:delText xml:space="preserve"> from the place</w:delText>
        </w:r>
      </w:del>
      <w:r>
        <w:t xml:space="preserve">. Benedikt was an important customer and an influential person. They knew he possessed enough power to ruin the </w:t>
      </w:r>
      <w:del w:id="2256" w:author="Editor" w:date="2026-09-25T09:00:00Z">
        <w:r>
          <w:delText xml:space="preserve">hotel</w:delText>
        </w:r>
      </w:del>
      <w:ins w:id="2257" w:author="Editor" w:date="2026-09-25T09:00:00Z">
        <w:r>
          <w:t xml:space="preserve">hotel’s</w:t>
        </w:r>
      </w:ins>
      <w:r>
        <w:t xml:space="preserve"> reputation. And if he </w:t>
      </w:r>
      <w:del w:id="2258" w:author="Editor" w:date="2026-09-25T09:00:00Z">
        <w:r>
          <w:delText xml:space="preserve">decides</w:delText>
        </w:r>
      </w:del>
      <w:ins w:id="2259" w:author="Editor" w:date="2026-09-25T09:00:00Z">
        <w:r>
          <w:t xml:space="preserve">decided</w:t>
        </w:r>
      </w:ins>
      <w:r>
        <w:t xml:space="preserve"> to do so, it would take a long time to mend the </w:t>
      </w:r>
      <w:del w:id="2260" w:author="Editor" w:date="2026-09-25T09:00:00Z">
        <w:r>
          <w:delText xml:space="preserve">damages</w:delText>
        </w:r>
      </w:del>
      <w:ins w:id="2261" w:author="Editor" w:date="2026-09-25T09:00:00Z">
        <w:r>
          <w:t xml:space="preserve">damage</w:t>
        </w:r>
      </w:ins>
      <w:r>
        <w:t xml:space="preserve">.  Seeing the head of Benedikt</w:t>
      </w:r>
      <w:del w:id="2262" w:author="Editor (Typography)" w:date="2026-09-25T09:00:00Z">
        <w:r>
          <w:delText xml:space="preserve">'</w:delText>
        </w:r>
      </w:del>
      <w:ins w:id="2263" w:author="Editor (Typography)" w:date="2026-09-25T09:00:00Z">
        <w:r>
          <w:t xml:space="preserve">’</w:t>
        </w:r>
      </w:ins>
      <w:r>
        <w:t xml:space="preserve">s security, the manager on duty dashed towards him and assured</w:t>
      </w:r>
      <w:ins w:id="2264" w:author="Editor" w:date="2026-09-25T09:00:00Z">
        <w:r>
          <w:t xml:space="preserve"> him of</w:t>
        </w:r>
      </w:ins>
      <w:r>
        <w:t xml:space="preserve"> all cooperation. He wasn’t sure what the girl had done to upset Benedikt, and despite his curiosity, he couldn’t muster enough courage to </w:t>
      </w:r>
      <w:del w:id="2265" w:author="Editor" w:date="2026-09-25T09:00:00Z">
        <w:r>
          <w:delText xml:space="preserve">impose the question</w:delText>
        </w:r>
      </w:del>
      <w:ins w:id="2266" w:author="Editor" w:date="2026-09-25T09:00:00Z">
        <w:r>
          <w:t xml:space="preserve">ask</w:t>
        </w:r>
      </w:ins>
      <w:r>
        <w:t xml:space="preserve">. Damian instructed the hotel manager to get the details of the taxi that took Rita out of the hotel. It was an easy task, as at that time of the morning there would be hardly any other guest looking for a ride. Besides, as part of the guest security protocol, the details of all taxis transporting </w:t>
      </w:r>
      <w:del w:id="2267" w:author="Editor" w:date="2026-09-25T09:00:00Z">
        <w:r>
          <w:delText xml:space="preserve">guest would be</w:delText>
        </w:r>
      </w:del>
      <w:ins w:id="2268" w:author="Editor" w:date="2026-09-25T09:00:00Z">
        <w:r>
          <w:t xml:space="preserve">guests were</w:t>
        </w:r>
      </w:ins>
      <w:r>
        <w:t xml:space="preserve"> noted by the bellman.</w:t>
      </w:r>
    </w:p>
    <w:p w14:paraId="11DC2CBD" w14:textId="77777777" w:rsidR="005015BA" w:rsidRPr="005015BA" w:rsidRDefault="005015BA" w:rsidP="005015BA">
      <w:r>
        <w:t xml:space="preserve">The name of the cab driver was </w:t>
      </w:r>
      <w:del w:id="2269" w:author="Editor" w:date="2026-09-25T09:00:00Z">
        <w:r>
          <w:delText xml:space="preserve">Curz</w:delText>
        </w:r>
      </w:del>
      <w:ins w:id="2270" w:author="Editor" w:date="2026-09-25T09:00:00Z">
        <w:r>
          <w:t xml:space="preserve">Cruz</w:t>
        </w:r>
      </w:ins>
      <w:r>
        <w:t xml:space="preserve">. Damian scanned the record book</w:t>
      </w:r>
      <w:del w:id="2271" w:author="Editor" w:date="2026-09-25T09:00:00Z">
        <w:r>
          <w:delText xml:space="preserve">, and</w:delText>
        </w:r>
      </w:del>
      <w:ins w:id="2272" w:author="Editor" w:date="2026-09-25T09:00:00Z">
        <w:r>
          <w:t xml:space="preserve"> and,</w:t>
        </w:r>
      </w:ins>
      <w:r>
        <w:t xml:space="preserve"> without looking away from the register</w:t>
      </w:r>
      <w:del w:id="2273" w:author="Editor" w:date="2026-09-25T09:00:00Z">
        <w:r>
          <w:delText xml:space="preserve"> imposed his question "where</w:delText>
        </w:r>
      </w:del>
      <w:ins w:id="2274" w:author="Editor" w:date="2026-09-25T09:00:00Z">
        <w:r>
          <w:t xml:space="preserve">, asked, “Where</w:t>
        </w:r>
      </w:ins>
      <w:r>
        <w:t xml:space="preserve"> can I find him?</w:t>
      </w:r>
      <w:del w:id="2275" w:author="Editor (Typography)" w:date="2026-09-25T09:00:00Z">
        <w:r>
          <w:delText xml:space="preserve">"</w:delText>
        </w:r>
      </w:del>
      <w:ins w:id="2276" w:author="Editor (Typography)" w:date="2026-09-25T09:00:00Z">
        <w:r>
          <w:t xml:space="preserve">”</w:t>
        </w:r>
      </w:ins>
    </w:p>
    <w:p w14:paraId="46AD1804" w14:textId="77777777" w:rsidR="005015BA" w:rsidRPr="005015BA" w:rsidRDefault="005015BA" w:rsidP="005015BA">
      <w:del w:id="2277" w:author="Editor (Typography)" w:date="2026-09-25T09:00:00Z">
        <w:r>
          <w:delText xml:space="preserve">"</w:delText>
        </w:r>
      </w:del>
      <w:ins w:id="2278" w:author="Editor (Typography)" w:date="2026-09-25T09:00:00Z">
        <w:r>
          <w:t xml:space="preserve">“</w:t>
        </w:r>
      </w:ins>
      <w:r>
        <w:t xml:space="preserve">He usually drives at night and must be sleeping now. I tried his number, but he isn’t answering.</w:t>
      </w:r>
      <w:del w:id="2279" w:author="Editor (Typography)" w:date="2026-09-25T09:00:00Z">
        <w:r>
          <w:delText xml:space="preserve">"</w:delText>
        </w:r>
      </w:del>
      <w:ins w:id="2280" w:author="Editor (Typography)" w:date="2026-09-25T09:00:00Z">
        <w:r>
          <w:t xml:space="preserve">”</w:t>
        </w:r>
      </w:ins>
    </w:p>
    <w:p w14:paraId="797F249F" w14:textId="77777777" w:rsidR="005015BA" w:rsidRPr="005015BA" w:rsidRDefault="005015BA" w:rsidP="005015BA">
      <w:del w:id="2281" w:author="Editor (Typography)" w:date="2026-09-25T09:00:00Z">
        <w:r>
          <w:delText xml:space="preserve">"</w:delText>
        </w:r>
      </w:del>
      <w:ins w:id="2282" w:author="Editor (Typography)" w:date="2026-09-25T09:00:00Z">
        <w:r>
          <w:t xml:space="preserve">“</w:t>
        </w:r>
      </w:ins>
      <w:r>
        <w:t xml:space="preserve">Do you know where he lives?</w:t>
      </w:r>
      <w:del w:id="2283" w:author="Editor (Typography)" w:date="2026-09-25T09:00:00Z">
        <w:r>
          <w:delText xml:space="preserve">"</w:delText>
        </w:r>
      </w:del>
      <w:ins w:id="2284" w:author="Editor (Typography)" w:date="2026-09-25T09:00:00Z">
        <w:r>
          <w:t xml:space="preserve">”</w:t>
        </w:r>
      </w:ins>
      <w:r>
        <w:t xml:space="preserve"> </w:t>
      </w:r>
      <w:del w:id="2285" w:author="Editor" w:date="2026-09-25T09:00:00Z">
        <w:r>
          <w:delText xml:space="preserve">Damian</w:delText>
        </w:r>
      </w:del>
      <w:ins w:id="2286" w:author="Editor" w:date="2026-09-25T09:00:00Z">
        <w:r>
          <w:t xml:space="preserve">Damian’s</w:t>
        </w:r>
      </w:ins>
      <w:r>
        <w:t xml:space="preserve"> gravelly tone showed clear frustration.</w:t>
      </w:r>
    </w:p>
    <w:p w14:paraId="1DACD96E" w14:textId="77777777" w:rsidR="005015BA" w:rsidRPr="005015BA" w:rsidRDefault="005015BA" w:rsidP="005015BA">
      <w:del w:id="2287" w:author="Editor (Typography)" w:date="2026-09-25T09:00:00Z">
        <w:r>
          <w:delText xml:space="preserve">"</w:delText>
        </w:r>
      </w:del>
      <w:ins w:id="2288" w:author="Editor (Typography)" w:date="2026-09-25T09:00:00Z">
        <w:r>
          <w:t xml:space="preserve">“</w:t>
        </w:r>
      </w:ins>
      <w:r>
        <w:t xml:space="preserve">I don’t, but the other drivers may know. Let me ask them.</w:t>
      </w:r>
      <w:del w:id="2289" w:author="Editor (Typography)" w:date="2026-09-25T09:00:00Z">
        <w:r>
          <w:delText xml:space="preserve">"</w:delText>
        </w:r>
      </w:del>
      <w:ins w:id="2290" w:author="Editor (Typography)" w:date="2026-09-25T09:00:00Z">
        <w:r>
          <w:t xml:space="preserve">”</w:t>
        </w:r>
      </w:ins>
      <w:r>
        <w:t xml:space="preserve"> He left and soon returned with a person who knew where Cruz lived. Without wasting any time</w:t>
      </w:r>
      <w:ins w:id="2291" w:author="Editor" w:date="2026-09-25T09:00:00Z">
        <w:r>
          <w:t xml:space="preserve">,</w:t>
        </w:r>
      </w:ins>
      <w:r>
        <w:t xml:space="preserve"> Damian commanded one of his men to get him.</w:t>
      </w:r>
    </w:p>
    <w:p w14:paraId="0B1E1992" w14:textId="77777777" w:rsidR="005015BA" w:rsidRPr="005015BA" w:rsidRDefault="005015BA" w:rsidP="005015BA">
      <w:commentRangeStart w:id="38"/>
      <w:r>
        <w:t xml:space="preserve">In twenty minutes, </w:t>
      </w:r>
      <w:del w:id="2292" w:author="Editor" w:date="2026-09-25T09:00:00Z">
        <w:r>
          <w:delText xml:space="preserve">he</w:delText>
        </w:r>
      </w:del>
      <w:ins w:id="2293" w:author="Editor" w:date="2026-09-25T09:00:00Z">
        <w:r>
          <w:t xml:space="preserve">Damian</w:t>
        </w:r>
      </w:ins>
      <w:r>
        <w:t xml:space="preserve"> was back in Benedikt</w:t>
      </w:r>
      <w:del w:id="2294" w:author="Editor (Typography)" w:date="2026-09-25T09:00:00Z">
        <w:r>
          <w:delText xml:space="preserve">'</w:delText>
        </w:r>
      </w:del>
      <w:ins w:id="2295" w:author="Editor (Typography)" w:date="2026-09-25T09:00:00Z">
        <w:r>
          <w:t xml:space="preserve">’</w:t>
        </w:r>
      </w:ins>
      <w:r>
        <w:t xml:space="preserve">s living room. Benedikt was on the phone</w:t>
      </w:r>
      <w:del w:id="2296" w:author="Editor" w:date="2026-09-25T09:00:00Z">
        <w:r>
          <w:delText xml:space="preserve"> talking to someone and was</w:delText>
        </w:r>
      </w:del>
      <w:ins w:id="2297" w:author="Editor" w:date="2026-09-25T09:00:00Z">
        <w:r>
          <w:t xml:space="preserve">,</w:t>
        </w:r>
      </w:ins>
      <w:r>
        <w:t xml:space="preserve"> pacing across the room. He gestured</w:t>
      </w:r>
      <w:ins w:id="2298" w:author="Editor" w:date="2026-09-25T09:00:00Z">
        <w:r>
          <w:t xml:space="preserve"> to</w:t>
        </w:r>
      </w:ins>
      <w:r>
        <w:t xml:space="preserve"> Damian to set up the camera recordings and</w:t>
      </w:r>
      <w:del w:id="2299" w:author="Editor" w:date="2026-09-25T09:00:00Z">
        <w:r>
          <w:delText xml:space="preserve"> he</w:delText>
        </w:r>
      </w:del>
      <w:r>
        <w:t xml:space="preserve"> continued with the call. Damian pulled out the CD, put it in the player, changed the television to AV mode, and waited for Benedikt to finish his call.</w:t>
      </w:r>
      <w:commentRangeEnd w:id="38"/>
      <w:r>
        <w:commentReference w:id="38"/>
      </w:r>
    </w:p>
    <w:p w14:paraId="1CC7A9E4" w14:textId="77777777" w:rsidR="005015BA" w:rsidRPr="005015BA" w:rsidRDefault="005015BA" w:rsidP="005015BA">
      <w:del w:id="2300" w:author="Editor (Typography)" w:date="2026-09-25T09:00:00Z">
        <w:r>
          <w:delText xml:space="preserve">"</w:delText>
        </w:r>
      </w:del>
      <w:ins w:id="2301" w:author="Editor (Typography)" w:date="2026-09-25T09:00:00Z">
        <w:r>
          <w:t xml:space="preserve">“</w:t>
        </w:r>
      </w:ins>
      <w:r>
        <w:t xml:space="preserve">So, what is the status?</w:t>
      </w:r>
      <w:del w:id="2302" w:author="Editor (Typography)" w:date="2026-09-25T09:00:00Z">
        <w:r>
          <w:delText xml:space="preserve">"</w:delText>
        </w:r>
      </w:del>
      <w:ins w:id="2303" w:author="Editor (Typography)" w:date="2026-09-25T09:00:00Z">
        <w:r>
          <w:t xml:space="preserve">”</w:t>
        </w:r>
      </w:ins>
    </w:p>
    <w:p w14:paraId="32CD5DFB" w14:textId="77777777" w:rsidR="005015BA" w:rsidRPr="005015BA" w:rsidRDefault="005015BA" w:rsidP="005015BA">
      <w:r>
        <w:t xml:space="preserve">Damian almost jumped out of his skin. He </w:t>
      </w:r>
      <w:del w:id="2304" w:author="Editor" w:date="2026-09-25T09:00:00Z">
        <w:r>
          <w:delText xml:space="preserve">didn’t expect him to come out of</w:delText>
        </w:r>
      </w:del>
      <w:ins w:id="2305" w:author="Editor" w:date="2026-09-25T09:00:00Z">
        <w:r>
          <w:t xml:space="preserve">hadn’t expected Benedikt to finish</w:t>
        </w:r>
      </w:ins>
      <w:r>
        <w:t xml:space="preserve"> his call that soon. He recovered </w:t>
      </w:r>
      <w:del w:id="2306" w:author="Editor" w:date="2026-09-25T09:00:00Z">
        <w:r>
          <w:delText xml:space="preserve">from his lost stature</w:delText>
        </w:r>
      </w:del>
      <w:ins w:id="2307" w:author="Editor" w:date="2026-09-25T09:00:00Z">
        <w:r>
          <w:t xml:space="preserve">his composure</w:t>
        </w:r>
      </w:ins>
      <w:r>
        <w:t xml:space="preserve"> and continued.</w:t>
      </w:r>
    </w:p>
    <w:p w14:paraId="0B9B2AF9" w14:textId="77777777" w:rsidR="005015BA" w:rsidRPr="005015BA" w:rsidRDefault="005015BA" w:rsidP="005015BA">
      <w:commentRangeStart w:id="39"/>
      <w:del w:id="2308" w:author="Editor (Typography)" w:date="2026-09-25T09:00:00Z">
        <w:r>
          <w:delText xml:space="preserve">"</w:delText>
        </w:r>
      </w:del>
      <w:ins w:id="2309" w:author="Editor (Typography)" w:date="2026-09-25T09:00:00Z">
        <w:r>
          <w:t xml:space="preserve">“</w:t>
        </w:r>
      </w:ins>
      <w:r>
        <w:t xml:space="preserve">Rita checked into the hotel three days back. The address she left in the records was not real, as we couldn’t find any street in Copenhagen </w:t>
      </w:r>
      <w:del w:id="2310" w:author="Editor" w:date="2026-09-25T09:00:00Z">
        <w:r>
          <w:delText xml:space="preserve">for</w:delText>
        </w:r>
      </w:del>
      <w:ins w:id="2311" w:author="Editor" w:date="2026-09-25T09:00:00Z">
        <w:r>
          <w:t xml:space="preserve">by</w:t>
        </w:r>
      </w:ins>
      <w:r>
        <w:t xml:space="preserve"> the name she provided. She was always seen alone, no friends, no meetings with anyone. What baffled me the most was her request for a room two </w:t>
      </w:r>
      <w:del w:id="2312" w:author="Editor" w:date="2026-09-25T09:00:00Z">
        <w:r>
          <w:delText xml:space="preserve">floor</w:delText>
        </w:r>
      </w:del>
      <w:ins w:id="2313" w:author="Editor" w:date="2026-09-25T09:00:00Z">
        <w:r>
          <w:t xml:space="preserve">floors</w:t>
        </w:r>
      </w:ins>
      <w:r>
        <w:t xml:space="preserve"> below this executive floor. According to the manager on duty, the request was made on the pretext of having the downtown view. Also, she came to this place twice before</w:t>
      </w:r>
      <w:del w:id="2314" w:author="Editor" w:date="2026-09-25T09:00:00Z">
        <w:r>
          <w:delText xml:space="preserve">, both times during the annual poker tournament</w:delText>
        </w:r>
      </w:del>
      <w:ins w:id="2315" w:author="Editor" w:date="2026-09-25T09:00:00Z">
        <w:r>
          <w:t xml:space="preserve"> in the past few months</w:t>
        </w:r>
      </w:ins>
      <w:r>
        <w:t xml:space="preserve">, and she always stayed in the same room.</w:t>
      </w:r>
      <w:del w:id="2316" w:author="Editor (Typography)" w:date="2026-09-25T09:00:00Z">
        <w:r>
          <w:delText xml:space="preserve">"</w:delText>
        </w:r>
      </w:del>
      <w:ins w:id="2317" w:author="Editor (Typography)" w:date="2026-09-25T09:00:00Z">
        <w:r>
          <w:t xml:space="preserve">”</w:t>
        </w:r>
      </w:ins>
      <w:commentRangeEnd w:id="39"/>
      <w:r>
        <w:commentReference w:id="39"/>
      </w:r>
    </w:p>
    <w:p w14:paraId="5ACC3C31" w14:textId="77777777" w:rsidR="005015BA" w:rsidRPr="005015BA" w:rsidRDefault="005015BA" w:rsidP="005015BA">
      <w:commentRangeStart w:id="40"/>
      <w:r>
        <w:t xml:space="preserve">Benedikt was listening to every minute detail with great interest. The slight benefit of the doubt he </w:t>
      </w:r>
      <w:del w:id="2318" w:author="Editor" w:date="2026-09-25T09:00:00Z">
        <w:r>
          <w:delText xml:space="preserve">was shedding on</w:delText>
        </w:r>
      </w:del>
      <w:ins w:id="2319" w:author="Editor" w:date="2026-09-25T09:00:00Z">
        <w:r>
          <w:t xml:space="preserve">had given</w:t>
        </w:r>
      </w:ins>
      <w:r>
        <w:t xml:space="preserve"> Rita had now vanished. He was certain it was a well</w:t>
      </w:r>
      <w:del w:id="2320" w:author="Editor" w:date="2026-09-25T09:00:00Z">
        <w:r>
          <w:delText xml:space="preserve"> </w:delText>
        </w:r>
      </w:del>
      <w:ins w:id="2321" w:author="Editor" w:date="2026-09-25T09:00:00Z">
        <w:r>
          <w:t xml:space="preserve">-</w:t>
        </w:r>
      </w:ins>
      <w:r>
        <w:t xml:space="preserve">thought</w:t>
      </w:r>
      <w:del w:id="2322" w:author="Editor" w:date="2026-09-25T09:00:00Z">
        <w:r>
          <w:delText xml:space="preserve"> </w:delText>
        </w:r>
      </w:del>
      <w:ins w:id="2323" w:author="Editor" w:date="2026-09-25T09:00:00Z">
        <w:r>
          <w:t xml:space="preserve">-</w:t>
        </w:r>
      </w:ins>
      <w:r>
        <w:t xml:space="preserve">out intrusion, planned with extreme </w:t>
      </w:r>
      <w:del w:id="2324" w:author="Editor" w:date="2026-09-25T09:00:00Z">
        <w:r>
          <w:delText xml:space="preserve">measures</w:delText>
        </w:r>
      </w:del>
      <w:ins w:id="2325" w:author="Editor" w:date="2026-09-25T09:00:00Z">
        <w:r>
          <w:t xml:space="preserve">care</w:t>
        </w:r>
      </w:ins>
      <w:r>
        <w:t xml:space="preserve"> and executed with brilliance. What he was unable to fathom was her motive. Except for the money, not a single object from his suite was out of place. The fingerprint report was also negative. While Benedikt was still deep </w:t>
      </w:r>
      <w:del w:id="2326" w:author="Editor" w:date="2026-09-25T09:00:00Z">
        <w:r>
          <w:delText xml:space="preserve">into</w:delText>
        </w:r>
      </w:del>
      <w:ins w:id="2327" w:author="Editor" w:date="2026-09-25T09:00:00Z">
        <w:r>
          <w:t xml:space="preserve">in</w:t>
        </w:r>
      </w:ins>
      <w:r>
        <w:t xml:space="preserve"> his brooding, Damian continued</w:t>
      </w:r>
      <w:del w:id="2328" w:author="Editor" w:date="2026-09-25T09:00:00Z">
        <w:r>
          <w:delText xml:space="preserve"> to finish his findings "we</w:delText>
        </w:r>
      </w:del>
      <w:ins w:id="2329" w:author="Editor" w:date="2026-09-25T09:00:00Z">
        <w:r>
          <w:t xml:space="preserve">, “We</w:t>
        </w:r>
      </w:ins>
      <w:r>
        <w:t xml:space="preserve"> should also have the cab driver</w:t>
      </w:r>
      <w:ins w:id="2330" w:author="Editor" w:date="2026-09-25T09:00:00Z">
        <w:r>
          <w:t xml:space="preserve"> here</w:t>
        </w:r>
      </w:ins>
      <w:r>
        <w:t xml:space="preserve"> any moment. Would you like to see the recordings in the meantime?</w:t>
      </w:r>
      <w:del w:id="2331" w:author="Editor (Typography)" w:date="2026-09-25T09:00:00Z">
        <w:r>
          <w:delText xml:space="preserve">"</w:delText>
        </w:r>
      </w:del>
      <w:ins w:id="2332" w:author="Editor (Typography)" w:date="2026-09-25T09:00:00Z">
        <w:r>
          <w:t xml:space="preserve">”</w:t>
        </w:r>
      </w:ins>
      <w:commentRangeEnd w:id="40"/>
      <w:r>
        <w:commentReference w:id="40"/>
      </w:r>
    </w:p>
    <w:p w14:paraId="682E044E" w14:textId="77777777" w:rsidR="005015BA" w:rsidRPr="005015BA" w:rsidRDefault="005015BA" w:rsidP="005015BA">
      <w:r>
        <w:t xml:space="preserve">Benedikt agreed</w:t>
      </w:r>
      <w:ins w:id="2333" w:author="Editor" w:date="2026-09-25T09:00:00Z">
        <w:r>
          <w:t xml:space="preserve">,</w:t>
        </w:r>
      </w:ins>
      <w:r>
        <w:t xml:space="preserve"> and Damian played the video. It was over three days of recording covering the hallway, lobby, and the poker room area. Benedikt was keen to see the poker room recording first, around the time when he </w:t>
      </w:r>
      <w:del w:id="2334" w:author="Editor" w:date="2026-09-25T09:00:00Z">
        <w:r>
          <w:delText xml:space="preserve">was</w:delText>
        </w:r>
      </w:del>
      <w:ins w:id="2335" w:author="Editor" w:date="2026-09-25T09:00:00Z">
        <w:r>
          <w:t xml:space="preserve">had stepped</w:t>
        </w:r>
      </w:ins>
      <w:r>
        <w:t xml:space="preserve"> out for a call. He fast-forwarded the video to </w:t>
      </w:r>
      <w:del w:id="2336" w:author="Editor" w:date="2026-09-25T09:00:00Z">
        <w:r>
          <w:delText xml:space="preserve">play </w:delText>
        </w:r>
      </w:del>
      <w:r>
        <w:t xml:space="preserve">the poker room portion</w:t>
      </w:r>
      <w:del w:id="2337" w:author="Editor" w:date="2026-09-25T09:00:00Z">
        <w:r>
          <w:delText xml:space="preserve"> of the video</w:delText>
        </w:r>
      </w:del>
      <w:r>
        <w:t xml:space="preserve">. There was nothing out of the ordinary</w:t>
      </w:r>
      <w:del w:id="2338" w:author="Editor" w:date="2026-09-25T09:00:00Z">
        <w:r>
          <w:delText xml:space="preserve"> that looked devious</w:delText>
        </w:r>
      </w:del>
      <w:r>
        <w:t xml:space="preserve">. He saw how Alberto approached her and the way she </w:t>
      </w:r>
      <w:del w:id="2339" w:author="Editor" w:date="2026-09-25T09:00:00Z">
        <w:r>
          <w:delText xml:space="preserve">dour</w:delText>
        </w:r>
      </w:del>
      <w:ins w:id="2340" w:author="Editor" w:date="2026-09-25T09:00:00Z">
        <w:r>
          <w:t xml:space="preserve">rebuffed</w:t>
        </w:r>
      </w:ins>
      <w:r>
        <w:t xml:space="preserve"> him. He carried a wry smile and admired the lady for her witty response. Though he was irritated with the chaos around him, he couldn’t </w:t>
      </w:r>
      <w:del w:id="2341" w:author="Editor" w:date="2026-09-25T09:00:00Z">
        <w:r>
          <w:delText xml:space="preserve">abstain</w:delText>
        </w:r>
      </w:del>
      <w:ins w:id="2342" w:author="Editor" w:date="2026-09-25T09:00:00Z">
        <w:r>
          <w:t xml:space="preserve">refrain</w:t>
        </w:r>
      </w:ins>
      <w:r>
        <w:t xml:space="preserve"> from</w:t>
      </w:r>
      <w:del w:id="2343" w:author="Editor" w:date="2026-09-25T09:00:00Z">
        <w:r>
          <w:delText xml:space="preserve"> not</w:delText>
        </w:r>
      </w:del>
      <w:r>
        <w:t xml:space="preserve"> praising her for the courage she had shown. He commanded Damian to change the video to </w:t>
      </w:r>
      <w:del w:id="2344" w:author="Editor" w:date="2026-09-25T09:00:00Z">
        <w:r>
          <w:delText xml:space="preserve">show </w:delText>
        </w:r>
      </w:del>
      <w:r>
        <w:t xml:space="preserve">the lobby area. Before </w:t>
      </w:r>
      <w:del w:id="2345" w:author="Editor" w:date="2026-09-25T09:00:00Z">
        <w:r>
          <w:delText xml:space="preserve">he</w:delText>
        </w:r>
      </w:del>
      <w:ins w:id="2346" w:author="Editor" w:date="2026-09-25T09:00:00Z">
        <w:r>
          <w:t xml:space="preserve">Damian</w:t>
        </w:r>
      </w:ins>
      <w:r>
        <w:t xml:space="preserve"> could change the CD, a gentle tap on the door </w:t>
      </w:r>
      <w:del w:id="2347" w:author="Editor" w:date="2026-09-25T09:00:00Z">
        <w:r>
          <w:delText xml:space="preserve">forced him to</w:delText>
        </w:r>
      </w:del>
      <w:ins w:id="2348" w:author="Editor" w:date="2026-09-25T09:00:00Z">
        <w:r>
          <w:t xml:space="preserve">made him</w:t>
        </w:r>
      </w:ins>
      <w:r>
        <w:t xml:space="preserve"> leap to </w:t>
      </w:r>
      <w:del w:id="2349" w:author="Editor" w:date="2026-09-25T09:00:00Z">
        <w:r>
          <w:delText xml:space="preserve">the door</w:delText>
        </w:r>
      </w:del>
      <w:ins w:id="2350" w:author="Editor" w:date="2026-09-25T09:00:00Z">
        <w:r>
          <w:t xml:space="preserve">open it</w:t>
        </w:r>
      </w:ins>
      <w:r>
        <w:t xml:space="preserve">. He saw </w:t>
      </w:r>
      <w:del w:id="2351" w:author="Editor (Names)" w:date="2026-09-25T09:00:00Z">
        <w:r>
          <w:delText xml:space="preserve">Alex</w:delText>
        </w:r>
      </w:del>
      <w:ins w:id="2352" w:author="Editor (Names)" w:date="2026-09-25T09:00:00Z">
        <w:r>
          <w:t xml:space="preserve">Lars</w:t>
        </w:r>
      </w:ins>
      <w:r>
        <w:t xml:space="preserve"> standing with Cruz, the cab driver.</w:t>
      </w:r>
    </w:p>
    <w:p w14:paraId="486822BD" w14:textId="77777777" w:rsidR="005015BA" w:rsidRPr="005015BA" w:rsidRDefault="005015BA" w:rsidP="005015BA">
      <w:r>
        <w:t xml:space="preserve">The cab driver was in his </w:t>
      </w:r>
      <w:del w:id="2353" w:author="Editor (Spelling)" w:date="2026-09-25T09:00:00Z">
        <w:r>
          <w:delText xml:space="preserve">pajamas</w:delText>
        </w:r>
      </w:del>
      <w:ins w:id="2354" w:author="Editor (Spelling)" w:date="2026-09-25T09:00:00Z">
        <w:r>
          <w:t xml:space="preserve">pyjamas</w:t>
        </w:r>
      </w:ins>
      <w:del w:id="2355" w:author="Editor" w:date="2026-09-25T09:00:00Z">
        <w:r>
          <w:delText xml:space="preserve">,</w:delText>
        </w:r>
      </w:del>
      <w:ins w:id="2356" w:author="Editor" w:date="2026-09-25T09:00:00Z">
        <w:r>
          <w:t xml:space="preserve"> and</w:t>
        </w:r>
      </w:ins>
      <w:r>
        <w:t xml:space="preserve"> looked like he </w:t>
      </w:r>
      <w:del w:id="2357" w:author="Editor" w:date="2026-09-25T09:00:00Z">
        <w:r>
          <w:delText xml:space="preserve">was</w:delText>
        </w:r>
      </w:del>
      <w:ins w:id="2358" w:author="Editor" w:date="2026-09-25T09:00:00Z">
        <w:r>
          <w:t xml:space="preserve">had been</w:t>
        </w:r>
      </w:ins>
      <w:r>
        <w:t xml:space="preserve"> dragged out of his sleep. He appeared scared, and his eyes were searching for answers unknown.</w:t>
      </w:r>
    </w:p>
    <w:p w14:paraId="5E0996E8" w14:textId="77777777" w:rsidR="005015BA" w:rsidRPr="005015BA" w:rsidRDefault="005015BA" w:rsidP="005015BA">
      <w:r>
        <w:t xml:space="preserve">Benedikt launched his questions</w:t>
      </w:r>
      <w:ins w:id="2359" w:author="Editor" w:date="2026-09-25T09:00:00Z">
        <w:r>
          <w:t xml:space="preserve">,</w:t>
        </w:r>
      </w:ins>
      <w:r>
        <w:t xml:space="preserve"> “Did you give a ride to a lady around 2:30 AM this morning?”</w:t>
      </w:r>
    </w:p>
    <w:p w14:paraId="30EF31DA" w14:textId="77777777" w:rsidR="005015BA" w:rsidRPr="005015BA" w:rsidRDefault="005015BA" w:rsidP="005015BA">
      <w:r>
        <w:t xml:space="preserve">“Yes</w:t>
      </w:r>
      <w:ins w:id="2360" w:author="Editor" w:date="2026-09-25T09:00:00Z">
        <w:r>
          <w:t xml:space="preserve">,</w:t>
        </w:r>
      </w:ins>
      <w:r>
        <w:t xml:space="preserve">” came the response. His voice had a shade of anxiousness.</w:t>
      </w:r>
    </w:p>
    <w:p w14:paraId="63583D6D" w14:textId="77777777" w:rsidR="005015BA" w:rsidRPr="005015BA" w:rsidRDefault="005015BA" w:rsidP="005015BA">
      <w:r>
        <w:t>“Where did you drop her?” Benedikt continued with his barrage of questions.</w:t>
      </w:r>
    </w:p>
    <w:p w14:paraId="4B397881" w14:textId="77777777" w:rsidR="005015BA" w:rsidRPr="005015BA" w:rsidRDefault="005015BA" w:rsidP="005015BA">
      <w:commentRangeStart w:id="41"/>
      <w:r>
        <w:t xml:space="preserve">“I dropped her at </w:t>
      </w:r>
      <w:ins w:id="2361" w:author="Editor" w:date="2026-09-25T09:00:00Z">
        <w:r>
          <w:t xml:space="preserve">the </w:t>
        </w:r>
      </w:ins>
      <w:r>
        <w:t xml:space="preserve">Sofitel hotel </w:t>
      </w:r>
      <w:del w:id="2362" w:author="Editor" w:date="2026-09-25T09:00:00Z">
        <w:r>
          <w:delText xml:space="preserve">by the</w:delText>
        </w:r>
      </w:del>
      <w:ins w:id="2363" w:author="Editor" w:date="2026-09-25T09:00:00Z">
        <w:r>
          <w:t xml:space="preserve">on</w:t>
        </w:r>
      </w:ins>
      <w:r>
        <w:t xml:space="preserve"> Kruns Street.”</w:t>
      </w:r>
      <w:commentRangeEnd w:id="41"/>
      <w:r>
        <w:commentReference w:id="41"/>
      </w:r>
    </w:p>
    <w:p w14:paraId="76D0DB01" w14:textId="77777777" w:rsidR="005015BA" w:rsidRPr="005015BA" w:rsidRDefault="005015BA" w:rsidP="005015BA">
      <w:r>
        <w:t>“Was she with someone? Did anyone join her on the way?”</w:t>
      </w:r>
    </w:p>
    <w:p w14:paraId="456EB604" w14:textId="77777777" w:rsidR="005015BA" w:rsidRPr="005015BA" w:rsidRDefault="005015BA" w:rsidP="005015BA">
      <w:r>
        <w:t xml:space="preserve">By now </w:t>
      </w:r>
      <w:del w:id="2364" w:author="Editor" w:date="2026-09-25T09:00:00Z">
        <w:r>
          <w:delText xml:space="preserve">he</w:delText>
        </w:r>
      </w:del>
      <w:ins w:id="2365" w:author="Editor" w:date="2026-09-25T09:00:00Z">
        <w:r>
          <w:t xml:space="preserve">Cruz</w:t>
        </w:r>
      </w:ins>
      <w:r>
        <w:t xml:space="preserve"> was convinced that his life wasn’t in danger anymore. “</w:t>
      </w:r>
      <w:del w:id="2366" w:author="Editor" w:date="2026-09-25T09:00:00Z">
        <w:r>
          <w:delText xml:space="preserve">None</w:delText>
        </w:r>
      </w:del>
      <w:ins w:id="2367" w:author="Editor" w:date="2026-09-25T09:00:00Z">
        <w:r>
          <w:t xml:space="preserve">No one</w:t>
        </w:r>
      </w:ins>
      <w:r>
        <w:t xml:space="preserve">. All along the ride, she was quiet. I tried striking </w:t>
      </w:r>
      <w:ins w:id="2368" w:author="Editor" w:date="2026-09-25T09:00:00Z">
        <w:r>
          <w:t xml:space="preserve">up </w:t>
        </w:r>
      </w:ins>
      <w:r>
        <w:t xml:space="preserve">a conversation, but her response was </w:t>
      </w:r>
      <w:del w:id="2369" w:author="Editor" w:date="2026-09-25T09:00:00Z">
        <w:r>
          <w:delText xml:space="preserve">stale</w:delText>
        </w:r>
      </w:del>
      <w:ins w:id="2370" w:author="Editor" w:date="2026-09-25T09:00:00Z">
        <w:r>
          <w:t xml:space="preserve">cold</w:t>
        </w:r>
      </w:ins>
      <w:r>
        <w:t xml:space="preserve">, so I left her alone.”</w:t>
      </w:r>
    </w:p>
    <w:p w14:paraId="43498CA6" w14:textId="77777777" w:rsidR="005015BA" w:rsidRPr="005015BA" w:rsidRDefault="005015BA" w:rsidP="005015BA">
      <w:r>
        <w:t xml:space="preserve">Knowing</w:t>
      </w:r>
      <w:ins w:id="2371" w:author="Editor" w:date="2026-09-25T09:00:00Z">
        <w:r>
          <w:t xml:space="preserve"> there was</w:t>
        </w:r>
      </w:ins>
      <w:r>
        <w:t xml:space="preserve"> nothing more he could </w:t>
      </w:r>
      <w:del w:id="2372" w:author="Editor" w:date="2026-09-25T09:00:00Z">
        <w:r>
          <w:delText xml:space="preserve">find</w:delText>
        </w:r>
      </w:del>
      <w:ins w:id="2373" w:author="Editor" w:date="2026-09-25T09:00:00Z">
        <w:r>
          <w:t xml:space="preserve">get</w:t>
        </w:r>
      </w:ins>
      <w:r>
        <w:t xml:space="preserve"> from the driver</w:t>
      </w:r>
      <w:ins w:id="2374" w:author="Editor" w:date="2026-09-25T09:00:00Z">
        <w:r>
          <w:t xml:space="preserve">,</w:t>
        </w:r>
      </w:ins>
      <w:r>
        <w:t xml:space="preserve"> he let him go. Damian informed </w:t>
      </w:r>
      <w:ins w:id="2375" w:author="Editor" w:date="2026-09-25T09:00:00Z">
        <w:r>
          <w:t xml:space="preserve">him that </w:t>
        </w:r>
      </w:ins>
      <w:r>
        <w:t xml:space="preserve">they</w:t>
      </w:r>
      <w:ins w:id="2376" w:author="Editor" w:date="2026-09-25T09:00:00Z">
        <w:r>
          <w:t xml:space="preserve"> had</w:t>
        </w:r>
      </w:ins>
      <w:r>
        <w:t xml:space="preserve"> found nothing in </w:t>
      </w:r>
      <w:ins w:id="2377" w:author="Editor" w:date="2026-09-25T09:00:00Z">
        <w:r>
          <w:t xml:space="preserve">the </w:t>
        </w:r>
      </w:ins>
      <w:r>
        <w:t xml:space="preserve">Sofitel hotel</w:t>
      </w:r>
      <w:ins w:id="2378" w:author="Editor" w:date="2026-09-25T09:00:00Z">
        <w:r>
          <w:t xml:space="preserve"> register</w:t>
        </w:r>
      </w:ins>
      <w:r>
        <w:t xml:space="preserve">, and no guest</w:t>
      </w:r>
      <w:ins w:id="2379" w:author="Editor" w:date="2026-09-25T09:00:00Z">
        <w:r>
          <w:t xml:space="preserve"> had</w:t>
        </w:r>
      </w:ins>
      <w:r>
        <w:t xml:space="preserve"> stepped out of the hotel around that time.</w:t>
      </w:r>
      <w:del w:id="2380" w:author="Editor" w:date="2026-09-25T09:00:00Z">
        <w:r>
          <w:delText xml:space="preserve"> He also mentioned checking the Sofitel hotel register, and his failure to find anything meaningful.</w:delText>
        </w:r>
      </w:del>
    </w:p>
    <w:p w14:paraId="77A583EF" w14:textId="12D58237" w:rsidR="005015BA" w:rsidRPr="005015BA" w:rsidRDefault="005015BA" w:rsidP="005015BA">
      <w:r>
        <w:t xml:space="preserve">The smirk on Benedikt</w:t>
      </w:r>
      <w:del w:id="2381" w:author="Editor (Typography)" w:date="2026-09-25T09:00:00Z">
        <w:r>
          <w:delText xml:space="preserve">'</w:delText>
        </w:r>
      </w:del>
      <w:ins w:id="2382" w:author="Editor (Typography)" w:date="2026-09-25T09:00:00Z">
        <w:r>
          <w:t xml:space="preserve">’</w:t>
        </w:r>
      </w:ins>
      <w:r>
        <w:t xml:space="preserve">s face confused Damian. </w:t>
      </w:r>
      <w:del w:id="2383" w:author="Editor (Typography)" w:date="2026-09-25T09:00:00Z">
        <w:r>
          <w:delText xml:space="preserve">"</w:delText>
        </w:r>
      </w:del>
      <w:ins w:id="2384" w:author="Editor (Typography)" w:date="2026-09-25T09:00:00Z">
        <w:r>
          <w:t xml:space="preserve">“</w:t>
        </w:r>
      </w:ins>
      <w:r>
        <w:t xml:space="preserve">She is a genius, several shades higher in intelligence than all of you put together. Check all nearby hotel lobbies. At that </w:t>
      </w:r>
      <w:del w:id="2385" w:author="Editor" w:date="2026-09-25T09:00:00Z">
        <w:r>
          <w:delText xml:space="preserve">time of the </w:delText>
        </w:r>
      </w:del>
      <w:r>
        <w:t xml:space="preserve">hour, hotel lobbies are the only </w:t>
      </w:r>
      <w:del w:id="2386" w:author="Editor" w:date="2026-09-25T09:00:00Z">
        <w:r>
          <w:delText xml:space="preserve">place</w:delText>
        </w:r>
      </w:del>
      <w:ins w:id="2387" w:author="Editor" w:date="2026-09-25T09:00:00Z">
        <w:r>
          <w:t xml:space="preserve">places</w:t>
        </w:r>
      </w:ins>
      <w:r>
        <w:t xml:space="preserve"> to get cabs. Sofitel wasn’t her destination</w:t>
      </w:r>
      <w:del w:id="2388" w:author="Editor" w:date="2026-09-25T09:00:00Z">
        <w:r>
          <w:delText xml:space="preserve">,</w:delText>
        </w:r>
      </w:del>
      <w:ins w:id="2389" w:author="Editor" w:date="2026-09-25T09:00:00Z">
        <w:r>
          <w:t xml:space="preserve">.</w:t>
        </w:r>
      </w:ins>
      <w:r>
        <w:t xml:space="preserve"> I am sure she took another cab from there</w:t>
      </w:r>
      <w:del w:id="2390" w:author="Editor" w:date="2026-09-25T09:00:00Z">
        <w:r>
          <w:delText xml:space="preserve"> to some other place</w:delText>
        </w:r>
      </w:del>
      <w:r>
        <w:t xml:space="preserve">. Find that cab and find her next destination.</w:t>
      </w:r>
      <w:del w:id="2391" w:author="Editor (Typography)" w:date="2026-09-25T09:00:00Z">
        <w:r>
          <w:delText xml:space="preserve">"</w:delText>
        </w:r>
      </w:del>
      <w:ins w:id="2392" w:author="Editor (Typography)" w:date="2026-09-25T09:00:00Z">
        <w:r>
          <w:t xml:space="preserve">”</w:t>
        </w:r>
      </w:ins>
    </w:p>
    <w:p w14:paraId="23C35A8B" w14:textId="77777777" w:rsidR="005015BA" w:rsidRPr="005015BA" w:rsidRDefault="005015BA" w:rsidP="005015BA">
      <w:r>
        <w:t>Damian had never taken such an embarrassing jolt before. Without further delay, he disappeared behind the closing doors.</w:t>
      </w:r>
    </w:p>
    <w:p w14:paraId="18753D92" w14:textId="77777777" w:rsidR="005015BA" w:rsidRPr="005015BA" w:rsidRDefault="005015BA" w:rsidP="005015BA">
      <w:r>
        <w:t xml:space="preserve">Benedikt continued with the lobby-recording playback. He was fast-forwarding, rewinding at times and zooming in, but he noticed nothing of significance. As he was sweeping through the tapes</w:t>
      </w:r>
      <w:del w:id="2393" w:author="Editor" w:date="2026-09-25T09:00:00Z">
        <w:r>
          <w:delText xml:space="preserve"> at one point</w:delText>
        </w:r>
      </w:del>
      <w:ins w:id="2394" w:author="Editor" w:date="2026-09-25T09:00:00Z">
        <w:r>
          <w:t xml:space="preserve">,</w:t>
        </w:r>
      </w:ins>
      <w:r>
        <w:t xml:space="preserve"> he saw himself moving to the executive bank of elevators, and then he saw her</w:t>
      </w:r>
      <w:del w:id="2395" w:author="Editor" w:date="2026-09-25T09:00:00Z">
        <w:r>
          <w:delText xml:space="preserve"> in the tape</w:delText>
        </w:r>
      </w:del>
      <w:r>
        <w:t xml:space="preserve">. Her picture was </w:t>
      </w:r>
      <w:del w:id="2396" w:author="Editor" w:date="2026-09-25T09:00:00Z">
        <w:r>
          <w:delText xml:space="preserve">appearing grained</w:delText>
        </w:r>
      </w:del>
      <w:ins w:id="2397" w:author="Editor" w:date="2026-09-25T09:00:00Z">
        <w:r>
          <w:t xml:space="preserve">grainy,</w:t>
        </w:r>
      </w:ins>
      <w:r>
        <w:t xml:space="preserve"> as the video captured her on the extreme end of the frame. He paused the video and zoomed in. Though the image was </w:t>
      </w:r>
      <w:del w:id="2398" w:author="Editor" w:date="2026-09-25T09:00:00Z">
        <w:r>
          <w:delText xml:space="preserve">blurring</w:delText>
        </w:r>
      </w:del>
      <w:ins w:id="2399" w:author="Editor" w:date="2026-09-25T09:00:00Z">
        <w:r>
          <w:t xml:space="preserve">blurred,</w:t>
        </w:r>
      </w:ins>
      <w:r>
        <w:t xml:space="preserve"> he could see Rita in a black gown, appearing out of place in that small coffee shop.</w:t>
      </w:r>
    </w:p>
    <w:p w14:paraId="64C7D0EB" w14:textId="77777777" w:rsidR="005015BA" w:rsidRPr="005015BA" w:rsidRDefault="005015BA" w:rsidP="005015BA">
      <w:r>
        <w:t xml:space="preserve">There was a knock at the door.  With a raised voice he enquired, </w:t>
      </w:r>
      <w:del w:id="2400" w:author="Editor (Typography)" w:date="2026-09-25T09:00:00Z">
        <w:r>
          <w:delText xml:space="preserve">"</w:delText>
        </w:r>
      </w:del>
      <w:ins w:id="2401" w:author="Editor (Typography)" w:date="2026-09-25T09:00:00Z">
        <w:r>
          <w:t xml:space="preserve">“</w:t>
        </w:r>
      </w:ins>
      <w:r>
        <w:t xml:space="preserve">Who is it?</w:t>
      </w:r>
      <w:del w:id="2402" w:author="Editor (Typography)" w:date="2026-09-25T09:00:00Z">
        <w:r>
          <w:delText xml:space="preserve">"</w:delText>
        </w:r>
      </w:del>
      <w:ins w:id="2403" w:author="Editor (Typography)" w:date="2026-09-25T09:00:00Z">
        <w:r>
          <w:t xml:space="preserve">”</w:t>
        </w:r>
      </w:ins>
    </w:p>
    <w:p w14:paraId="60A6C121" w14:textId="77777777" w:rsidR="005015BA" w:rsidRPr="005015BA" w:rsidRDefault="005015BA" w:rsidP="005015BA">
      <w:del w:id="2404" w:author="Editor (Typography)" w:date="2026-09-25T09:00:00Z">
        <w:r>
          <w:delText xml:space="preserve">"</w:delText>
        </w:r>
      </w:del>
      <w:ins w:id="2405" w:author="Editor (Typography)" w:date="2026-09-25T09:00:00Z">
        <w:r>
          <w:t xml:space="preserve">“</w:t>
        </w:r>
      </w:ins>
      <w:r>
        <w:t xml:space="preserve">This is Russ from the security team.</w:t>
      </w:r>
      <w:del w:id="2406" w:author="Editor (Typography)" w:date="2026-09-25T09:00:00Z">
        <w:r>
          <w:delText xml:space="preserve">"</w:delText>
        </w:r>
      </w:del>
      <w:ins w:id="2407" w:author="Editor (Typography)" w:date="2026-09-25T09:00:00Z">
        <w:r>
          <w:t xml:space="preserve">”</w:t>
        </w:r>
      </w:ins>
    </w:p>
    <w:p w14:paraId="784BEF31" w14:textId="77777777" w:rsidR="005015BA" w:rsidRPr="005015BA" w:rsidRDefault="005015BA" w:rsidP="005015BA">
      <w:commentRangeStart w:id="42"/>
      <w:r>
        <w:t xml:space="preserve">He was let in. Russ informed </w:t>
      </w:r>
      <w:del w:id="2408" w:author="Editor" w:date="2026-09-25T09:00:00Z">
        <w:r>
          <w:delText xml:space="preserve">that the doctor</w:delText>
        </w:r>
      </w:del>
      <w:ins w:id="2409" w:author="Editor" w:date="2026-09-25T09:00:00Z">
        <w:r>
          <w:t xml:space="preserve">him the doctor’s</w:t>
        </w:r>
      </w:ins>
      <w:r>
        <w:t xml:space="preserve"> report </w:t>
      </w:r>
      <w:del w:id="2410" w:author="Editor" w:date="2026-09-25T09:00:00Z">
        <w:r>
          <w:delText xml:space="preserve">came</w:delText>
        </w:r>
      </w:del>
      <w:ins w:id="2411" w:author="Editor" w:date="2026-09-25T09:00:00Z">
        <w:r>
          <w:t xml:space="preserve">had come</w:t>
        </w:r>
      </w:ins>
      <w:r>
        <w:t xml:space="preserve">, and he </w:t>
      </w:r>
      <w:ins w:id="2412" w:author="Editor" w:date="2026-09-25T09:00:00Z">
        <w:r>
          <w:t xml:space="preserve">had </w:t>
        </w:r>
      </w:ins>
      <w:r>
        <w:t xml:space="preserve">indeed </w:t>
      </w:r>
      <w:del w:id="2413" w:author="Editor" w:date="2026-09-25T09:00:00Z">
        <w:r>
          <w:delText xml:space="preserve">was</w:delText>
        </w:r>
      </w:del>
      <w:ins w:id="2414" w:author="Editor" w:date="2026-09-25T09:00:00Z">
        <w:r>
          <w:t xml:space="preserve">been</w:t>
        </w:r>
      </w:ins>
      <w:r>
        <w:t xml:space="preserve"> drugged. “Looks like the substance was applied to your lips.”</w:t>
      </w:r>
      <w:commentRangeEnd w:id="42"/>
      <w:r>
        <w:commentReference w:id="42"/>
      </w:r>
    </w:p>
    <w:p w14:paraId="142433B3" w14:textId="77777777" w:rsidR="005015BA" w:rsidRPr="005015BA" w:rsidRDefault="005015BA" w:rsidP="005015BA">
      <w:r>
        <w:t xml:space="preserve">Benedikt wasn’t surprised, as a piercing headache and the bad taste in his mouth </w:t>
      </w:r>
      <w:del w:id="2415" w:author="Editor" w:date="2026-09-25T09:00:00Z">
        <w:r>
          <w:delText xml:space="preserve">was a good testimonial</w:delText>
        </w:r>
      </w:del>
      <w:ins w:id="2416" w:author="Editor" w:date="2026-09-25T09:00:00Z">
        <w:r>
          <w:t xml:space="preserve">were evidence enough</w:t>
        </w:r>
      </w:ins>
      <w:r>
        <w:t xml:space="preserve"> of her doings. He </w:t>
      </w:r>
      <w:del w:id="2417" w:author="Editor" w:date="2026-09-25T09:00:00Z">
        <w:r>
          <w:delText xml:space="preserve">put</w:delText>
        </w:r>
      </w:del>
      <w:ins w:id="2418" w:author="Editor" w:date="2026-09-25T09:00:00Z">
        <w:r>
          <w:t xml:space="preserve">gave the report</w:t>
        </w:r>
      </w:ins>
      <w:r>
        <w:t xml:space="preserve"> a cursory glance</w:t>
      </w:r>
      <w:del w:id="2419" w:author="Editor" w:date="2026-09-25T09:00:00Z">
        <w:r>
          <w:delText xml:space="preserve"> at the report</w:delText>
        </w:r>
      </w:del>
      <w:r>
        <w:t xml:space="preserve"> and continued watching the tape.</w:t>
      </w:r>
    </w:p>
    <w:p w14:paraId="4BE0081C" w14:textId="77777777" w:rsidR="005015BA" w:rsidRPr="005015BA" w:rsidRDefault="005015BA" w:rsidP="005015BA">
      <w:r>
        <w:t xml:space="preserve">This time he played the video in slow motion to observe her reaction when he went past her. He saw her attention going towards the </w:t>
      </w:r>
      <w:del w:id="2420" w:author="Editor" w:date="2026-09-25T09:00:00Z">
        <w:r>
          <w:delText xml:space="preserve">direction of the </w:delText>
        </w:r>
      </w:del>
      <w:r>
        <w:t xml:space="preserve">elevators. He could tell she </w:t>
      </w:r>
      <w:del w:id="2421" w:author="Editor" w:date="2026-09-25T09:00:00Z">
        <w:r>
          <w:delText xml:space="preserve">was</w:delText>
        </w:r>
      </w:del>
      <w:ins w:id="2422" w:author="Editor" w:date="2026-09-25T09:00:00Z">
        <w:r>
          <w:t xml:space="preserve">had been</w:t>
        </w:r>
      </w:ins>
      <w:r>
        <w:t xml:space="preserve"> waiting for him all this time while </w:t>
      </w:r>
      <w:del w:id="2423" w:author="Editor" w:date="2026-09-25T09:00:00Z">
        <w:r>
          <w:delText xml:space="preserve">pretended</w:delText>
        </w:r>
      </w:del>
      <w:ins w:id="2424" w:author="Editor" w:date="2026-09-25T09:00:00Z">
        <w:r>
          <w:t xml:space="preserve">pretending</w:t>
        </w:r>
      </w:ins>
      <w:r>
        <w:t xml:space="preserve"> to have her coffee. He played the video forward and saw her approaching the elevators to the first floor</w:t>
      </w:r>
      <w:ins w:id="2425" w:author="Editor" w:date="2026-09-25T09:00:00Z">
        <w:r>
          <w:t xml:space="preserve">,</w:t>
        </w:r>
      </w:ins>
      <w:r>
        <w:t xml:space="preserve"> where the poker tournament was held. The more he was learning about her, the more his intuitions were taking a definitive shape. It was evident she was there for a purpose. She was there for him.</w:t>
      </w:r>
    </w:p>
    <w:p w14:paraId="6CA3E8D8" w14:textId="74EF26C1" w:rsidR="005015BA" w:rsidRPr="005015BA" w:rsidRDefault="005015BA" w:rsidP="005015BA">
      <w:commentRangeStart w:id="43"/>
      <w:r>
        <w:t xml:space="preserve">He couldn’t believe how he </w:t>
      </w:r>
      <w:del w:id="2426" w:author="Editor" w:date="2026-09-25T09:00:00Z">
        <w:r>
          <w:delText xml:space="preserve">fell</w:delText>
        </w:r>
      </w:del>
      <w:ins w:id="2427" w:author="Editor" w:date="2026-09-25T09:00:00Z">
        <w:r>
          <w:t xml:space="preserve">had fallen</w:t>
        </w:r>
      </w:ins>
      <w:r>
        <w:t xml:space="preserve"> into her trap, in such</w:t>
      </w:r>
      <w:ins w:id="2428" w:author="Editor" w:date="2026-09-25T09:00:00Z">
        <w:r>
          <w:t xml:space="preserve"> a</w:t>
        </w:r>
      </w:ins>
      <w:r>
        <w:t xml:space="preserve"> foolish and naïve manner. It was </w:t>
      </w:r>
      <w:del w:id="2429" w:author="Editor" w:date="2026-09-25T09:00:00Z">
        <w:r>
          <w:delText xml:space="preserve">uncomforting</w:delText>
        </w:r>
      </w:del>
      <w:ins w:id="2430" w:author="Editor" w:date="2026-09-25T09:00:00Z">
        <w:r>
          <w:t xml:space="preserve">unsettling</w:t>
        </w:r>
      </w:ins>
      <w:r>
        <w:t xml:space="preserve">, and his mind </w:t>
      </w:r>
      <w:del w:id="2431" w:author="Editor" w:date="2026-09-25T09:00:00Z">
        <w:r>
          <w:delText xml:space="preserve">had morphed into a confetto, smeared</w:delText>
        </w:r>
      </w:del>
      <w:ins w:id="2432" w:author="Editor" w:date="2026-09-25T09:00:00Z">
        <w:r>
          <w:t xml:space="preserve">was crowded</w:t>
        </w:r>
      </w:ins>
      <w:r>
        <w:t xml:space="preserve"> with conflicting thoughts. The girl who had put his entire morning in disarray was not frustrating him for her misdeed, but for her disappearance. Deep </w:t>
      </w:r>
      <w:del w:id="2433" w:author="Editor" w:date="2026-09-25T09:00:00Z">
        <w:r>
          <w:delText xml:space="preserve">somewhere</w:delText>
        </w:r>
      </w:del>
      <w:ins w:id="2434" w:author="Editor" w:date="2026-09-25T09:00:00Z">
        <w:r>
          <w:t xml:space="preserve">inside,</w:t>
        </w:r>
      </w:ins>
      <w:r>
        <w:t xml:space="preserve"> he knew he wanted to find her, more for </w:t>
      </w:r>
      <w:del w:id="2435" w:author="Editor" w:date="2026-09-25T09:00:00Z">
        <w:r>
          <w:delText xml:space="preserve">him</w:delText>
        </w:r>
      </w:del>
      <w:ins w:id="2436" w:author="Editor" w:date="2026-09-25T09:00:00Z">
        <w:r>
          <w:t xml:space="preserve">himself</w:t>
        </w:r>
      </w:ins>
      <w:r>
        <w:t xml:space="preserve"> than for anything else.</w:t>
      </w:r>
      <w:commentRangeEnd w:id="43"/>
      <w:r>
        <w:commentReference w:id="43"/>
      </w:r>
    </w:p>
    <w:p w14:paraId="67289C07" w14:textId="77777777" w:rsidR="005015BA" w:rsidRPr="005015BA" w:rsidRDefault="005015BA" w:rsidP="005015BA">
      <w:r>
        <w:t xml:space="preserve">Benedikt glanced through the rest of the tape with </w:t>
      </w:r>
      <w:del w:id="2437" w:author="Editor" w:date="2026-09-25T09:00:00Z">
        <w:r>
          <w:delText xml:space="preserve">dwindled</w:delText>
        </w:r>
      </w:del>
      <w:ins w:id="2438" w:author="Editor" w:date="2026-09-25T09:00:00Z">
        <w:r>
          <w:t xml:space="preserve">dwindling</w:t>
        </w:r>
      </w:ins>
      <w:r>
        <w:t xml:space="preserve"> hope. </w:t>
      </w:r>
      <w:del w:id="2439" w:author="Editor" w:date="2026-09-25T09:00:00Z">
        <w:r>
          <w:delText xml:space="preserve">Beside being evident</w:delText>
        </w:r>
      </w:del>
      <w:ins w:id="2440" w:author="Editor" w:date="2026-09-25T09:00:00Z">
        <w:r>
          <w:t xml:space="preserve">Besides confirming</w:t>
        </w:r>
      </w:ins>
      <w:r>
        <w:t xml:space="preserve"> that she was in the hotel for him, he couldn’t find anything meaningful. He was about thirty minutes into it when his phone rang. He saw it was Damian calling and picked </w:t>
      </w:r>
      <w:ins w:id="2441" w:author="Editor" w:date="2026-09-25T09:00:00Z">
        <w:r>
          <w:t xml:space="preserve">up </w:t>
        </w:r>
      </w:ins>
      <w:r>
        <w:t xml:space="preserve">the phone in a jiffy</w:t>
      </w:r>
      <w:del w:id="2442" w:author="Editor" w:date="2026-09-25T09:00:00Z">
        <w:r>
          <w:delText xml:space="preserve">, “so</w:delText>
        </w:r>
      </w:del>
      <w:ins w:id="2443" w:author="Editor" w:date="2026-09-25T09:00:00Z">
        <w:r>
          <w:t xml:space="preserve">. “So,</w:t>
        </w:r>
      </w:ins>
      <w:r>
        <w:t xml:space="preserve"> what did you find?”</w:t>
      </w:r>
    </w:p>
    <w:p w14:paraId="1BF6B899" w14:textId="75F58673" w:rsidR="005015BA" w:rsidRPr="005015BA" w:rsidRDefault="005015BA" w:rsidP="005015BA">
      <w:commentRangeStart w:id="44"/>
      <w:r>
        <w:t xml:space="preserve">“You were right.  She went across the street to the Carson Hotel and got a taxi from there. The concierge </w:t>
      </w:r>
      <w:del w:id="2444" w:author="Editor" w:date="2026-09-25T09:00:00Z">
        <w:r>
          <w:delText xml:space="preserve">person </w:delText>
        </w:r>
      </w:del>
      <w:r>
        <w:t xml:space="preserve">identified her from the picture I showed him. She had to wait for</w:t>
      </w:r>
      <w:ins w:id="2445" w:author="Editor" w:date="2026-09-25T09:00:00Z">
        <w:r>
          <w:t xml:space="preserve"> a</w:t>
        </w:r>
      </w:ins>
      <w:r>
        <w:t xml:space="preserve"> good fifteen minutes before she got her next ride. We also located the other taxi driver. According to him, he dropped her </w:t>
      </w:r>
      <w:del w:id="2446" w:author="Editor" w:date="2026-09-25T09:00:00Z">
        <w:r>
          <w:delText xml:space="preserve">by the market street</w:delText>
        </w:r>
      </w:del>
      <w:ins w:id="2447" w:author="Editor" w:date="2026-09-25T09:00:00Z">
        <w:r>
          <w:t xml:space="preserve">on Market Street</w:t>
        </w:r>
      </w:ins>
      <w:r>
        <w:t xml:space="preserve">. Like </w:t>
      </w:r>
      <w:del w:id="2448" w:author="Editor" w:date="2026-09-25T09:00:00Z">
        <w:r>
          <w:delText xml:space="preserve">in</w:delText>
        </w:r>
      </w:del>
      <w:ins w:id="2449" w:author="Editor" w:date="2026-09-25T09:00:00Z">
        <w:r>
          <w:t xml:space="preserve">on</w:t>
        </w:r>
      </w:ins>
      <w:r>
        <w:t xml:space="preserve"> the previous ride, she was alone, didn’t speak and </w:t>
      </w:r>
      <w:del w:id="2450" w:author="Editor" w:date="2026-09-25T09:00:00Z">
        <w:r>
          <w:delText xml:space="preserve">remained</w:delText>
        </w:r>
      </w:del>
      <w:ins w:id="2451" w:author="Editor" w:date="2026-09-25T09:00:00Z">
        <w:r>
          <w:t xml:space="preserve">kept</w:t>
        </w:r>
      </w:ins>
      <w:r>
        <w:t xml:space="preserve"> to herself. Market Street is a business </w:t>
      </w:r>
      <w:del w:id="2452" w:author="Editor" w:date="2026-09-25T09:00:00Z">
        <w:r>
          <w:delText xml:space="preserve">place</w:delText>
        </w:r>
      </w:del>
      <w:ins w:id="2453" w:author="Editor" w:date="2026-09-25T09:00:00Z">
        <w:r>
          <w:t xml:space="preserve">area,</w:t>
        </w:r>
      </w:ins>
      <w:r>
        <w:t xml:space="preserve"> and no </w:t>
      </w:r>
      <w:del w:id="2454" w:author="Editor" w:date="2026-09-25T09:00:00Z">
        <w:r>
          <w:delText xml:space="preserve">business</w:delText>
        </w:r>
      </w:del>
      <w:ins w:id="2455" w:author="Editor" w:date="2026-09-25T09:00:00Z">
        <w:r>
          <w:t xml:space="preserve">businesses</w:t>
        </w:r>
      </w:ins>
      <w:r>
        <w:t xml:space="preserve"> were </w:t>
      </w:r>
      <w:del w:id="2456" w:author="Editor" w:date="2026-09-25T09:00:00Z">
        <w:r>
          <w:delText xml:space="preserve">opened around</w:delText>
        </w:r>
      </w:del>
      <w:ins w:id="2457" w:author="Editor" w:date="2026-09-25T09:00:00Z">
        <w:r>
          <w:t xml:space="preserve">open at</w:t>
        </w:r>
      </w:ins>
      <w:r>
        <w:t xml:space="preserve"> that time of the morning. I am certain Market Street was again a transient stop for her. Right</w:t>
      </w:r>
      <w:del w:id="2458" w:author="Editor" w:date="2026-09-25T09:00:00Z">
        <w:r>
          <w:delText xml:space="preserve">,</w:delText>
        </w:r>
      </w:del>
      <w:r>
        <w:t xml:space="preserve"> where she got down</w:t>
      </w:r>
      <w:ins w:id="2459" w:author="Editor" w:date="2026-09-25T09:00:00Z">
        <w:r>
          <w:t xml:space="preserve">,</w:t>
        </w:r>
      </w:ins>
      <w:r>
        <w:t xml:space="preserve"> there was a </w:t>
      </w:r>
      <w:del w:id="2460" w:author="Editor" w:date="2026-09-25T09:00:00Z">
        <w:r>
          <w:delText xml:space="preserve">tram station</w:delText>
        </w:r>
      </w:del>
      <w:ins w:id="2461" w:author="Editor" w:date="2026-09-25T09:00:00Z">
        <w:r>
          <w:t xml:space="preserve">bus stop</w:t>
        </w:r>
      </w:ins>
      <w:r>
        <w:t xml:space="preserve">. I am quite certain she took the </w:t>
      </w:r>
      <w:del w:id="2462" w:author="Editor" w:date="2026-09-25T09:00:00Z">
        <w:r>
          <w:delText xml:space="preserve">tram</w:delText>
        </w:r>
      </w:del>
      <w:ins w:id="2463" w:author="Editor" w:date="2026-09-25T09:00:00Z">
        <w:r>
          <w:t xml:space="preserve">bus</w:t>
        </w:r>
      </w:ins>
      <w:r>
        <w:t xml:space="preserve"> to the</w:t>
      </w:r>
      <w:del w:id="2464" w:author="Editor" w:date="2026-09-25T09:00:00Z">
        <w:r>
          <w:delText xml:space="preserve"> central</w:delText>
        </w:r>
      </w:del>
      <w:r>
        <w:t xml:space="preserve"> train station.”</w:t>
      </w:r>
      <w:commentRangeEnd w:id="44"/>
      <w:r>
        <w:commentReference w:id="44"/>
      </w:r>
    </w:p>
    <w:p w14:paraId="63148951" w14:textId="77777777" w:rsidR="005015BA" w:rsidRPr="005015BA" w:rsidRDefault="005015BA" w:rsidP="005015BA">
      <w:del w:id="2465" w:author="Editor" w:date="2026-09-25T09:00:00Z">
        <w:r>
          <w:delText xml:space="preserve">Benedikt</w:delText>
        </w:r>
      </w:del>
      <w:ins w:id="2466" w:author="Editor" w:date="2026-09-25T09:00:00Z">
        <w:r>
          <w:t xml:space="preserve">Benedikt’s</w:t>
        </w:r>
      </w:ins>
      <w:r>
        <w:t xml:space="preserve"> lips </w:t>
      </w:r>
      <w:del w:id="2467" w:author="Editor" w:date="2026-09-25T09:00:00Z">
        <w:r>
          <w:delText xml:space="preserve">graced</w:delText>
        </w:r>
      </w:del>
      <w:ins w:id="2468" w:author="Editor" w:date="2026-09-25T09:00:00Z">
        <w:r>
          <w:t xml:space="preserve">carried</w:t>
        </w:r>
      </w:ins>
      <w:r>
        <w:t xml:space="preserve"> a vicious smile</w:t>
      </w:r>
      <w:ins w:id="2469" w:author="Editor" w:date="2026-09-25T09:00:00Z">
        <w:r>
          <w:t xml:space="preserve">,</w:t>
        </w:r>
      </w:ins>
      <w:r>
        <w:t xml:space="preserve"> as if he was enjoying the cat</w:t>
      </w:r>
      <w:del w:id="2470" w:author="Editor" w:date="2026-09-25T09:00:00Z">
        <w:r>
          <w:delText xml:space="preserve"> and the </w:delText>
        </w:r>
      </w:del>
      <w:ins w:id="2471" w:author="Editor" w:date="2026-09-25T09:00:00Z">
        <w:r>
          <w:t xml:space="preserve">-and-</w:t>
        </w:r>
      </w:ins>
      <w:r>
        <w:t xml:space="preserve">mouse game. It was like a puzzle with pieces scattered all over the town</w:t>
      </w:r>
      <w:ins w:id="2472" w:author="Editor" w:date="2026-09-25T09:00:00Z">
        <w:r>
          <w:t xml:space="preserve">,</w:t>
        </w:r>
      </w:ins>
      <w:r>
        <w:t xml:space="preserve"> and he was tasked to put them together to solve the mystery called Rita.</w:t>
      </w:r>
    </w:p>
    <w:p w14:paraId="25E4CA0F" w14:textId="77777777" w:rsidR="005015BA" w:rsidRPr="005015BA" w:rsidRDefault="005015BA" w:rsidP="005015BA">
      <w:r>
        <w:t xml:space="preserve">“Head to the station and find out where she went. At that time of the morning, I am sure there </w:t>
      </w:r>
      <w:del w:id="2473" w:author="Editor" w:date="2026-09-25T09:00:00Z">
        <w:r>
          <w:delText xml:space="preserve">will be</w:delText>
        </w:r>
      </w:del>
      <w:ins w:id="2474" w:author="Editor" w:date="2026-09-25T09:00:00Z">
        <w:r>
          <w:t xml:space="preserve">were</w:t>
        </w:r>
      </w:ins>
      <w:r>
        <w:t xml:space="preserve"> very few </w:t>
      </w:r>
      <w:del w:id="2475" w:author="Editor (Spelling)" w:date="2026-09-25T09:00:00Z">
        <w:r>
          <w:delText xml:space="preserve">travelers</w:delText>
        </w:r>
      </w:del>
      <w:ins w:id="2476" w:author="Editor (Spelling)" w:date="2026-09-25T09:00:00Z">
        <w:r>
          <w:t xml:space="preserve">travellers</w:t>
        </w:r>
      </w:ins>
      <w:del w:id="2477" w:author="Editor" w:date="2026-09-25T09:00:00Z">
        <w:r>
          <w:delText xml:space="preserve">.</w:delText>
        </w:r>
      </w:del>
      <w:ins w:id="2478" w:author="Editor" w:date="2026-09-25T09:00:00Z">
        <w:r>
          <w:t xml:space="preserve">,</w:t>
        </w:r>
      </w:ins>
      <w:r>
        <w:t xml:space="preserve">” Benedikt commanded.</w:t>
      </w:r>
    </w:p>
    <w:p w14:paraId="55286EED" w14:textId="77777777" w:rsidR="005015BA" w:rsidRPr="005015BA" w:rsidRDefault="005015BA" w:rsidP="005015BA">
      <w:r>
        <w:t xml:space="preserve">“I have sent </w:t>
      </w:r>
      <w:del w:id="2479" w:author="Editor (Names)" w:date="2026-09-25T09:00:00Z">
        <w:r>
          <w:delText xml:space="preserve">Alex</w:delText>
        </w:r>
      </w:del>
      <w:ins w:id="2480" w:author="Editor (Names)" w:date="2026-09-25T09:00:00Z">
        <w:r>
          <w:t xml:space="preserve">Lars</w:t>
        </w:r>
      </w:ins>
      <w:r>
        <w:t xml:space="preserve">. I am expecting a call from him any moment.</w:t>
      </w:r>
      <w:del w:id="2481" w:author="Editor (Typography)" w:date="2026-09-25T09:00:00Z">
        <w:r>
          <w:delText xml:space="preserve">"</w:delText>
        </w:r>
      </w:del>
      <w:ins w:id="2482" w:author="Editor (Typography)" w:date="2026-09-25T09:00:00Z">
        <w:r>
          <w:t xml:space="preserve">”</w:t>
        </w:r>
      </w:ins>
      <w:r>
        <w:t xml:space="preserve"> This time his voice had a spark, a </w:t>
      </w:r>
      <w:del w:id="2483" w:author="Editor (Spelling)" w:date="2026-09-25T09:00:00Z">
        <w:r>
          <w:delText xml:space="preserve">fervor</w:delText>
        </w:r>
      </w:del>
      <w:ins w:id="2484" w:author="Editor (Spelling)" w:date="2026-09-25T09:00:00Z">
        <w:r>
          <w:t xml:space="preserve">fervour</w:t>
        </w:r>
      </w:ins>
      <w:r>
        <w:t xml:space="preserve"> that was hard to conceal.</w:t>
      </w:r>
    </w:p>
    <w:p w14:paraId="0B344CE6" w14:textId="77777777" w:rsidR="005015BA" w:rsidRPr="005015BA" w:rsidRDefault="005015BA" w:rsidP="005015BA">
      <w:r>
        <w:t xml:space="preserve">“I am impressed. Now find that girl for me.” Benedikt couldn’t </w:t>
      </w:r>
      <w:del w:id="2485" w:author="Editor" w:date="2026-09-25T09:00:00Z">
        <w:r>
          <w:delText xml:space="preserve">avoid carrying</w:delText>
        </w:r>
      </w:del>
      <w:ins w:id="2486" w:author="Editor" w:date="2026-09-25T09:00:00Z">
        <w:r>
          <w:t xml:space="preserve">resist</w:t>
        </w:r>
      </w:ins>
      <w:r>
        <w:t xml:space="preserve"> a cynical </w:t>
      </w:r>
      <w:del w:id="2487" w:author="Editor" w:date="2026-09-25T09:00:00Z">
        <w:r>
          <w:delText xml:space="preserve">simper</w:delText>
        </w:r>
      </w:del>
      <w:ins w:id="2488" w:author="Editor" w:date="2026-09-25T09:00:00Z">
        <w:r>
          <w:t xml:space="preserve">smirk</w:t>
        </w:r>
      </w:ins>
      <w:r>
        <w:t xml:space="preserve"> as he concluded the conversation.</w:t>
      </w:r>
    </w:p>
    <w:p w14:paraId="7076BC03" w14:textId="77777777" w:rsidR="005015BA" w:rsidRPr="005015BA" w:rsidRDefault="005015BA" w:rsidP="005015BA">
      <w:r>
        <w:t xml:space="preserve">Damian</w:t>
      </w:r>
      <w:ins w:id="2489" w:author="Editor" w:date="2026-09-25T09:00:00Z">
        <w:r>
          <w:t xml:space="preserve">,</w:t>
        </w:r>
      </w:ins>
      <w:r>
        <w:t xml:space="preserve"> for the first time since morning</w:t>
      </w:r>
      <w:ins w:id="2490" w:author="Editor" w:date="2026-09-25T09:00:00Z">
        <w:r>
          <w:t xml:space="preserve">,</w:t>
        </w:r>
      </w:ins>
      <w:r>
        <w:t xml:space="preserve"> appeared relieved. He knew it would be a hard day, but he was enthused with renewed hope.</w:t>
      </w:r>
    </w:p>
    <w:p w14:paraId="1617C298" w14:textId="4DF4904F" w:rsidR="005015BA" w:rsidRPr="005015BA" w:rsidRDefault="005015BA" w:rsidP="005015BA">
      <w:r>
        <w:t xml:space="preserve">Benedikt knew sooner or later he had to inform the higher authorities. He wanted to ensure he knew enough before calling them. It was never going to be an easy conversation explaining how a girl </w:t>
      </w:r>
      <w:ins w:id="2491" w:author="Editor" w:date="2026-09-25T09:00:00Z">
        <w:r>
          <w:t xml:space="preserve">had </w:t>
        </w:r>
      </w:ins>
      <w:r>
        <w:t xml:space="preserve">landed in his room,</w:t>
      </w:r>
      <w:del w:id="2492" w:author="Editor" w:date="2026-09-25T09:00:00Z">
        <w:r>
          <w:delText xml:space="preserve"> had</w:delText>
        </w:r>
      </w:del>
      <w:r>
        <w:t xml:space="preserve"> vanished in an unceremonious manner, and worse</w:t>
      </w:r>
      <w:ins w:id="2493" w:author="Editor" w:date="2026-09-25T09:00:00Z">
        <w:r>
          <w:t xml:space="preserve">, that</w:t>
        </w:r>
      </w:ins>
      <w:r>
        <w:t xml:space="preserve"> he had no clue of her motives. No one </w:t>
      </w:r>
      <w:del w:id="2494" w:author="Editor" w:date="2026-09-25T09:00:00Z">
        <w:r>
          <w:delText xml:space="preserve">will</w:delText>
        </w:r>
      </w:del>
      <w:ins w:id="2495" w:author="Editor" w:date="2026-09-25T09:00:00Z">
        <w:r>
          <w:t xml:space="preserve">would</w:t>
        </w:r>
      </w:ins>
      <w:r>
        <w:t xml:space="preserve"> buy the money-stealing story either. He was never a philanderer, and once when he tried, he had put himself in trouble. And now</w:t>
      </w:r>
      <w:ins w:id="2496" w:author="Editor" w:date="2026-09-25T09:00:00Z">
        <w:r>
          <w:t xml:space="preserve">,</w:t>
        </w:r>
      </w:ins>
      <w:r>
        <w:t xml:space="preserve"> after the entire hullabaloo, he wasn’t sure if he wanted to catch her for her </w:t>
      </w:r>
      <w:del w:id="2497" w:author="Editor (Spelling)" w:date="2026-09-25T09:00:00Z">
        <w:r>
          <w:delText xml:space="preserve">misdemeanors</w:delText>
        </w:r>
      </w:del>
      <w:ins w:id="2498" w:author="Editor (Spelling)" w:date="2026-09-25T09:00:00Z">
        <w:r>
          <w:t xml:space="preserve">misdemeanours</w:t>
        </w:r>
      </w:ins>
      <w:r>
        <w:t xml:space="preserve"> or for a purpose he was avoiding finding answers for.</w:t>
      </w:r>
    </w:p>
    <w:p w14:paraId="2890EC4E" w14:textId="77777777" w:rsidR="005015BA" w:rsidRPr="005015BA" w:rsidRDefault="005015BA" w:rsidP="005015BA">
      <w:commentRangeStart w:id="45"/>
      <w:r>
        <w:t xml:space="preserve">In about thirty minutes</w:t>
      </w:r>
      <w:ins w:id="2499" w:author="Editor" w:date="2026-09-25T09:00:00Z">
        <w:r>
          <w:t xml:space="preserve">,</w:t>
        </w:r>
      </w:ins>
      <w:r>
        <w:t xml:space="preserve"> Damian was back. His glowing face </w:t>
      </w:r>
      <w:del w:id="2500" w:author="Editor" w:date="2026-09-25T09:00:00Z">
        <w:r>
          <w:delText xml:space="preserve">was suggesting</w:delText>
        </w:r>
      </w:del>
      <w:ins w:id="2501" w:author="Editor" w:date="2026-09-25T09:00:00Z">
        <w:r>
          <w:t xml:space="preserve">suggested</w:t>
        </w:r>
      </w:ins>
      <w:r>
        <w:t xml:space="preserve"> that he</w:t>
      </w:r>
      <w:ins w:id="2502" w:author="Editor" w:date="2026-09-25T09:00:00Z">
        <w:r>
          <w:t xml:space="preserve"> had</w:t>
        </w:r>
      </w:ins>
      <w:r>
        <w:t xml:space="preserve"> got hold of something important. Before Benedikt could put forward any question</w:t>
      </w:r>
      <w:ins w:id="2503" w:author="Editor" w:date="2026-09-25T09:00:00Z">
        <w:r>
          <w:t xml:space="preserve">,</w:t>
        </w:r>
      </w:ins>
      <w:r>
        <w:t xml:space="preserve"> he blurted</w:t>
      </w:r>
      <w:del w:id="2504" w:author="Editor" w:date="2026-09-25T09:00:00Z">
        <w:r>
          <w:delText xml:space="preserve"> with excitement</w:delText>
        </w:r>
      </w:del>
      <w:r>
        <w:t xml:space="preserve">, “Her name isn’t Rita. At least her photo ID </w:t>
      </w:r>
      <w:del w:id="2505" w:author="Editor" w:date="2026-09-25T09:00:00Z">
        <w:r>
          <w:delText xml:space="preserve">suggests</w:delText>
        </w:r>
      </w:del>
      <w:ins w:id="2506" w:author="Editor" w:date="2026-09-25T09:00:00Z">
        <w:r>
          <w:t xml:space="preserve">says</w:t>
        </w:r>
      </w:ins>
      <w:r>
        <w:t xml:space="preserve"> Sanchez. She boarded the </w:t>
      </w:r>
      <w:del w:id="2507" w:author="Editor" w:date="2026-09-25T09:00:00Z">
        <w:r>
          <w:delText xml:space="preserve">tram</w:delText>
        </w:r>
      </w:del>
      <w:ins w:id="2508" w:author="Editor" w:date="2026-09-25T09:00:00Z">
        <w:r>
          <w:t xml:space="preserve">bus</w:t>
        </w:r>
      </w:ins>
      <w:r>
        <w:t xml:space="preserve"> to the train station and from there took a train to Copenhagen. There was another person with the name Trevor who took the same train. Not sure if they are related by any means. From Copenhagen, she took another train to Basel. Trevor also </w:t>
      </w:r>
      <w:del w:id="2509" w:author="Editor" w:date="2026-09-25T09:00:00Z">
        <w:r>
          <w:delText xml:space="preserve">too </w:delText>
        </w:r>
      </w:del>
      <w:r>
        <w:t xml:space="preserve">took the same train. Couldn’t find any more information on Trevor. He didn’t stay in this hotel or in any of the nearby hotels.”</w:t>
      </w:r>
      <w:commentRangeEnd w:id="45"/>
      <w:r>
        <w:commentReference w:id="45"/>
      </w:r>
    </w:p>
    <w:p w14:paraId="5AC630D2" w14:textId="77777777" w:rsidR="005015BA" w:rsidRPr="005015BA" w:rsidRDefault="005015BA" w:rsidP="005015BA">
      <w:commentRangeStart w:id="46"/>
      <w:r>
        <w:t xml:space="preserve">Benedikt had found three crucial pieces of information, the real name of the girl, the place where she </w:t>
      </w:r>
      <w:del w:id="2510" w:author="Editor" w:date="2026-09-25T09:00:00Z">
        <w:r>
          <w:delText xml:space="preserve">went</w:delText>
        </w:r>
      </w:del>
      <w:ins w:id="2511" w:author="Editor" w:date="2026-09-25T09:00:00Z">
        <w:r>
          <w:t xml:space="preserve">had gone</w:t>
        </w:r>
      </w:ins>
      <w:r>
        <w:t xml:space="preserve">, and another person with the name Trevor. Basel wasn’t a big </w:t>
      </w:r>
      <w:del w:id="2512" w:author="Editor" w:date="2026-09-25T09:00:00Z">
        <w:r>
          <w:delText xml:space="preserve">town; if she stays</w:delText>
        </w:r>
      </w:del>
      <w:ins w:id="2513" w:author="Editor" w:date="2026-09-25T09:00:00Z">
        <w:r>
          <w:t xml:space="preserve">city. If she stayed</w:t>
        </w:r>
      </w:ins>
      <w:r>
        <w:t xml:space="preserve"> there for a day, he could find her. Time wasn’t his best friend</w:t>
      </w:r>
      <w:ins w:id="2514" w:author="Editor" w:date="2026-09-25T09:00:00Z">
        <w:r>
          <w:t xml:space="preserve">,</w:t>
        </w:r>
      </w:ins>
      <w:r>
        <w:t xml:space="preserve"> and he knew he had to move quickly. He instructed Damian to put the Basel circuit on the job.</w:t>
      </w:r>
      <w:commentRangeEnd w:id="46"/>
      <w:r>
        <w:commentReference w:id="46"/>
      </w:r>
    </w:p>
    <w:p w14:paraId="004BC2E2" w14:textId="77777777" w:rsidR="005015BA" w:rsidRPr="005015BA" w:rsidRDefault="005015BA" w:rsidP="005015BA">
      <w:r>
        <w:t xml:space="preserve">Keeping the news away from his higher-ups was never a good idea. Now that he had some details of her whereabouts</w:t>
      </w:r>
      <w:ins w:id="2515" w:author="Editor" w:date="2026-09-25T09:00:00Z">
        <w:r>
          <w:t xml:space="preserve">,</w:t>
        </w:r>
      </w:ins>
      <w:r>
        <w:t xml:space="preserve"> he decided to call his seniors. With some hesitation, he dialed a number and was in the conversation for</w:t>
      </w:r>
      <w:ins w:id="2516" w:author="Editor" w:date="2026-09-25T09:00:00Z">
        <w:r>
          <w:t xml:space="preserve"> a</w:t>
        </w:r>
      </w:ins>
      <w:r>
        <w:t xml:space="preserve"> good fifteen minutes. At the end of the talk, though he appeared worn out, a sense of relief consumed his countenance. Despite all the pain</w:t>
      </w:r>
      <w:del w:id="2517" w:author="Editor" w:date="2026-09-25T09:00:00Z">
        <w:r>
          <w:delText xml:space="preserve">, ordeal and </w:delText>
        </w:r>
      </w:del>
      <w:ins w:id="2518" w:author="Editor" w:date="2026-09-25T09:00:00Z">
        <w:r>
          <w:t xml:space="preserve"> and the </w:t>
        </w:r>
      </w:ins>
      <w:r>
        <w:t xml:space="preserve">nightmarish </w:t>
      </w:r>
      <w:del w:id="2519" w:author="Editor" w:date="2026-09-25T09:00:00Z">
        <w:r>
          <w:delText xml:space="preserve">experience</w:delText>
        </w:r>
      </w:del>
      <w:ins w:id="2520" w:author="Editor" w:date="2026-09-25T09:00:00Z">
        <w:r>
          <w:t xml:space="preserve">ordeal,</w:t>
        </w:r>
      </w:ins>
      <w:r>
        <w:t xml:space="preserve"> he was</w:t>
      </w:r>
      <w:del w:id="2521" w:author="Editor" w:date="2026-09-25T09:00:00Z">
        <w:r>
          <w:delText xml:space="preserve"> nothing but</w:delText>
        </w:r>
      </w:del>
      <w:r>
        <w:t xml:space="preserve"> in complete admiration of the girl. It was evident he was getting drawn to her, </w:t>
      </w:r>
      <w:del w:id="2522" w:author="Editor" w:date="2026-09-25T09:00:00Z">
        <w:r>
          <w:delText xml:space="preserve">not well</w:delText>
        </w:r>
      </w:del>
      <w:ins w:id="2523" w:author="Editor" w:date="2026-09-25T09:00:00Z">
        <w:r>
          <w:t xml:space="preserve">which was not good</w:t>
        </w:r>
      </w:ins>
      <w:r>
        <w:t xml:space="preserve"> for him by any measure, but for now, he carried the discomfort. The eagerness to meet her had increased many </w:t>
      </w:r>
      <w:del w:id="2524" w:author="Editor" w:date="2026-09-25T09:00:00Z">
        <w:r>
          <w:delText xml:space="preserve">folds</w:delText>
        </w:r>
      </w:del>
      <w:ins w:id="2525" w:author="Editor" w:date="2026-09-25T09:00:00Z">
        <w:r>
          <w:t xml:space="preserve">times over</w:t>
        </w:r>
      </w:ins>
      <w:r>
        <w:t xml:space="preserve">. All he wanted now was a good sight of her.</w:t>
      </w:r>
    </w:p>
    <w:p w14:paraId="07A1E113" w14:textId="5B9866B0" w:rsidR="00F26449" w:rsidRPr="00F26449" w:rsidRDefault="005015BA" w:rsidP="00F26449">
      <w:commentRangeStart w:id="47"/>
      <w:r>
        <w:t xml:space="preserve">While he assumed she was in Basel, little </w:t>
      </w:r>
      <w:del w:id="2526" w:author="Editor" w:date="2026-09-25T09:00:00Z">
        <w:r>
          <w:delText xml:space="preserve">he knew</w:delText>
        </w:r>
      </w:del>
      <w:ins w:id="2527" w:author="Editor" w:date="2026-09-25T09:00:00Z">
        <w:r>
          <w:t xml:space="preserve">did he know</w:t>
        </w:r>
      </w:ins>
      <w:r>
        <w:t xml:space="preserve"> about the detour she </w:t>
      </w:r>
      <w:del w:id="2528" w:author="Editor" w:date="2026-09-25T09:00:00Z">
        <w:r>
          <w:delText xml:space="preserve">took</w:delText>
        </w:r>
      </w:del>
      <w:ins w:id="2529" w:author="Editor" w:date="2026-09-25T09:00:00Z">
        <w:r>
          <w:t xml:space="preserve">had taken</w:t>
        </w:r>
      </w:ins>
      <w:r>
        <w:t xml:space="preserve"> at Zurich.</w:t>
      </w:r>
      <w:r>
        <w:rPr>
          <w:b/>
        </w:rPr>
        <w:br w:type="page"/>
      </w:r>
      <w:commentRangeEnd w:id="47"/>
      <w:r>
        <w:commentReference w:id="47"/>
      </w:r>
    </w:p>
    <w:bookmarkEnd w:id="16"/>
    <w:bookmarkEnd w:id="17"/>
    <w:p w14:paraId="3EF757AF" w14:textId="59C9FA75" w:rsidR="00F26449" w:rsidRDefault="00D2648A" w:rsidP="00F56514">
      <w:pPr>
        <w:spacing w:line="259" w:lineRule="auto"/>
        <w:jc w:val="left"/>
        <w:outlineLvl w:val="0"/>
        <w:rPr>
          <w:b/>
        </w:rPr>
      </w:pPr>
      <w:r>
        <w:rPr>
          <w:b/>
        </w:rPr>
        <w:lastRenderedPageBreak/>
        <w:t>Chapter 8</w:t>
      </w:r>
    </w:p>
    <w:p w14:paraId="03C669AD" w14:textId="77777777" w:rsidR="001364F9" w:rsidRDefault="001364F9" w:rsidP="001364F9">
      <w:pPr>
        <w:spacing w:line="259" w:lineRule="auto"/>
        <w:jc w:val="left"/>
        <w:rPr>
          <w:b/>
        </w:rPr>
      </w:pPr>
    </w:p>
    <w:p w14:paraId="6C7E32B4" w14:textId="6DA5F91A" w:rsidR="004D3BF2" w:rsidRPr="004D3BF2" w:rsidRDefault="004D3BF2" w:rsidP="004D3BF2">
      <w:pPr>
        <w:rPr>
          <w:b/>
          <w:i/>
        </w:rPr>
      </w:pPr>
      <w:r>
        <w:rPr>
          <w:b/>
          <w:i/>
        </w:rPr>
        <w:t xml:space="preserve">4:30 AM </w:t>
      </w:r>
      <w:del w:id="2530" w:author="Editor" w:date="2026-09-25T09:00:00Z">
        <w:r>
          <w:rPr>
            <w:b/>
            <w:i/>
          </w:rPr>
          <w:delText xml:space="preserve">13</w:delText>
        </w:r>
        <w:r>
          <w:rPr>
            <w:b/>
            <w:i/>
            <w:vertAlign w:val="superscript"/>
          </w:rPr>
          <w:delText xml:space="preserve">th</w:delText>
        </w:r>
      </w:del>
      <w:ins w:id="2531" w:author="Editor" w:date="2026-09-25T09:00:00Z">
        <w:r>
          <w:rPr>
            <w:b/>
            <w:i/>
          </w:rPr>
          <w:t xml:space="preserve">16th</w:t>
        </w:r>
      </w:ins>
      <w:r>
        <w:rPr>
          <w:b/>
          <w:i/>
        </w:rPr>
        <w:t xml:space="preserve"> April 2014, Zurich, Switzerland</w:t>
      </w:r>
    </w:p>
    <w:p w14:paraId="55F09DE9" w14:textId="77777777" w:rsidR="00267817" w:rsidRPr="00267817" w:rsidRDefault="00267817" w:rsidP="00267817">
      <w:bookmarkStart w:id="18" w:name="OLE_LINK28"/>
      <w:bookmarkStart w:id="19" w:name="OLE_LINK29"/>
      <w:r>
        <w:t xml:space="preserve">While Sanchez was trying hard to comprehend where she </w:t>
      </w:r>
      <w:del w:id="2532" w:author="Editor" w:date="2026-09-25T09:00:00Z">
        <w:r>
          <w:delText xml:space="preserve">went</w:delText>
        </w:r>
      </w:del>
      <w:ins w:id="2533" w:author="Editor" w:date="2026-09-25T09:00:00Z">
        <w:r>
          <w:t xml:space="preserve">had gone</w:t>
        </w:r>
      </w:ins>
      <w:r>
        <w:t xml:space="preserve"> wrong, her companion drove the car </w:t>
      </w:r>
      <w:del w:id="2534" w:author="Editor" w:date="2026-09-25T09:00:00Z">
        <w:r>
          <w:delText xml:space="preserve">in</w:delText>
        </w:r>
      </w:del>
      <w:ins w:id="2535" w:author="Editor" w:date="2026-09-25T09:00:00Z">
        <w:r>
          <w:t xml:space="preserve">along</w:t>
        </w:r>
      </w:ins>
      <w:r>
        <w:t xml:space="preserve"> random paths to </w:t>
      </w:r>
      <w:del w:id="2536" w:author="Editor" w:date="2026-09-25T09:00:00Z">
        <w:r>
          <w:delText xml:space="preserve">descry</w:delText>
        </w:r>
      </w:del>
      <w:ins w:id="2537" w:author="Editor" w:date="2026-09-25T09:00:00Z">
        <w:r>
          <w:t xml:space="preserve">lose</w:t>
        </w:r>
      </w:ins>
      <w:r>
        <w:t xml:space="preserve"> the Peugeot. Part of his plan was to confirm </w:t>
      </w:r>
      <w:del w:id="2538" w:author="Editor" w:date="2026-09-25T09:00:00Z">
        <w:r>
          <w:delText xml:space="preserve">if</w:delText>
        </w:r>
      </w:del>
      <w:ins w:id="2539" w:author="Editor" w:date="2026-09-25T09:00:00Z">
        <w:r>
          <w:t xml:space="preserve">whether</w:t>
        </w:r>
      </w:ins>
      <w:r>
        <w:t xml:space="preserve"> the Peugeot was </w:t>
      </w:r>
      <w:del w:id="2540" w:author="Editor" w:date="2026-09-25T09:00:00Z">
        <w:r>
          <w:delText xml:space="preserve">for real</w:delText>
        </w:r>
      </w:del>
      <w:ins w:id="2541" w:author="Editor" w:date="2026-09-25T09:00:00Z">
        <w:r>
          <w:t xml:space="preserve">really</w:t>
        </w:r>
      </w:ins>
      <w:r>
        <w:t xml:space="preserve"> behind them or </w:t>
      </w:r>
      <w:del w:id="2542" w:author="Editor" w:date="2026-09-25T09:00:00Z">
        <w:r>
          <w:delText xml:space="preserve">was it</w:delText>
        </w:r>
      </w:del>
      <w:ins w:id="2543" w:author="Editor" w:date="2026-09-25T09:00:00Z">
        <w:r>
          <w:t xml:space="preserve">whether it was</w:t>
        </w:r>
      </w:ins>
      <w:r>
        <w:t xml:space="preserve"> just a false alarm. After </w:t>
      </w:r>
      <w:del w:id="2544" w:author="Editor" w:date="2026-09-25T09:00:00Z">
        <w:r>
          <w:delText xml:space="preserve">taking</w:delText>
        </w:r>
      </w:del>
      <w:ins w:id="2545" w:author="Editor" w:date="2026-09-25T09:00:00Z">
        <w:r>
          <w:t xml:space="preserve">a</w:t>
        </w:r>
      </w:ins>
      <w:r>
        <w:t xml:space="preserve"> few arbitrary turns</w:t>
      </w:r>
      <w:ins w:id="2546" w:author="Editor" w:date="2026-09-25T09:00:00Z">
        <w:r>
          <w:t xml:space="preserve">,</w:t>
        </w:r>
      </w:ins>
      <w:r>
        <w:t xml:space="preserve"> it was evident that the Peugeot was indeed following them. It never disappeared</w:t>
      </w:r>
      <w:ins w:id="2547" w:author="Editor" w:date="2026-09-25T09:00:00Z">
        <w:r>
          <w:t xml:space="preserve">,</w:t>
        </w:r>
      </w:ins>
      <w:r>
        <w:t xml:space="preserve"> no matter which way they went.</w:t>
      </w:r>
    </w:p>
    <w:p w14:paraId="0AE6E2D7" w14:textId="77777777" w:rsidR="00267817" w:rsidRPr="00267817" w:rsidRDefault="00267817" w:rsidP="00267817">
      <w:commentRangeStart w:id="48"/>
      <w:r>
        <w:t xml:space="preserve">The roads were</w:t>
      </w:r>
      <w:ins w:id="2548" w:author="Editor" w:date="2026-09-25T09:00:00Z">
        <w:r>
          <w:t xml:space="preserve"> a</w:t>
        </w:r>
      </w:ins>
      <w:r>
        <w:t xml:space="preserve"> little busier than usual. This was the </w:t>
      </w:r>
      <w:del w:id="2549" w:author="Editor" w:date="2026-09-25T09:00:00Z">
        <w:r>
          <w:delText xml:space="preserve">last weekend</w:delText>
        </w:r>
      </w:del>
      <w:ins w:id="2550" w:author="Editor" w:date="2026-09-25T09:00:00Z">
        <w:r>
          <w:t xml:space="preserve">fortnight</w:t>
        </w:r>
      </w:ins>
      <w:r>
        <w:t xml:space="preserve"> before</w:t>
      </w:r>
      <w:ins w:id="2551" w:author="Editor" w:date="2026-09-25T09:00:00Z">
        <w:r>
          <w:t xml:space="preserve"> the</w:t>
        </w:r>
      </w:ins>
      <w:r>
        <w:t xml:space="preserve"> Sechseläuten festival, </w:t>
      </w:r>
      <w:del w:id="2552" w:author="Editor" w:date="2026-09-25T09:00:00Z">
        <w:r>
          <w:delText xml:space="preserve">the</w:delText>
        </w:r>
      </w:del>
      <w:ins w:id="2553" w:author="Editor" w:date="2026-09-25T09:00:00Z">
        <w:r>
          <w:t xml:space="preserve">Zurich’s</w:t>
        </w:r>
      </w:ins>
      <w:r>
        <w:t xml:space="preserve"> traditional spring holiday</w:t>
      </w:r>
      <w:del w:id="2554" w:author="Editor" w:date="2026-09-25T09:00:00Z">
        <w:r>
          <w:delText xml:space="preserve"> in Switzerland.  Around the streets in open spaces Böögg, the winter of Effigy were decorated for the grand Monday celebration</w:delText>
        </w:r>
      </w:del>
      <w:r>
        <w:t xml:space="preserve">. Though the Peugeot was dissolving at times on the busy streets of Zurich, it kept resurfacing</w:t>
      </w:r>
      <w:del w:id="2555" w:author="Editor" w:date="2026-09-25T09:00:00Z">
        <w:r>
          <w:delText xml:space="preserve"> back</w:delText>
        </w:r>
      </w:del>
      <w:r>
        <w:t xml:space="preserve">, confirming their apprehensions of being trailed. He kept a close eye on the rear-view mirror as he maneuvered his car with great caution, thinking of ways to bolt away.</w:t>
      </w:r>
      <w:commentRangeEnd w:id="48"/>
      <w:r>
        <w:commentReference w:id="48"/>
      </w:r>
    </w:p>
    <w:p w14:paraId="56991ADC" w14:textId="77777777" w:rsidR="00267817" w:rsidRPr="00267817" w:rsidRDefault="00267817" w:rsidP="00267817">
      <w:r>
        <w:t xml:space="preserve">Sanchez was warily observing everything that was happening around her. Their </w:t>
      </w:r>
      <w:del w:id="2556" w:author="Editor" w:date="2026-09-25T09:00:00Z">
        <w:r>
          <w:delText xml:space="preserve">planned day proceedings</w:delText>
        </w:r>
      </w:del>
      <w:ins w:id="2557" w:author="Editor" w:date="2026-09-25T09:00:00Z">
        <w:r>
          <w:t xml:space="preserve">plans for the day</w:t>
        </w:r>
      </w:ins>
      <w:r>
        <w:t xml:space="preserve"> were in complete disarray. Belted in the car</w:t>
      </w:r>
      <w:ins w:id="2558" w:author="Editor" w:date="2026-09-25T09:00:00Z">
        <w:r>
          <w:t xml:space="preserve">,</w:t>
        </w:r>
      </w:ins>
      <w:r>
        <w:t xml:space="preserve"> all she could do was </w:t>
      </w:r>
      <w:del w:id="2559" w:author="Editor" w:date="2026-09-25T09:00:00Z">
        <w:r>
          <w:delText xml:space="preserve">to go</w:delText>
        </w:r>
      </w:del>
      <w:ins w:id="2560" w:author="Editor" w:date="2026-09-25T09:00:00Z">
        <w:r>
          <w:t xml:space="preserve">sit</w:t>
        </w:r>
      </w:ins>
      <w:r>
        <w:t xml:space="preserve"> through the commotion. She decided not to intervene and left it to Stephen to </w:t>
      </w:r>
      <w:del w:id="2561" w:author="Editor" w:date="2026-09-25T09:00:00Z">
        <w:r>
          <w:delText xml:space="preserve">resurrect</w:delText>
        </w:r>
      </w:del>
      <w:ins w:id="2562" w:author="Editor" w:date="2026-09-25T09:00:00Z">
        <w:r>
          <w:t xml:space="preserve">rescue</w:t>
        </w:r>
      </w:ins>
      <w:r>
        <w:t xml:space="preserve"> them from the situation. Though she was </w:t>
      </w:r>
      <w:del w:id="2563" w:author="Editor" w:date="2026-09-25T09:00:00Z">
        <w:r>
          <w:delText xml:space="preserve">muffled</w:delText>
        </w:r>
      </w:del>
      <w:ins w:id="2564" w:author="Editor" w:date="2026-09-25T09:00:00Z">
        <w:r>
          <w:t xml:space="preserve">silent</w:t>
        </w:r>
      </w:ins>
      <w:r>
        <w:t xml:space="preserve">, her mind was muddled with several competing </w:t>
      </w:r>
      <w:del w:id="2565" w:author="Editor" w:date="2026-09-25T09:00:00Z">
        <w:r>
          <w:delText xml:space="preserve">contemplations</w:delText>
        </w:r>
      </w:del>
      <w:ins w:id="2566" w:author="Editor" w:date="2026-09-25T09:00:00Z">
        <w:r>
          <w:t xml:space="preserve">thoughts</w:t>
        </w:r>
      </w:ins>
      <w:r>
        <w:t xml:space="preserve">. Could this be </w:t>
      </w:r>
      <w:del w:id="2567" w:author="Editor" w:date="2026-09-25T09:00:00Z">
        <w:r>
          <w:delText xml:space="preserve">a miscreant</w:delText>
        </w:r>
      </w:del>
      <w:ins w:id="2568" w:author="Editor" w:date="2026-09-25T09:00:00Z">
        <w:r>
          <w:t xml:space="preserve">one</w:t>
        </w:r>
      </w:ins>
      <w:r>
        <w:t xml:space="preserve"> of Benedikt’s horde? Or was it someone that she wasn’t aware of? If this was Benedikt’s </w:t>
      </w:r>
      <w:del w:id="2569" w:author="Editor" w:date="2026-09-25T09:00:00Z">
        <w:r>
          <w:delText xml:space="preserve">creation</w:delText>
        </w:r>
      </w:del>
      <w:ins w:id="2570" w:author="Editor" w:date="2026-09-25T09:00:00Z">
        <w:r>
          <w:t xml:space="preserve">doing,</w:t>
        </w:r>
      </w:ins>
      <w:r>
        <w:t xml:space="preserve"> it was beyond her comprehension, for he was too powerful to chase them in such </w:t>
      </w:r>
      <w:ins w:id="2571" w:author="Editor" w:date="2026-09-25T09:00:00Z">
        <w:r>
          <w:t xml:space="preserve">a </w:t>
        </w:r>
      </w:ins>
      <w:r>
        <w:t xml:space="preserve">discreet manner. His men could stop them anytime and do what they needed to</w:t>
      </w:r>
      <w:del w:id="2572" w:author="Editor" w:date="2026-09-25T09:00:00Z">
        <w:r>
          <w:delText xml:space="preserve"> get done with</w:delText>
        </w:r>
      </w:del>
      <w:r>
        <w:t xml:space="preserve">. She knew even the local politicians, the police, and the government officials </w:t>
      </w:r>
      <w:del w:id="2573" w:author="Editor" w:date="2026-09-25T09:00:00Z">
        <w:r>
          <w:delText xml:space="preserve">all would</w:delText>
        </w:r>
      </w:del>
      <w:ins w:id="2574" w:author="Editor" w:date="2026-09-25T09:00:00Z">
        <w:r>
          <w:t xml:space="preserve">would all</w:t>
        </w:r>
      </w:ins>
      <w:r>
        <w:t xml:space="preserve"> support Benedikt without </w:t>
      </w:r>
      <w:del w:id="2575" w:author="Editor" w:date="2026-09-25T09:00:00Z">
        <w:r>
          <w:delText xml:space="preserve">any reasoning or questioning</w:delText>
        </w:r>
      </w:del>
      <w:ins w:id="2576" w:author="Editor" w:date="2026-09-25T09:00:00Z">
        <w:r>
          <w:t xml:space="preserve">question</w:t>
        </w:r>
      </w:ins>
      <w:r>
        <w:t xml:space="preserve">.</w:t>
      </w:r>
    </w:p>
    <w:p w14:paraId="4AA85212" w14:textId="517D1512" w:rsidR="00267817" w:rsidRPr="00267817" w:rsidRDefault="00267817" w:rsidP="00267817">
      <w:r>
        <w:t xml:space="preserve">She replayed in her mind everything that</w:t>
      </w:r>
      <w:ins w:id="2577" w:author="Editor" w:date="2026-09-25T09:00:00Z">
        <w:r>
          <w:t xml:space="preserve"> had</w:t>
        </w:r>
      </w:ins>
      <w:r>
        <w:t xml:space="preserve"> happened during her final dash from the hotel. She distinctly remembered </w:t>
      </w:r>
      <w:ins w:id="2578" w:author="Editor" w:date="2026-09-25T09:00:00Z">
        <w:r>
          <w:t xml:space="preserve">that </w:t>
        </w:r>
      </w:ins>
      <w:r>
        <w:t xml:space="preserve">no one was in</w:t>
      </w:r>
      <w:del w:id="2579" w:author="Editor" w:date="2026-09-25T09:00:00Z">
        <w:r>
          <w:delText xml:space="preserve"> her</w:delText>
        </w:r>
      </w:del>
      <w:r>
        <w:t xml:space="preserve"> sight, neither in the lobby nor at the concierge</w:t>
      </w:r>
      <w:ins w:id="2580" w:author="Editor" w:date="2026-09-25T09:00:00Z">
        <w:r>
          <w:t xml:space="preserve"> desk</w:t>
        </w:r>
      </w:ins>
      <w:r>
        <w:t xml:space="preserve">, the only </w:t>
      </w:r>
      <w:del w:id="2581" w:author="Editor" w:date="2026-09-25T09:00:00Z">
        <w:r>
          <w:delText xml:space="preserve">exception</w:delText>
        </w:r>
      </w:del>
      <w:ins w:id="2582" w:author="Editor" w:date="2026-09-25T09:00:00Z">
        <w:r>
          <w:t xml:space="preserve">exceptions</w:t>
        </w:r>
      </w:ins>
      <w:r>
        <w:t xml:space="preserve"> being the bellman and the cab </w:t>
      </w:r>
      <w:del w:id="2583" w:author="Editor" w:date="2026-09-25T09:00:00Z">
        <w:r>
          <w:delText xml:space="preserve">person</w:delText>
        </w:r>
      </w:del>
      <w:ins w:id="2584" w:author="Editor" w:date="2026-09-25T09:00:00Z">
        <w:r>
          <w:t xml:space="preserve">driver</w:t>
        </w:r>
      </w:ins>
      <w:r>
        <w:t xml:space="preserve">. On her way to the station, she had checked multiple times to see if anyone was following her and couldn</w:t>
      </w:r>
      <w:del w:id="2585" w:author="Editor (Typography)" w:date="2026-09-25T09:00:00Z">
        <w:r>
          <w:delText xml:space="preserve">'</w:delText>
        </w:r>
      </w:del>
      <w:ins w:id="2586" w:author="Editor (Typography)" w:date="2026-09-25T09:00:00Z">
        <w:r>
          <w:t xml:space="preserve">’</w:t>
        </w:r>
      </w:ins>
      <w:r>
        <w:t xml:space="preserve">t recall seeing any suspicious character. No one except Stephen knew about the plan. But despite the prudent planning, there were people chasing them</w:t>
      </w:r>
      <w:del w:id="2587" w:author="Editor" w:date="2026-09-25T09:00:00Z">
        <w:r>
          <w:delText xml:space="preserve">,</w:delText>
        </w:r>
      </w:del>
      <w:r>
        <w:t xml:space="preserve"> who were aware of their whereabouts. She was clueless</w:t>
      </w:r>
      <w:del w:id="2588" w:author="Editor" w:date="2026-09-25T09:00:00Z">
        <w:r>
          <w:delText xml:space="preserve">, and her mind couldn't conclude anything meaningful</w:delText>
        </w:r>
      </w:del>
      <w:r>
        <w:t xml:space="preserve">. She </w:t>
      </w:r>
      <w:del w:id="2589" w:author="Editor" w:date="2026-09-25T09:00:00Z">
        <w:r>
          <w:delText xml:space="preserve">got booted</w:delText>
        </w:r>
      </w:del>
      <w:ins w:id="2590" w:author="Editor" w:date="2026-09-25T09:00:00Z">
        <w:r>
          <w:t xml:space="preserve">was jolted</w:t>
        </w:r>
      </w:ins>
      <w:r>
        <w:t xml:space="preserve"> out of her brooding when Stephen applied the brakes with urgency. She looked at him with inquisitive eyes</w:t>
      </w:r>
      <w:ins w:id="2591" w:author="Editor" w:date="2026-09-25T09:00:00Z">
        <w:r>
          <w:t xml:space="preserve">,</w:t>
        </w:r>
      </w:ins>
      <w:r>
        <w:t xml:space="preserve"> questioning</w:t>
      </w:r>
      <w:del w:id="2592" w:author="Editor" w:date="2026-09-25T09:00:00Z">
        <w:r>
          <w:delText xml:space="preserve"> about</w:delText>
        </w:r>
      </w:del>
      <w:r>
        <w:t xml:space="preserve"> the sudden stop. And then the car made a sharp turn into an apartment parking lot.  She </w:t>
      </w:r>
      <w:del w:id="2593" w:author="Editor (Spelling)" w:date="2026-09-25T09:00:00Z">
        <w:r>
          <w:delText xml:space="preserve">realized</w:delText>
        </w:r>
      </w:del>
      <w:ins w:id="2594" w:author="Editor (Spelling)" w:date="2026-09-25T09:00:00Z">
        <w:r>
          <w:t xml:space="preserve">realised</w:t>
        </w:r>
      </w:ins>
      <w:r>
        <w:t xml:space="preserve"> it was an attempt </w:t>
      </w:r>
      <w:del w:id="2595" w:author="Editor" w:date="2026-09-25T09:00:00Z">
        <w:r>
          <w:delText xml:space="preserve">made </w:delText>
        </w:r>
      </w:del>
      <w:r>
        <w:t xml:space="preserve">to evade the followers.</w:t>
      </w:r>
    </w:p>
    <w:p w14:paraId="366168D0" w14:textId="77777777" w:rsidR="00267817" w:rsidRPr="00267817" w:rsidRDefault="00267817" w:rsidP="00267817">
      <w:commentRangeStart w:id="49"/>
      <w:r>
        <w:t xml:space="preserve">Sure</w:t>
      </w:r>
      <w:ins w:id="2596" w:author="Editor" w:date="2026-09-25T09:00:00Z">
        <w:r>
          <w:t xml:space="preserve"> enough</w:t>
        </w:r>
      </w:ins>
      <w:r>
        <w:t xml:space="preserve">, he succeeded, as he saw </w:t>
      </w:r>
      <w:del w:id="2597" w:author="Editor" w:date="2026-09-25T09:00:00Z">
        <w:r>
          <w:delText xml:space="preserve">on</w:delText>
        </w:r>
      </w:del>
      <w:ins w:id="2598" w:author="Editor" w:date="2026-09-25T09:00:00Z">
        <w:r>
          <w:t xml:space="preserve">through</w:t>
        </w:r>
      </w:ins>
      <w:r>
        <w:t xml:space="preserve"> the rear window the Peugeot passing by the complex without stopping. The parking lot was quiet; given </w:t>
      </w:r>
      <w:del w:id="2599" w:author="Editor" w:date="2026-09-25T09:00:00Z">
        <w:r>
          <w:delText xml:space="preserve">it was a weekend</w:delText>
        </w:r>
      </w:del>
      <w:ins w:id="2600" w:author="Editor" w:date="2026-09-25T09:00:00Z">
        <w:r>
          <w:t xml:space="preserve">the early hour</w:t>
        </w:r>
      </w:ins>
      <w:r>
        <w:t xml:space="preserve">, people were still in repose. Stephen wanted to be certain about his conjecture. He waited for </w:t>
      </w:r>
      <w:ins w:id="2601" w:author="Editor" w:date="2026-09-25T09:00:00Z">
        <w:r>
          <w:t xml:space="preserve">a </w:t>
        </w:r>
      </w:ins>
      <w:r>
        <w:t xml:space="preserve">good twenty minutes before stepping out of the car. He told Sanchez to stay in the car</w:t>
      </w:r>
      <w:del w:id="2602" w:author="Editor" w:date="2026-09-25T09:00:00Z">
        <w:r>
          <w:delText xml:space="preserve">, as he</w:delText>
        </w:r>
      </w:del>
      <w:ins w:id="2603" w:author="Editor" w:date="2026-09-25T09:00:00Z">
        <w:r>
          <w:t xml:space="preserve"> and</w:t>
        </w:r>
      </w:ins>
      <w:r>
        <w:t xml:space="preserve"> went to check the streets for the rogues.</w:t>
      </w:r>
      <w:commentRangeEnd w:id="49"/>
      <w:r>
        <w:commentReference w:id="49"/>
      </w:r>
    </w:p>
    <w:p w14:paraId="51FEB918" w14:textId="77777777" w:rsidR="00267817" w:rsidRPr="00267817" w:rsidRDefault="00267817" w:rsidP="00267817">
      <w:r>
        <w:t xml:space="preserve">The cold wind of the early spring </w:t>
      </w:r>
      <w:del w:id="2604" w:author="Editor" w:date="2026-09-25T09:00:00Z">
        <w:r>
          <w:delText xml:space="preserve">weather </w:delText>
        </w:r>
      </w:del>
      <w:r>
        <w:t xml:space="preserve">welcomed him, forcing him to </w:t>
      </w:r>
      <w:del w:id="2605" w:author="Editor" w:date="2026-09-25T09:00:00Z">
        <w:r>
          <w:delText xml:space="preserve">close the buttons of</w:delText>
        </w:r>
      </w:del>
      <w:ins w:id="2606" w:author="Editor" w:date="2026-09-25T09:00:00Z">
        <w:r>
          <w:t xml:space="preserve">button</w:t>
        </w:r>
      </w:ins>
      <w:r>
        <w:t xml:space="preserve"> his coat</w:t>
      </w:r>
      <w:del w:id="2607" w:author="Editor" w:date="2026-09-25T09:00:00Z">
        <w:r>
          <w:delText xml:space="preserve">, and to</w:delText>
        </w:r>
      </w:del>
      <w:ins w:id="2608" w:author="Editor" w:date="2026-09-25T09:00:00Z">
        <w:r>
          <w:t xml:space="preserve"> and</w:t>
        </w:r>
      </w:ins>
      <w:r>
        <w:t xml:space="preserve"> push his hands into the warmth of his pockets. He tried his best to operate in stealth mode. He </w:t>
      </w:r>
      <w:del w:id="2609" w:author="Editor" w:date="2026-09-25T09:00:00Z">
        <w:r>
          <w:delText xml:space="preserve">stepped on the sideways</w:delText>
        </w:r>
      </w:del>
      <w:ins w:id="2610" w:author="Editor" w:date="2026-09-25T09:00:00Z">
        <w:r>
          <w:t xml:space="preserve">kept to the side</w:t>
        </w:r>
      </w:ins>
      <w:r>
        <w:t xml:space="preserve"> of the parking lot and walked </w:t>
      </w:r>
      <w:ins w:id="2611" w:author="Editor" w:date="2026-09-25T09:00:00Z">
        <w:r>
          <w:t xml:space="preserve">swiftly </w:t>
        </w:r>
      </w:ins>
      <w:r>
        <w:t xml:space="preserve">towards the street</w:t>
      </w:r>
      <w:del w:id="2612" w:author="Editor" w:date="2026-09-25T09:00:00Z">
        <w:r>
          <w:delText xml:space="preserve"> with extreme swiftness</w:delText>
        </w:r>
      </w:del>
      <w:r>
        <w:t xml:space="preserve">. Once at the edge of the apartment entrance, he put his back to the building wall, </w:t>
      </w:r>
      <w:del w:id="2613" w:author="Editor" w:date="2026-09-25T09:00:00Z">
        <w:r>
          <w:delText xml:space="preserve">protruded his head</w:delText>
        </w:r>
      </w:del>
      <w:ins w:id="2614" w:author="Editor" w:date="2026-09-25T09:00:00Z">
        <w:r>
          <w:t xml:space="preserve">peeped</w:t>
        </w:r>
      </w:ins>
      <w:r>
        <w:t xml:space="preserve"> out and</w:t>
      </w:r>
      <w:ins w:id="2615" w:author="Editor" w:date="2026-09-25T09:00:00Z">
        <w:r>
          <w:t xml:space="preserve">,</w:t>
        </w:r>
      </w:ins>
      <w:r>
        <w:t xml:space="preserve"> without exposing his torso</w:t>
      </w:r>
      <w:ins w:id="2616" w:author="Editor" w:date="2026-09-25T09:00:00Z">
        <w:r>
          <w:t xml:space="preserve">,</w:t>
        </w:r>
      </w:ins>
      <w:r>
        <w:t xml:space="preserve"> glanced at both sides of the </w:t>
      </w:r>
      <w:del w:id="2617" w:author="Editor" w:date="2026-09-25T09:00:00Z">
        <w:r>
          <w:delText xml:space="preserve">streets</w:delText>
        </w:r>
      </w:del>
      <w:ins w:id="2618" w:author="Editor" w:date="2026-09-25T09:00:00Z">
        <w:r>
          <w:t xml:space="preserve">street</w:t>
        </w:r>
      </w:ins>
      <w:r>
        <w:t xml:space="preserve">. Besides the moving traffic and the occasional pedestrian passing by, </w:t>
      </w:r>
      <w:del w:id="2619" w:author="Editor" w:date="2026-09-25T09:00:00Z">
        <w:r>
          <w:delText xml:space="preserve">there was </w:delText>
        </w:r>
      </w:del>
      <w:r>
        <w:t xml:space="preserve">nothing</w:t>
      </w:r>
      <w:del w:id="2620" w:author="Editor" w:date="2026-09-25T09:00:00Z">
        <w:r>
          <w:delText xml:space="preserve"> that</w:delText>
        </w:r>
      </w:del>
      <w:r>
        <w:t xml:space="preserve"> caught his attention. He looked for the Peugeot and couldn’t trace it either. </w:t>
      </w:r>
      <w:del w:id="2621" w:author="Editor (Spelling)" w:date="2026-09-25T09:00:00Z">
        <w:r>
          <w:delText xml:space="preserve">Realizing</w:delText>
        </w:r>
      </w:del>
      <w:ins w:id="2622" w:author="Editor (Spelling)" w:date="2026-09-25T09:00:00Z">
        <w:r>
          <w:t xml:space="preserve">Realising</w:t>
        </w:r>
      </w:ins>
      <w:r>
        <w:t xml:space="preserve"> his ruse </w:t>
      </w:r>
      <w:ins w:id="2623" w:author="Editor" w:date="2026-09-25T09:00:00Z">
        <w:r>
          <w:t xml:space="preserve">had </w:t>
        </w:r>
      </w:ins>
      <w:r>
        <w:t xml:space="preserve">worked, </w:t>
      </w:r>
      <w:del w:id="2624" w:author="Editor" w:date="2026-09-25T09:00:00Z">
        <w:r>
          <w:delText xml:space="preserve">a sign of relief graced his visage</w:delText>
        </w:r>
      </w:del>
      <w:ins w:id="2625" w:author="Editor" w:date="2026-09-25T09:00:00Z">
        <w:r>
          <w:t xml:space="preserve">he was relieved</w:t>
        </w:r>
      </w:ins>
      <w:r>
        <w:t xml:space="preserve">.</w:t>
      </w:r>
    </w:p>
    <w:p w14:paraId="340FBD23" w14:textId="77777777" w:rsidR="00267817" w:rsidRPr="00267817" w:rsidRDefault="00267817" w:rsidP="00267817">
      <w:r>
        <w:t xml:space="preserve">Once he was sure no one was watching him, he </w:t>
      </w:r>
      <w:del w:id="2626" w:author="Editor" w:date="2026-09-25T09:00:00Z">
        <w:r>
          <w:delText xml:space="preserve">exposed himself to</w:delText>
        </w:r>
      </w:del>
      <w:ins w:id="2627" w:author="Editor" w:date="2026-09-25T09:00:00Z">
        <w:r>
          <w:t xml:space="preserve">stepped out onto</w:t>
        </w:r>
      </w:ins>
      <w:r>
        <w:t xml:space="preserve"> the street and walked </w:t>
      </w:r>
      <w:del w:id="2628" w:author="Editor" w:date="2026-09-25T09:00:00Z">
        <w:r>
          <w:delText xml:space="preserve">towards</w:delText>
        </w:r>
      </w:del>
      <w:ins w:id="2629" w:author="Editor" w:date="2026-09-25T09:00:00Z">
        <w:r>
          <w:t xml:space="preserve">to</w:t>
        </w:r>
      </w:ins>
      <w:r>
        <w:t xml:space="preserve"> his left. He stopped at the intersection to check for anything out of the ordinary</w:t>
      </w:r>
      <w:del w:id="2630" w:author="Editor" w:date="2026-09-25T09:00:00Z">
        <w:r>
          <w:delText xml:space="preserve">, convinced of no unconventional sighting</w:delText>
        </w:r>
      </w:del>
      <w:ins w:id="2631" w:author="Editor" w:date="2026-09-25T09:00:00Z">
        <w:r>
          <w:t xml:space="preserve">. Convinced there was nothing unusual,</w:t>
        </w:r>
      </w:ins>
      <w:r>
        <w:t xml:space="preserve"> he turned around and approached the other end of the street. He couldn’t find anything concerning there </w:t>
      </w:r>
      <w:del w:id="2632" w:author="Editor" w:date="2026-09-25T09:00:00Z">
        <w:r>
          <w:delText xml:space="preserve">as well</w:delText>
        </w:r>
      </w:del>
      <w:ins w:id="2633" w:author="Editor" w:date="2026-09-25T09:00:00Z">
        <w:r>
          <w:t xml:space="preserve">either</w:t>
        </w:r>
      </w:ins>
      <w:r>
        <w:t xml:space="preserve">. Satisfied with his perusal</w:t>
      </w:r>
      <w:del w:id="2634" w:author="Editor" w:date="2026-09-25T09:00:00Z">
        <w:r>
          <w:delText xml:space="preserve"> he sprinted</w:delText>
        </w:r>
      </w:del>
      <w:ins w:id="2635" w:author="Editor" w:date="2026-09-25T09:00:00Z">
        <w:r>
          <w:t xml:space="preserve">, he headed</w:t>
        </w:r>
      </w:ins>
      <w:r>
        <w:t xml:space="preserve"> back to his car.</w:t>
      </w:r>
    </w:p>
    <w:p w14:paraId="5AD7C560" w14:textId="77777777" w:rsidR="00267817" w:rsidRPr="00267817" w:rsidRDefault="00267817" w:rsidP="00267817">
      <w:del w:id="2636" w:author="Editor" w:date="2026-09-25T09:00:00Z">
        <w:r>
          <w:delText xml:space="preserve">Sanchez</w:delText>
        </w:r>
      </w:del>
      <w:ins w:id="2637" w:author="Editor" w:date="2026-09-25T09:00:00Z">
        <w:r>
          <w:t xml:space="preserve">Sanchez’s</w:t>
        </w:r>
      </w:ins>
      <w:r>
        <w:t xml:space="preserve"> perturbations were testing her patience. From time to time she craned her neck sideways to check on Stephen. After about ten minutes of angst, she saw him pacing towards the car. Stephen opened the door and settled down with urgency.</w:t>
      </w:r>
    </w:p>
    <w:p w14:paraId="22BBCFAA" w14:textId="77777777" w:rsidR="00267817" w:rsidRPr="00267817" w:rsidRDefault="00267817" w:rsidP="00267817">
      <w:r>
        <w:t xml:space="preserve">“Looks like our little </w:t>
      </w:r>
      <w:del w:id="2638" w:author="Editor" w:date="2026-09-25T09:00:00Z">
        <w:r>
          <w:delText xml:space="preserve">delusion</w:delText>
        </w:r>
      </w:del>
      <w:ins w:id="2639" w:author="Editor" w:date="2026-09-25T09:00:00Z">
        <w:r>
          <w:t xml:space="preserve">trick</w:t>
        </w:r>
      </w:ins>
      <w:r>
        <w:t xml:space="preserve"> worked. Seems the Peugeot went </w:t>
      </w:r>
      <w:del w:id="2640" w:author="Editor" w:date="2026-09-25T09:00:00Z">
        <w:r>
          <w:delText xml:space="preserve">pass</w:delText>
        </w:r>
      </w:del>
      <w:ins w:id="2641" w:author="Editor" w:date="2026-09-25T09:00:00Z">
        <w:r>
          <w:t xml:space="preserve">past</w:t>
        </w:r>
      </w:ins>
      <w:r>
        <w:t xml:space="preserve"> us.” He rubbed his hands to get some warmth before starting the onward journey.</w:t>
      </w:r>
    </w:p>
    <w:p w14:paraId="1A1A73CB" w14:textId="77777777" w:rsidR="00267817" w:rsidRPr="00267817" w:rsidRDefault="00267817" w:rsidP="00267817">
      <w:del w:id="2642" w:author="Editor (Typography)" w:date="2026-09-25T09:00:00Z">
        <w:r>
          <w:delText xml:space="preserve">"</w:delText>
        </w:r>
      </w:del>
      <w:ins w:id="2643" w:author="Editor (Typography)" w:date="2026-09-25T09:00:00Z">
        <w:r>
          <w:t xml:space="preserve">“</w:t>
        </w:r>
      </w:ins>
      <w:r>
        <w:t xml:space="preserve">Good riddance.” She dropped her shoulders as if she had heaved away a long-carried burden, passed a frail smile to Stephen, and closed her eyes.</w:t>
      </w:r>
    </w:p>
    <w:p w14:paraId="03D8EDB8" w14:textId="77777777" w:rsidR="00267817" w:rsidRPr="00267817" w:rsidRDefault="00267817" w:rsidP="00267817">
      <w:r>
        <w:t xml:space="preserve">“We need to leave Zurich soon. Let us get back to our apartment, rest </w:t>
      </w:r>
      <w:del w:id="2644" w:author="Editor" w:date="2026-09-25T09:00:00Z">
        <w:r>
          <w:delText xml:space="preserve">for the night </w:delText>
        </w:r>
      </w:del>
      <w:r>
        <w:t xml:space="preserve">and leave first thing tomorrow morning. Sooner or later we have to reach Portugal</w:t>
      </w:r>
      <w:ins w:id="2645" w:author="Editor" w:date="2026-09-25T09:00:00Z">
        <w:r>
          <w:t xml:space="preserve">,</w:t>
        </w:r>
      </w:ins>
      <w:r>
        <w:t xml:space="preserve"> and nothing like having</w:t>
      </w:r>
      <w:ins w:id="2646" w:author="Editor" w:date="2026-09-25T09:00:00Z">
        <w:r>
          <w:t xml:space="preserve"> a</w:t>
        </w:r>
      </w:ins>
      <w:r>
        <w:t xml:space="preserve"> few extra days to our advantage.” His voice was edgy and his mind still clouded </w:t>
      </w:r>
      <w:del w:id="2647" w:author="Editor" w:date="2026-09-25T09:00:00Z">
        <w:r>
          <w:delText xml:space="preserve">thinking about</w:delText>
        </w:r>
      </w:del>
      <w:ins w:id="2648" w:author="Editor" w:date="2026-09-25T09:00:00Z">
        <w:r>
          <w:t xml:space="preserve">with thoughts of</w:t>
        </w:r>
      </w:ins>
      <w:r>
        <w:t xml:space="preserve"> the Peugeot.</w:t>
      </w:r>
    </w:p>
    <w:p w14:paraId="34245D73" w14:textId="77777777" w:rsidR="00267817" w:rsidRPr="00267817" w:rsidRDefault="00267817" w:rsidP="00267817">
      <w:r>
        <w:t xml:space="preserve">Sanchez wanted to get a good</w:t>
      </w:r>
      <w:del w:id="2649" w:author="Editor" w:date="2026-09-25T09:00:00Z">
        <w:r>
          <w:delText xml:space="preserve"> night</w:delText>
        </w:r>
      </w:del>
      <w:r>
        <w:t xml:space="preserve"> rest. After the last four long</w:t>
      </w:r>
      <w:del w:id="2650" w:author="Editor" w:date="2026-09-25T09:00:00Z">
        <w:r>
          <w:delText xml:space="preserve"> rumpus</w:delText>
        </w:r>
      </w:del>
      <w:ins w:id="2651" w:author="Editor" w:date="2026-09-25T09:00:00Z">
        <w:r>
          <w:t xml:space="preserve">, restless</w:t>
        </w:r>
      </w:ins>
      <w:r>
        <w:t xml:space="preserve"> nights, to </w:t>
      </w:r>
      <w:del w:id="2652" w:author="Editor" w:date="2026-09-25T09:00:00Z">
        <w:r>
          <w:delText xml:space="preserve">state</w:delText>
        </w:r>
      </w:del>
      <w:ins w:id="2653" w:author="Editor" w:date="2026-09-25T09:00:00Z">
        <w:r>
          <w:t xml:space="preserve">say</w:t>
        </w:r>
      </w:ins>
      <w:r>
        <w:t xml:space="preserve"> she was tired was an understatement. She knew Stephen was anticipating a detailed report of her expedition, as they hadn’t spoken for the last four days. They had set a protocol not to call while she was on her mission, no matter how dire the situation </w:t>
      </w:r>
      <w:del w:id="2654" w:author="Editor" w:date="2026-09-25T09:00:00Z">
        <w:r>
          <w:delText xml:space="preserve">may</w:delText>
        </w:r>
      </w:del>
      <w:ins w:id="2655" w:author="Editor" w:date="2026-09-25T09:00:00Z">
        <w:r>
          <w:t xml:space="preserve">might</w:t>
        </w:r>
      </w:ins>
      <w:r>
        <w:t xml:space="preserve"> be. Now was the time for them to catch </w:t>
      </w:r>
      <w:del w:id="2656" w:author="Editor" w:date="2026-09-25T09:00:00Z">
        <w:r>
          <w:delText xml:space="preserve">on all the measures</w:delText>
        </w:r>
      </w:del>
      <w:ins w:id="2657" w:author="Editor" w:date="2026-09-25T09:00:00Z">
        <w:r>
          <w:t xml:space="preserve">up on everything</w:t>
        </w:r>
      </w:ins>
      <w:r>
        <w:t xml:space="preserve">. But she was sleep</w:t>
      </w:r>
      <w:del w:id="2658" w:author="Editor" w:date="2026-09-25T09:00:00Z">
        <w:r>
          <w:delText xml:space="preserve"> </w:delText>
        </w:r>
      </w:del>
      <w:ins w:id="2659" w:author="Editor" w:date="2026-09-25T09:00:00Z">
        <w:r>
          <w:t xml:space="preserve">-</w:t>
        </w:r>
      </w:ins>
      <w:r>
        <w:t xml:space="preserve">deprived, and she had no </w:t>
      </w:r>
      <w:del w:id="2660" w:author="Editor (Spelling)" w:date="2026-09-25T09:00:00Z">
        <w:r>
          <w:delText xml:space="preserve">vigor</w:delText>
        </w:r>
      </w:del>
      <w:ins w:id="2661" w:author="Editor (Spelling)" w:date="2026-09-25T09:00:00Z">
        <w:r>
          <w:t xml:space="preserve">vigour</w:t>
        </w:r>
      </w:ins>
      <w:r>
        <w:t xml:space="preserve"> left to put her brother’s perturbation to rest.</w:t>
      </w:r>
    </w:p>
    <w:p w14:paraId="7221C1B1" w14:textId="77777777" w:rsidR="00267817" w:rsidRPr="00267817" w:rsidRDefault="00267817" w:rsidP="00267817">
      <w:r>
        <w:t xml:space="preserve">Stephen could read her mind and told her to get some sleep while he </w:t>
      </w:r>
      <w:del w:id="2662" w:author="Editor" w:date="2026-09-25T09:00:00Z">
        <w:r>
          <w:delText xml:space="preserve">would drive</w:delText>
        </w:r>
      </w:del>
      <w:ins w:id="2663" w:author="Editor" w:date="2026-09-25T09:00:00Z">
        <w:r>
          <w:t xml:space="preserve">drove</w:t>
        </w:r>
      </w:ins>
      <w:r>
        <w:t xml:space="preserve"> them</w:t>
      </w:r>
      <w:del w:id="2664" w:author="Editor" w:date="2026-09-25T09:00:00Z">
        <w:r>
          <w:delText xml:space="preserve"> to</w:delText>
        </w:r>
      </w:del>
      <w:r>
        <w:t xml:space="preserve"> home. Before Stephen could finish his statement, Sanchez was already in deep slumber. He looked at her and saw a sense of tranquility covering her </w:t>
      </w:r>
      <w:del w:id="2665" w:author="Editor" w:date="2026-09-25T09:00:00Z">
        <w:r>
          <w:delText xml:space="preserve">stature</w:delText>
        </w:r>
      </w:del>
      <w:ins w:id="2666" w:author="Editor" w:date="2026-09-25T09:00:00Z">
        <w:r>
          <w:t xml:space="preserve">face</w:t>
        </w:r>
      </w:ins>
      <w:r>
        <w:t xml:space="preserve">. He smiled and got back to business. He pulled his car out of the parking </w:t>
      </w:r>
      <w:ins w:id="2667" w:author="Editor" w:date="2026-09-25T09:00:00Z">
        <w:r>
          <w:t xml:space="preserve">lot </w:t>
        </w:r>
      </w:ins>
      <w:r>
        <w:t xml:space="preserve">with extreme care, looked for any warnings with </w:t>
      </w:r>
      <w:del w:id="2668" w:author="Editor" w:date="2026-09-25T09:00:00Z">
        <w:r>
          <w:delText xml:space="preserve">prying</w:delText>
        </w:r>
      </w:del>
      <w:ins w:id="2669" w:author="Editor" w:date="2026-09-25T09:00:00Z">
        <w:r>
          <w:t xml:space="preserve">vigilant</w:t>
        </w:r>
      </w:ins>
      <w:r>
        <w:t xml:space="preserve"> eyes, and put the vehicle in motion. He knew once he </w:t>
      </w:r>
      <w:del w:id="2670" w:author="Editor" w:date="2026-09-25T09:00:00Z">
        <w:r>
          <w:delText xml:space="preserve">leaves</w:delText>
        </w:r>
      </w:del>
      <w:ins w:id="2671" w:author="Editor" w:date="2026-09-25T09:00:00Z">
        <w:r>
          <w:t xml:space="preserve">left</w:t>
        </w:r>
      </w:ins>
      <w:r>
        <w:t xml:space="preserve"> the city it would take a good couple of hours to reach the apartment, and he wanted to finish it in the shortest possible time without attracting any more trouble.</w:t>
      </w:r>
    </w:p>
    <w:p w14:paraId="141096FE" w14:textId="77777777" w:rsidR="00267817" w:rsidRPr="00267817" w:rsidRDefault="00267817" w:rsidP="00267817">
      <w:commentRangeStart w:id="50"/>
      <w:r>
        <w:t xml:space="preserve">As Stephen </w:t>
      </w:r>
      <w:del w:id="2672" w:author="Editor" w:date="2026-09-25T09:00:00Z">
        <w:r>
          <w:delText xml:space="preserve">was driving</w:delText>
        </w:r>
      </w:del>
      <w:ins w:id="2673" w:author="Editor" w:date="2026-09-25T09:00:00Z">
        <w:r>
          <w:t xml:space="preserve">drove</w:t>
        </w:r>
      </w:ins>
      <w:r>
        <w:t xml:space="preserve"> through the busy streets of Zurich</w:t>
      </w:r>
      <w:ins w:id="2674" w:author="Editor" w:date="2026-09-25T09:00:00Z">
        <w:r>
          <w:t xml:space="preserve">,</w:t>
        </w:r>
      </w:ins>
      <w:r>
        <w:t xml:space="preserve"> his mind went </w:t>
      </w:r>
      <w:del w:id="2675" w:author="Editor" w:date="2026-09-25T09:00:00Z">
        <w:r>
          <w:delText xml:space="preserve">on comprehending</w:delText>
        </w:r>
      </w:del>
      <w:ins w:id="2676" w:author="Editor" w:date="2026-09-25T09:00:00Z">
        <w:r>
          <w:t xml:space="preserve">over</w:t>
        </w:r>
      </w:ins>
      <w:r>
        <w:t xml:space="preserve"> everything that</w:t>
      </w:r>
      <w:ins w:id="2677" w:author="Editor" w:date="2026-09-25T09:00:00Z">
        <w:r>
          <w:t xml:space="preserve"> had</w:t>
        </w:r>
      </w:ins>
      <w:r>
        <w:t xml:space="preserve"> happened since Sanchez’s arrival. He knew what Sanchez had accomplished was the first small step towards their goal. He was also aware that no matter how strenuous the journey might seem</w:t>
      </w:r>
      <w:ins w:id="2678" w:author="Editor" w:date="2026-09-25T09:00:00Z">
        <w:r>
          <w:t xml:space="preserve">,</w:t>
        </w:r>
      </w:ins>
      <w:r>
        <w:t xml:space="preserve"> they were ready to face it without worrying about the consequences. It wasn’t easy for him to let her go </w:t>
      </w:r>
      <w:del w:id="2679" w:author="Editor" w:date="2026-09-25T09:00:00Z">
        <w:r>
          <w:delText xml:space="preserve">in</w:delText>
        </w:r>
      </w:del>
      <w:ins w:id="2680" w:author="Editor" w:date="2026-09-25T09:00:00Z">
        <w:r>
          <w:t xml:space="preserve">into</w:t>
        </w:r>
      </w:ins>
      <w:r>
        <w:t xml:space="preserve"> the devil’s world, but they had no choice. While he was glad to see her back from the dangerous liaison she </w:t>
      </w:r>
      <w:del w:id="2681" w:author="Editor" w:date="2026-09-25T09:00:00Z">
        <w:r>
          <w:delText xml:space="preserve">undertook</w:delText>
        </w:r>
      </w:del>
      <w:ins w:id="2682" w:author="Editor" w:date="2026-09-25T09:00:00Z">
        <w:r>
          <w:t xml:space="preserve">had undertaken</w:t>
        </w:r>
      </w:ins>
      <w:r>
        <w:t xml:space="preserve">, he was aware of the peril that loomed ahead.</w:t>
      </w:r>
      <w:commentRangeEnd w:id="50"/>
      <w:r>
        <w:commentReference w:id="50"/>
      </w:r>
    </w:p>
    <w:p w14:paraId="177875DD" w14:textId="3655055C" w:rsidR="0025497B" w:rsidRDefault="00267817" w:rsidP="0025497B">
      <w:r>
        <w:t xml:space="preserve">The unexplained </w:t>
      </w:r>
      <w:del w:id="2683" w:author="Editor" w:date="2026-09-25T09:00:00Z">
        <w:r>
          <w:delText xml:space="preserve">following</w:delText>
        </w:r>
      </w:del>
      <w:ins w:id="2684" w:author="Editor" w:date="2026-09-25T09:00:00Z">
        <w:r>
          <w:t xml:space="preserve">chase</w:t>
        </w:r>
      </w:ins>
      <w:r>
        <w:t xml:space="preserve"> by the Peugeot was still hovering</w:t>
      </w:r>
      <w:ins w:id="2685" w:author="Editor" w:date="2026-09-25T09:00:00Z">
        <w:r>
          <w:t xml:space="preserve"> in</w:t>
        </w:r>
      </w:ins>
      <w:r>
        <w:t xml:space="preserve"> his mind. There were many unanswered questions, but for now, he was glad to put the immediate danger behind</w:t>
      </w:r>
      <w:del w:id="2686" w:author="Editor" w:date="2026-09-25T09:00:00Z">
        <w:r>
          <w:delText xml:space="preserve">. His prime focus was to reach the apartment without getting into any further trouble. Driving alone, with</w:delText>
        </w:r>
      </w:del>
      <w:ins w:id="2687" w:author="Editor" w:date="2026-09-25T09:00:00Z">
        <w:r>
          <w:t xml:space="preserve"> him. With</w:t>
        </w:r>
      </w:ins>
      <w:r>
        <w:t xml:space="preserve"> the car-chasing nuisance out of sight, his mind </w:t>
      </w:r>
      <w:del w:id="2688" w:author="Editor" w:date="2026-09-25T09:00:00Z">
        <w:r>
          <w:delText xml:space="preserve">apprehended</w:delText>
        </w:r>
      </w:del>
      <w:ins w:id="2689" w:author="Editor" w:date="2026-09-25T09:00:00Z">
        <w:r>
          <w:t xml:space="preserve">turned to</w:t>
        </w:r>
      </w:ins>
      <w:r>
        <w:t xml:space="preserve"> the mountainous task that stood in front of them. He knew their path was rough, with many uncertainties</w:t>
      </w:r>
      <w:del w:id="2690" w:author="Editor" w:date="2026-09-25T09:00:00Z">
        <w:r>
          <w:delText xml:space="preserve"> and unknown</w:delText>
        </w:r>
      </w:del>
      <w:r>
        <w:t xml:space="preserve">, but that didn’t deter his enthusiasm. The glitter in his eyes was shining bright, even </w:t>
      </w:r>
      <w:del w:id="2691" w:author="Editor" w:date="2026-09-25T09:00:00Z">
        <w:r>
          <w:delText xml:space="preserve">when</w:delText>
        </w:r>
      </w:del>
      <w:ins w:id="2692" w:author="Editor" w:date="2026-09-25T09:00:00Z">
        <w:r>
          <w:t xml:space="preserve">though</w:t>
        </w:r>
      </w:ins>
      <w:r>
        <w:t xml:space="preserve"> his mind was crowded with </w:t>
      </w:r>
      <w:del w:id="2693" w:author="Editor" w:date="2026-09-25T09:00:00Z">
        <w:r>
          <w:delText xml:space="preserve">some </w:delText>
        </w:r>
      </w:del>
      <w:r>
        <w:t xml:space="preserve">unsolved quandaries.</w:t>
      </w:r>
      <w:bookmarkEnd w:id="18"/>
      <w:bookmarkEnd w:id="19"/>
      <w:r>
        <w:br w:type="page"/>
      </w:r>
    </w:p>
    <w:p w14:paraId="3D27E08F" w14:textId="1642B077" w:rsidR="00A464C8" w:rsidRDefault="00206042" w:rsidP="00F56514">
      <w:pPr>
        <w:outlineLvl w:val="0"/>
        <w:rPr>
          <w:b/>
        </w:rPr>
      </w:pPr>
      <w:r>
        <w:rPr>
          <w:b/>
        </w:rPr>
        <w:lastRenderedPageBreak/>
        <w:t>Chapter 9</w:t>
      </w:r>
    </w:p>
    <w:p w14:paraId="2125B443" w14:textId="7E746480" w:rsidR="004D3BF2" w:rsidRPr="004D3BF2" w:rsidRDefault="004D3BF2" w:rsidP="00BD631B">
      <w:pPr>
        <w:rPr>
          <w:b/>
          <w:i/>
        </w:rPr>
      </w:pPr>
      <w:commentRangeStart w:id="51"/>
      <w:del w:id="2694" w:author="Editor" w:date="2026-09-25T09:00:00Z">
        <w:r>
          <w:rPr>
            <w:b/>
            <w:i/>
          </w:rPr>
          <w:delText xml:space="preserve">8:00 AM 13</w:delText>
        </w:r>
        <w:r>
          <w:rPr>
            <w:b/>
            <w:i/>
            <w:vertAlign w:val="superscript"/>
          </w:rPr>
          <w:delText xml:space="preserve">th</w:delText>
        </w:r>
      </w:del>
      <w:ins w:id="2695" w:author="Editor" w:date="2026-09-25T09:00:00Z">
        <w:r>
          <w:rPr>
            <w:b/>
            <w:i/>
          </w:rPr>
          <w:t xml:space="preserve">11:00 PM 16th</w:t>
        </w:r>
      </w:ins>
      <w:r>
        <w:rPr>
          <w:b/>
          <w:i/>
        </w:rPr>
        <w:t xml:space="preserve"> April 2014, </w:t>
      </w:r>
      <w:del w:id="2696" w:author="Editor" w:date="2026-09-25T09:00:00Z">
        <w:r>
          <w:rPr>
            <w:b/>
            <w:i/>
          </w:rPr>
          <w:delText xml:space="preserve">Stockholm</w:delText>
        </w:r>
      </w:del>
      <w:ins w:id="2697" w:author="Editor" w:date="2026-09-25T09:00:00Z">
        <w:r>
          <w:rPr>
            <w:b/>
            <w:i/>
          </w:rPr>
          <w:t xml:space="preserve">Helsingør</w:t>
        </w:r>
      </w:ins>
      <w:r>
        <w:rPr>
          <w:b/>
          <w:i/>
        </w:rPr>
        <w:t xml:space="preserve">, Denmark</w:t>
      </w:r>
      <w:commentRangeEnd w:id="51"/>
      <w:r>
        <w:commentReference w:id="51"/>
      </w:r>
    </w:p>
    <w:p w14:paraId="463BDA84" w14:textId="3DAA0F20" w:rsidR="000D5F4F" w:rsidRPr="000D5F4F" w:rsidRDefault="000D5F4F" w:rsidP="000D5F4F">
      <w:commentRangeStart w:id="52"/>
      <w:bookmarkStart w:id="20" w:name="OLE_LINK30"/>
      <w:bookmarkStart w:id="21" w:name="OLE_LINK31"/>
      <w:r>
        <w:t xml:space="preserve">Benedikt was flabbergasted. A few hours back he thought he had cornered her, but now that </w:t>
      </w:r>
      <w:del w:id="2698" w:author="Editor" w:date="2026-09-25T09:00:00Z">
        <w:r>
          <w:delText xml:space="preserve">believe</w:delText>
        </w:r>
      </w:del>
      <w:ins w:id="2699" w:author="Editor" w:date="2026-09-25T09:00:00Z">
        <w:r>
          <w:t xml:space="preserve">belief</w:t>
        </w:r>
      </w:ins>
      <w:r>
        <w:t xml:space="preserve"> was rapidly diminishing. Despite his stronghold in the region, his team had no clue about her whereabouts. The detailed reports had come from his Basel team and </w:t>
      </w:r>
      <w:del w:id="2700" w:author="Editor" w:date="2026-09-25T09:00:00Z">
        <w:r>
          <w:delText xml:space="preserve">it was</w:delText>
        </w:r>
      </w:del>
      <w:ins w:id="2701" w:author="Editor" w:date="2026-09-25T09:00:00Z">
        <w:r>
          <w:t xml:space="preserve">they were</w:t>
        </w:r>
      </w:ins>
      <w:r>
        <w:t xml:space="preserve"> disappointing, to say the least. There was no scintilla of her existence. His infamous </w:t>
      </w:r>
      <w:del w:id="2702" w:author="Editor" w:date="2026-09-25T09:00:00Z">
        <w:r>
          <w:delText xml:space="preserve">posse</w:delText>
        </w:r>
      </w:del>
      <w:ins w:id="2703" w:author="Editor" w:date="2026-09-25T09:00:00Z">
        <w:r>
          <w:t xml:space="preserve">poise</w:t>
        </w:r>
      </w:ins>
      <w:r>
        <w:t xml:space="preserve"> was </w:t>
      </w:r>
      <w:del w:id="2704" w:author="Editor (Spelling)" w:date="2026-09-25T09:00:00Z">
        <w:r>
          <w:delText xml:space="preserve">disheveled</w:delText>
        </w:r>
      </w:del>
      <w:ins w:id="2705" w:author="Editor (Spelling)" w:date="2026-09-25T09:00:00Z">
        <w:r>
          <w:t xml:space="preserve">dishevelled</w:t>
        </w:r>
      </w:ins>
      <w:r>
        <w:t xml:space="preserve">, and</w:t>
      </w:r>
      <w:ins w:id="2706" w:author="Editor" w:date="2026-09-25T09:00:00Z">
        <w:r>
          <w:t xml:space="preserve"> his</w:t>
        </w:r>
      </w:ins>
      <w:r>
        <w:t xml:space="preserve"> hair tousled. No matter how much he tried, he couldn</w:t>
      </w:r>
      <w:del w:id="2707" w:author="Editor (Typography)" w:date="2026-09-25T09:00:00Z">
        <w:r>
          <w:delText xml:space="preserve">'</w:delText>
        </w:r>
      </w:del>
      <w:ins w:id="2708" w:author="Editor (Typography)" w:date="2026-09-25T09:00:00Z">
        <w:r>
          <w:t xml:space="preserve">’</w:t>
        </w:r>
      </w:ins>
      <w:r>
        <w:t xml:space="preserve">t keep his agitation curbed. His team had checked </w:t>
      </w:r>
      <w:ins w:id="2709" w:author="Editor" w:date="2026-09-25T09:00:00Z">
        <w:r>
          <w:t xml:space="preserve">the </w:t>
        </w:r>
      </w:ins>
      <w:r>
        <w:t xml:space="preserve">closed</w:t>
      </w:r>
      <w:del w:id="2710" w:author="Editor" w:date="2026-09-25T09:00:00Z">
        <w:r>
          <w:delText xml:space="preserve"> </w:delText>
        </w:r>
      </w:del>
      <w:ins w:id="2711" w:author="Editor" w:date="2026-09-25T09:00:00Z">
        <w:r>
          <w:t xml:space="preserve">-</w:t>
        </w:r>
      </w:ins>
      <w:r>
        <w:t xml:space="preserve">circuit </w:t>
      </w:r>
      <w:del w:id="2712" w:author="Editor" w:date="2026-09-25T09:00:00Z">
        <w:r>
          <w:delText xml:space="preserve">camera</w:delText>
        </w:r>
      </w:del>
      <w:ins w:id="2713" w:author="Editor" w:date="2026-09-25T09:00:00Z">
        <w:r>
          <w:t xml:space="preserve">cameras</w:t>
        </w:r>
      </w:ins>
      <w:r>
        <w:t xml:space="preserve"> of the train station, interviewed taxi drivers</w:t>
      </w:r>
      <w:del w:id="2714" w:author="Editor" w:date="2026-09-25T09:00:00Z">
        <w:r>
          <w:delText xml:space="preserve">, went</w:delText>
        </w:r>
      </w:del>
      <w:ins w:id="2715" w:author="Editor" w:date="2026-09-25T09:00:00Z">
        <w:r>
          <w:t xml:space="preserve"> and gone</w:t>
        </w:r>
      </w:ins>
      <w:r>
        <w:t xml:space="preserve"> through town and council reports, but Sanchez was</w:t>
      </w:r>
      <w:ins w:id="2716" w:author="Editor" w:date="2026-09-25T09:00:00Z">
        <w:r>
          <w:t xml:space="preserve">,</w:t>
        </w:r>
      </w:ins>
      <w:r>
        <w:t xml:space="preserve"> simply put,</w:t>
      </w:r>
      <w:del w:id="2717" w:author="Editor" w:date="2026-09-25T09:00:00Z">
        <w:r>
          <w:delText xml:space="preserve"> blatantly</w:delText>
        </w:r>
      </w:del>
      <w:r>
        <w:t xml:space="preserve"> missing. When he first started the search, his assumption was the hunt wouldn’t exceed</w:t>
      </w:r>
      <w:ins w:id="2718" w:author="Editor" w:date="2026-09-25T09:00:00Z">
        <w:r>
          <w:t xml:space="preserve"> a</w:t>
        </w:r>
      </w:ins>
      <w:r>
        <w:t xml:space="preserve"> few hours. It was two days now, and the progress made was a mere collection of </w:t>
      </w:r>
      <w:ins w:id="2719" w:author="Editor" w:date="2026-09-25T09:00:00Z">
        <w:r>
          <w:t xml:space="preserve">a </w:t>
        </w:r>
      </w:ins>
      <w:r>
        <w:t xml:space="preserve">few scattered clues. </w:t>
      </w:r>
      <w:del w:id="2720" w:author="Editor" w:date="2026-09-25T09:00:00Z">
        <w:r>
          <w:delText xml:space="preserve">His time was running out and he barely had any concrete leads to trace her down. </w:delText>
        </w:r>
      </w:del>
      <w:r>
        <w:t xml:space="preserve">He knew</w:t>
      </w:r>
      <w:ins w:id="2721" w:author="Editor" w:date="2026-09-25T09:00:00Z">
        <w:r>
          <w:t xml:space="preserve"> the</w:t>
        </w:r>
      </w:ins>
      <w:r>
        <w:t xml:space="preserve"> next few hours would be decisive</w:t>
      </w:r>
      <w:del w:id="2722" w:author="Editor" w:date="2026-09-25T09:00:00Z">
        <w:r>
          <w:delText xml:space="preserve"> otherwise</w:delText>
        </w:r>
      </w:del>
      <w:ins w:id="2723" w:author="Editor" w:date="2026-09-25T09:00:00Z">
        <w:r>
          <w:t xml:space="preserve">, or</w:t>
        </w:r>
      </w:ins>
      <w:r>
        <w:t xml:space="preserve"> his worst fear of a long-haul chase would come true. The threat of </w:t>
      </w:r>
      <w:ins w:id="2724" w:author="Editor" w:date="2026-09-25T09:00:00Z">
        <w:r>
          <w:t xml:space="preserve">intervention from </w:t>
        </w:r>
      </w:ins>
      <w:r>
        <w:t xml:space="preserve">his higher</w:t>
      </w:r>
      <w:del w:id="2725" w:author="Editor" w:date="2026-09-25T09:00:00Z">
        <w:r>
          <w:delText xml:space="preserve"> up intervention</w:delText>
        </w:r>
      </w:del>
      <w:ins w:id="2726" w:author="Editor" w:date="2026-09-25T09:00:00Z">
        <w:r>
          <w:t xml:space="preserve">-ups</w:t>
        </w:r>
      </w:ins>
      <w:r>
        <w:t xml:space="preserve"> was looming over his head as well. They were equally concerned and demanded </w:t>
      </w:r>
      <w:del w:id="2727" w:author="Editor" w:date="2026-09-25T09:00:00Z">
        <w:r>
          <w:delText xml:space="preserve">him to</w:delText>
        </w:r>
      </w:del>
      <w:ins w:id="2728" w:author="Editor" w:date="2026-09-25T09:00:00Z">
        <w:r>
          <w:t xml:space="preserve">that he</w:t>
        </w:r>
      </w:ins>
      <w:r>
        <w:t xml:space="preserve"> control the situation with urgency. With every passing moment, his fear of becoming a sheer mockery amongst his peers was taking a </w:t>
      </w:r>
      <w:del w:id="2729" w:author="Editor" w:date="2026-09-25T09:00:00Z">
        <w:r>
          <w:delText xml:space="preserve">more formative</w:delText>
        </w:r>
      </w:del>
      <w:ins w:id="2730" w:author="Editor" w:date="2026-09-25T09:00:00Z">
        <w:r>
          <w:t xml:space="preserve">clearer</w:t>
        </w:r>
      </w:ins>
      <w:r>
        <w:t xml:space="preserve"> shape.</w:t>
      </w:r>
      <w:commentRangeEnd w:id="52"/>
      <w:r>
        <w:commentReference w:id="52"/>
      </w:r>
    </w:p>
    <w:p w14:paraId="013AE242" w14:textId="36B4CD7D" w:rsidR="000D5F4F" w:rsidRPr="000D5F4F" w:rsidRDefault="000D5F4F" w:rsidP="000D5F4F">
      <w:commentRangeStart w:id="53"/>
      <w:r>
        <w:t xml:space="preserve">He pulled out </w:t>
      </w:r>
      <w:del w:id="2731" w:author="Editor" w:date="2026-09-25T09:00:00Z">
        <w:r>
          <w:delText xml:space="preserve">her</w:delText>
        </w:r>
      </w:del>
      <w:ins w:id="2732" w:author="Editor" w:date="2026-09-25T09:00:00Z">
        <w:r>
          <w:t xml:space="preserve">the</w:t>
        </w:r>
      </w:ins>
      <w:r>
        <w:t xml:space="preserve"> report</w:t>
      </w:r>
      <w:ins w:id="2733" w:author="Editor" w:date="2026-09-25T09:00:00Z">
        <w:r>
          <w:t xml:space="preserve"> on her</w:t>
        </w:r>
      </w:ins>
      <w:r>
        <w:t xml:space="preserve"> that his team had put together, glanced through all the checklist items and found nothing missing. The only thing that had worked for him so far was his connection with the local passport office. He was now aware that before coming to Denmark she </w:t>
      </w:r>
      <w:ins w:id="2734" w:author="Editor" w:date="2026-09-25T09:00:00Z">
        <w:r>
          <w:t xml:space="preserve">had </w:t>
        </w:r>
      </w:ins>
      <w:r>
        <w:t xml:space="preserve">spent</w:t>
      </w:r>
      <w:del w:id="2735" w:author="Editor" w:date="2026-09-25T09:00:00Z">
        <w:r>
          <w:delText xml:space="preserve"> a</w:delText>
        </w:r>
      </w:del>
      <w:r>
        <w:t xml:space="preserve"> considerable time </w:t>
      </w:r>
      <w:del w:id="2736" w:author="Editor" w:date="2026-09-25T09:00:00Z">
        <w:r>
          <w:delText xml:space="preserve">at</w:delText>
        </w:r>
      </w:del>
      <w:ins w:id="2737" w:author="Editor" w:date="2026-09-25T09:00:00Z">
        <w:r>
          <w:t xml:space="preserve">in</w:t>
        </w:r>
      </w:ins>
      <w:r>
        <w:t xml:space="preserve"> Ayr, </w:t>
      </w:r>
      <w:del w:id="2738" w:author="Editor" w:date="2026-09-25T09:00:00Z">
        <w:r>
          <w:delText xml:space="preserve">the</w:delText>
        </w:r>
      </w:del>
      <w:ins w:id="2739" w:author="Editor" w:date="2026-09-25T09:00:00Z">
        <w:r>
          <w:t xml:space="preserve">a</w:t>
        </w:r>
      </w:ins>
      <w:r>
        <w:t xml:space="preserve"> port </w:t>
      </w:r>
      <w:del w:id="2740" w:author="Editor" w:date="2026-09-25T09:00:00Z">
        <w:r>
          <w:delText xml:space="preserve">City of</w:delText>
        </w:r>
      </w:del>
      <w:ins w:id="2741" w:author="Editor" w:date="2026-09-25T09:00:00Z">
        <w:r>
          <w:t xml:space="preserve">town in</w:t>
        </w:r>
      </w:ins>
      <w:r>
        <w:t xml:space="preserve"> Scotland. His team carried</w:t>
      </w:r>
      <w:ins w:id="2742" w:author="Editor" w:date="2026-09-25T09:00:00Z">
        <w:r>
          <w:t xml:space="preserve"> out</w:t>
        </w:r>
      </w:ins>
      <w:r>
        <w:t xml:space="preserve"> a complete search of her apartment in Ayr. Besides the fact that she </w:t>
      </w:r>
      <w:del w:id="2743" w:author="Editor" w:date="2026-09-25T09:00:00Z">
        <w:r>
          <w:delText xml:space="preserve">was</w:delText>
        </w:r>
      </w:del>
      <w:ins w:id="2744" w:author="Editor" w:date="2026-09-25T09:00:00Z">
        <w:r>
          <w:t xml:space="preserve">had been</w:t>
        </w:r>
      </w:ins>
      <w:r>
        <w:t xml:space="preserve"> living there for the past two years, nothing concrete was found. The apartment owner rarely saw her</w:t>
      </w:r>
      <w:del w:id="2745" w:author="Editor" w:date="2026-09-25T09:00:00Z">
        <w:r>
          <w:delText xml:space="preserve"> during her two years of stay</w:delText>
        </w:r>
      </w:del>
      <w:r>
        <w:t xml:space="preserve">. She paid the rent on time</w:t>
      </w:r>
      <w:del w:id="2746" w:author="Editor" w:date="2026-09-25T09:00:00Z">
        <w:r>
          <w:delText xml:space="preserve">,</w:delText>
        </w:r>
      </w:del>
      <w:ins w:id="2747" w:author="Editor" w:date="2026-09-25T09:00:00Z">
        <w:r>
          <w:t xml:space="preserve"> and</w:t>
        </w:r>
      </w:ins>
      <w:r>
        <w:t xml:space="preserve"> kept the apartment clean</w:t>
      </w:r>
      <w:ins w:id="2748" w:author="Editor" w:date="2026-09-25T09:00:00Z">
        <w:r>
          <w:t xml:space="preserve">,</w:t>
        </w:r>
      </w:ins>
      <w:r>
        <w:t xml:space="preserve"> with no note of any untoward incidents. She lived an isolated life. No </w:t>
      </w:r>
      <w:del w:id="2749" w:author="Editor (Spelling)" w:date="2026-09-25T09:00:00Z">
        <w:r>
          <w:delText xml:space="preserve">neighbors</w:delText>
        </w:r>
      </w:del>
      <w:ins w:id="2750" w:author="Editor (Spelling)" w:date="2026-09-25T09:00:00Z">
        <w:r>
          <w:t xml:space="preserve">neighbours</w:t>
        </w:r>
      </w:ins>
      <w:r>
        <w:t xml:space="preserve"> knew her, and she had no friend or acquaintance for </w:t>
      </w:r>
      <w:del w:id="2751" w:author="Editor" w:date="2026-09-25T09:00:00Z">
        <w:r>
          <w:delText xml:space="preserve">confrontation and questioning</w:delText>
        </w:r>
      </w:del>
      <w:ins w:id="2752" w:author="Editor" w:date="2026-09-25T09:00:00Z">
        <w:r>
          <w:t xml:space="preserve">them to question</w:t>
        </w:r>
      </w:ins>
      <w:r>
        <w:t xml:space="preserve">.</w:t>
      </w:r>
      <w:commentRangeEnd w:id="53"/>
      <w:r>
        <w:commentReference w:id="53"/>
      </w:r>
    </w:p>
    <w:p w14:paraId="4B06AB75" w14:textId="77777777" w:rsidR="000D5F4F" w:rsidRPr="000D5F4F" w:rsidRDefault="000D5F4F" w:rsidP="000D5F4F">
      <w:del w:id="2753" w:author="Editor" w:date="2026-09-25T09:00:00Z">
        <w:r>
          <w:delText xml:space="preserve">Benedikt</w:delText>
        </w:r>
      </w:del>
      <w:ins w:id="2754" w:author="Editor" w:date="2026-09-25T09:00:00Z">
        <w:r>
          <w:t xml:space="preserve">Benedikt’s</w:t>
        </w:r>
      </w:ins>
      <w:r>
        <w:t xml:space="preserve"> mind was spinning. The way </w:t>
      </w:r>
      <w:del w:id="2755" w:author="Editor" w:date="2026-09-25T09:00:00Z">
        <w:r>
          <w:delText xml:space="preserve">Sanchez</w:delText>
        </w:r>
      </w:del>
      <w:ins w:id="2756" w:author="Editor" w:date="2026-09-25T09:00:00Z">
        <w:r>
          <w:t xml:space="preserve">Sanchez’s</w:t>
        </w:r>
      </w:ins>
      <w:r>
        <w:t xml:space="preserve"> character had evolved was a shade higher than a </w:t>
      </w:r>
      <w:del w:id="2757" w:author="Editor" w:date="2026-09-25T09:00:00Z">
        <w:r>
          <w:delText xml:space="preserve">professional</w:delText>
        </w:r>
      </w:del>
      <w:ins w:id="2758" w:author="Editor" w:date="2026-09-25T09:00:00Z">
        <w:r>
          <w:t xml:space="preserve">professional’s</w:t>
        </w:r>
      </w:ins>
      <w:r>
        <w:t xml:space="preserve">. The </w:t>
      </w:r>
      <w:del w:id="2759" w:author="Editor" w:date="2026-09-25T09:00:00Z">
        <w:r>
          <w:delText xml:space="preserve">discrete</w:delText>
        </w:r>
      </w:del>
      <w:ins w:id="2760" w:author="Editor" w:date="2026-09-25T09:00:00Z">
        <w:r>
          <w:t xml:space="preserve">discreet</w:t>
        </w:r>
      </w:ins>
      <w:r>
        <w:t xml:space="preserve"> life she lived, the meticulously designed plan to get to him</w:t>
      </w:r>
      <w:del w:id="2761" w:author="Editor" w:date="2026-09-25T09:00:00Z">
        <w:r>
          <w:delText xml:space="preserve">;</w:delText>
        </w:r>
      </w:del>
      <w:ins w:id="2762" w:author="Editor" w:date="2026-09-25T09:00:00Z">
        <w:r>
          <w:t xml:space="preserve">,</w:t>
        </w:r>
      </w:ins>
      <w:r>
        <w:t xml:space="preserve"> the immaculate execution of the same and</w:t>
      </w:r>
      <w:ins w:id="2763" w:author="Editor" w:date="2026-09-25T09:00:00Z">
        <w:r>
          <w:t xml:space="preserve"> her</w:t>
        </w:r>
      </w:ins>
      <w:r>
        <w:t xml:space="preserve"> vanishing from the scene were all disturbing signs. He was outclassed. If </w:t>
      </w:r>
      <w:del w:id="2764" w:author="Editor" w:date="2026-09-25T09:00:00Z">
        <w:r>
          <w:delText xml:space="preserve">at all </w:delText>
        </w:r>
      </w:del>
      <w:r>
        <w:t xml:space="preserve">his accomplices could exhibit</w:t>
      </w:r>
      <w:ins w:id="2765" w:author="Editor" w:date="2026-09-25T09:00:00Z">
        <w:r>
          <w:t xml:space="preserve"> even</w:t>
        </w:r>
      </w:ins>
      <w:r>
        <w:t xml:space="preserve"> a dash of what she had demonstrated, he </w:t>
      </w:r>
      <w:del w:id="2766" w:author="Editor" w:date="2026-09-25T09:00:00Z">
        <w:r>
          <w:delText xml:space="preserve">could have been</w:delText>
        </w:r>
      </w:del>
      <w:ins w:id="2767" w:author="Editor" w:date="2026-09-25T09:00:00Z">
        <w:r>
          <w:t xml:space="preserve">would be</w:t>
        </w:r>
      </w:ins>
      <w:r>
        <w:t xml:space="preserve"> at a different level within his clan. It was absurd, but there was also a sense of bereavement that bothered him, </w:t>
      </w:r>
      <w:del w:id="2768" w:author="Editor" w:date="2026-09-25T09:00:00Z">
        <w:r>
          <w:delText xml:space="preserve">it was </w:delText>
        </w:r>
      </w:del>
      <w:r>
        <w:t xml:space="preserve">as if he had lost a loved one. He was scared to admit</w:t>
      </w:r>
      <w:ins w:id="2769" w:author="Editor" w:date="2026-09-25T09:00:00Z">
        <w:r>
          <w:t xml:space="preserve"> it</w:t>
        </w:r>
      </w:ins>
      <w:r>
        <w:t xml:space="preserve">, but deep in his heart, he knew he was fatally attracted to her. He still remembered the passionate indulgence they had</w:t>
      </w:r>
      <w:del w:id="2770" w:author="Editor" w:date="2026-09-25T09:00:00Z">
        <w:r>
          <w:delText xml:space="preserve">, and her eyes,</w:delText>
        </w:r>
      </w:del>
      <w:ins w:id="2771" w:author="Editor" w:date="2026-09-25T09:00:00Z">
        <w:r>
          <w:t xml:space="preserve"> shared, and</w:t>
        </w:r>
      </w:ins>
      <w:r>
        <w:t xml:space="preserve"> he couldn’t forget </w:t>
      </w:r>
      <w:del w:id="2772" w:author="Editor" w:date="2026-09-25T09:00:00Z">
        <w:r>
          <w:delText xml:space="preserve">them,</w:delText>
        </w:r>
      </w:del>
      <w:ins w:id="2773" w:author="Editor" w:date="2026-09-25T09:00:00Z">
        <w:r>
          <w:t xml:space="preserve">her eyes. It was</w:t>
        </w:r>
      </w:ins>
      <w:r>
        <w:t xml:space="preserve"> as if they were narrating a story untold.</w:t>
      </w:r>
    </w:p>
    <w:p w14:paraId="59EC8B29" w14:textId="77777777" w:rsidR="000D5F4F" w:rsidRPr="000D5F4F" w:rsidRDefault="000D5F4F" w:rsidP="000D5F4F">
      <w:r>
        <w:t xml:space="preserve">He shook his head, </w:t>
      </w:r>
      <w:del w:id="2774" w:author="Editor" w:date="2026-09-25T09:00:00Z">
        <w:r>
          <w:delText xml:space="preserve">and </w:delText>
        </w:r>
      </w:del>
      <w:r>
        <w:t xml:space="preserve">attempted to </w:t>
      </w:r>
      <w:del w:id="2775" w:author="Editor" w:date="2026-09-25T09:00:00Z">
        <w:r>
          <w:delText xml:space="preserve">tarnish</w:delText>
        </w:r>
      </w:del>
      <w:ins w:id="2776" w:author="Editor" w:date="2026-09-25T09:00:00Z">
        <w:r>
          <w:t xml:space="preserve">clear</w:t>
        </w:r>
      </w:ins>
      <w:r>
        <w:t xml:space="preserve"> the untimely reverie and mumbled, “It has to be that map.</w:t>
      </w:r>
      <w:del w:id="2777" w:author="Editor (Typography)" w:date="2026-09-25T09:00:00Z">
        <w:r>
          <w:delText xml:space="preserve">"</w:delText>
        </w:r>
      </w:del>
      <w:ins w:id="2778" w:author="Editor (Typography)" w:date="2026-09-25T09:00:00Z">
        <w:r>
          <w:t xml:space="preserve">”</w:t>
        </w:r>
      </w:ins>
    </w:p>
    <w:p w14:paraId="62A37929" w14:textId="77777777" w:rsidR="000D5F4F" w:rsidRPr="000D5F4F" w:rsidRDefault="000D5F4F" w:rsidP="000D5F4F">
      <w:r>
        <w:t xml:space="preserve">It was a cryptic map depicting the pathways of a dangerous dealing and was classified information. </w:t>
      </w:r>
      <w:del w:id="2779" w:author="Editor" w:date="2026-09-25T09:00:00Z">
        <w:r>
          <w:delText xml:space="preserve">Anyone having access to it was a huge undertaking. </w:delText>
        </w:r>
      </w:del>
      <w:r>
        <w:t xml:space="preserve">At first, he was </w:t>
      </w:r>
      <w:del w:id="2780" w:author="Editor" w:date="2026-09-25T09:00:00Z">
        <w:r>
          <w:delText xml:space="preserve">ignorant</w:delText>
        </w:r>
      </w:del>
      <w:ins w:id="2781" w:author="Editor" w:date="2026-09-25T09:00:00Z">
        <w:r>
          <w:t xml:space="preserve">indifferent</w:t>
        </w:r>
      </w:ins>
      <w:r>
        <w:t xml:space="preserve">, as he assumed</w:t>
      </w:r>
      <w:ins w:id="2782" w:author="Editor" w:date="2026-09-25T09:00:00Z">
        <w:r>
          <w:t xml:space="preserve"> that</w:t>
        </w:r>
      </w:ins>
      <w:r>
        <w:t xml:space="preserve"> even if she had access to the map, she could hardly do anything with it, but now that </w:t>
      </w:r>
      <w:del w:id="2783" w:author="Editor" w:date="2026-09-25T09:00:00Z">
        <w:r>
          <w:delText xml:space="preserve">believe</w:delText>
        </w:r>
      </w:del>
      <w:ins w:id="2784" w:author="Editor" w:date="2026-09-25T09:00:00Z">
        <w:r>
          <w:t xml:space="preserve">belief</w:t>
        </w:r>
      </w:ins>
      <w:r>
        <w:t xml:space="preserve"> was slowly giving way to </w:t>
      </w:r>
      <w:del w:id="2785" w:author="Editor" w:date="2026-09-25T09:00:00Z">
        <w:r>
          <w:delText xml:space="preserve">a more formative</w:delText>
        </w:r>
      </w:del>
      <w:ins w:id="2786" w:author="Editor" w:date="2026-09-25T09:00:00Z">
        <w:r>
          <w:t xml:space="preserve">deep</w:t>
        </w:r>
      </w:ins>
      <w:r>
        <w:t xml:space="preserve"> trepidation. He was aware that it would be a mammoth undertaking for anyone to defeat the plan. Too many affluent people were involved and too much was at stake. “No one can corrupt it. No one can do anything about it</w:t>
      </w:r>
      <w:del w:id="2787" w:author="Editor" w:date="2026-09-25T09:00:00Z">
        <w:r>
          <w:delText xml:space="preserve">”, he spoke</w:delText>
        </w:r>
      </w:del>
      <w:ins w:id="2788" w:author="Editor" w:date="2026-09-25T09:00:00Z">
        <w:r>
          <w:t xml:space="preserve">,” he said</w:t>
        </w:r>
      </w:ins>
      <w:r>
        <w:t xml:space="preserve"> to himself</w:t>
      </w:r>
      <w:ins w:id="2789" w:author="Editor" w:date="2026-09-25T09:00:00Z">
        <w:r>
          <w:t xml:space="preserve">,</w:t>
        </w:r>
      </w:ins>
      <w:r>
        <w:t xml:space="preserve"> and no matter how firm he wanted to sound</w:t>
      </w:r>
      <w:del w:id="2790" w:author="Editor" w:date="2026-09-25T09:00:00Z">
        <w:r>
          <w:delText xml:space="preserve"> the</w:delText>
        </w:r>
      </w:del>
      <w:ins w:id="2791" w:author="Editor" w:date="2026-09-25T09:00:00Z">
        <w:r>
          <w:t xml:space="preserve">, his</w:t>
        </w:r>
      </w:ins>
      <w:r>
        <w:t xml:space="preserve"> voice </w:t>
      </w:r>
      <w:del w:id="2792" w:author="Editor" w:date="2026-09-25T09:00:00Z">
        <w:r>
          <w:delText xml:space="preserve">had deep</w:delText>
        </w:r>
      </w:del>
      <w:ins w:id="2793" w:author="Editor" w:date="2026-09-25T09:00:00Z">
        <w:r>
          <w:t xml:space="preserve">was</w:t>
        </w:r>
      </w:ins>
      <w:r>
        <w:t xml:space="preserve"> frail </w:t>
      </w:r>
      <w:del w:id="2794" w:author="Editor" w:date="2026-09-25T09:00:00Z">
        <w:r>
          <w:delText xml:space="preserve">of vagueness</w:delText>
        </w:r>
      </w:del>
      <w:ins w:id="2795" w:author="Editor" w:date="2026-09-25T09:00:00Z">
        <w:r>
          <w:t xml:space="preserve">and unsure</w:t>
        </w:r>
      </w:ins>
      <w:r>
        <w:t xml:space="preserve">.</w:t>
      </w:r>
    </w:p>
    <w:p w14:paraId="346C0EDC" w14:textId="56FB9EC2" w:rsidR="000D5F4F" w:rsidRPr="000D5F4F" w:rsidRDefault="000D5F4F" w:rsidP="000D5F4F">
      <w:commentRangeStart w:id="54"/>
      <w:r>
        <w:t xml:space="preserve">This time he diverted his attention to Trevor. He had a vague notion that both Sanchez and Trevor had something </w:t>
      </w:r>
      <w:ins w:id="2796" w:author="Editor" w:date="2026-09-25T09:00:00Z">
        <w:r>
          <w:t xml:space="preserve">to </w:t>
        </w:r>
      </w:ins>
      <w:r>
        <w:t xml:space="preserve">do with him. Trevor was another mystery. Unlike </w:t>
      </w:r>
      <w:del w:id="2797" w:author="Editor" w:date="2026-09-25T09:00:00Z">
        <w:r>
          <w:delText xml:space="preserve">Sanchez</w:delText>
        </w:r>
      </w:del>
      <w:ins w:id="2798" w:author="Editor" w:date="2026-09-25T09:00:00Z">
        <w:r>
          <w:t xml:space="preserve">in Sanchez’s case</w:t>
        </w:r>
      </w:ins>
      <w:r>
        <w:t xml:space="preserve">, his team could find nothing about Trevor. As disturbing as it </w:t>
      </w:r>
      <w:del w:id="2799" w:author="Editor" w:date="2026-09-25T09:00:00Z">
        <w:r>
          <w:delText xml:space="preserve">sounds</w:delText>
        </w:r>
      </w:del>
      <w:ins w:id="2800" w:author="Editor" w:date="2026-09-25T09:00:00Z">
        <w:r>
          <w:t xml:space="preserve">sounded</w:t>
        </w:r>
      </w:ins>
      <w:r>
        <w:t xml:space="preserve">, it led him to the conclusion that Trevor wasn’t his real name, and he was successful in hiding his identity. What was more puzzling to him was</w:t>
      </w:r>
      <w:ins w:id="2801" w:author="Editor" w:date="2026-09-25T09:00:00Z">
        <w:r>
          <w:t xml:space="preserve"> why</w:t>
        </w:r>
      </w:ins>
      <w:r>
        <w:t xml:space="preserve">, if Trevor and Sanchez were together</w:t>
      </w:r>
      <w:del w:id="2802" w:author="Editor" w:date="2026-09-25T09:00:00Z">
        <w:r>
          <w:delText xml:space="preserve"> then why</w:delText>
        </w:r>
      </w:del>
      <w:ins w:id="2803" w:author="Editor" w:date="2026-09-25T09:00:00Z">
        <w:r>
          <w:t xml:space="preserve">,</w:t>
        </w:r>
      </w:ins>
      <w:r>
        <w:t xml:space="preserve"> only </w:t>
      </w:r>
      <w:del w:id="2804" w:author="Editor" w:date="2026-09-25T09:00:00Z">
        <w:r>
          <w:delText xml:space="preserve">Sanchez</w:delText>
        </w:r>
      </w:del>
      <w:ins w:id="2805" w:author="Editor" w:date="2026-09-25T09:00:00Z">
        <w:r>
          <w:t xml:space="preserve">Sanchez’s</w:t>
        </w:r>
      </w:ins>
      <w:r>
        <w:t xml:space="preserve"> identity </w:t>
      </w:r>
      <w:del w:id="2806" w:author="Editor" w:date="2026-09-25T09:00:00Z">
        <w:r>
          <w:delText xml:space="preserve">was</w:delText>
        </w:r>
      </w:del>
      <w:ins w:id="2807" w:author="Editor" w:date="2026-09-25T09:00:00Z">
        <w:r>
          <w:t xml:space="preserve">had been</w:t>
        </w:r>
      </w:ins>
      <w:r>
        <w:t xml:space="preserve"> exposed. It </w:t>
      </w:r>
      <w:del w:id="2808" w:author="Editor" w:date="2026-09-25T09:00:00Z">
        <w:r>
          <w:delText xml:space="preserve">might be</w:delText>
        </w:r>
      </w:del>
      <w:ins w:id="2809" w:author="Editor" w:date="2026-09-25T09:00:00Z">
        <w:r>
          <w:t xml:space="preserve">was</w:t>
        </w:r>
      </w:ins>
      <w:r>
        <w:t xml:space="preserve"> possible they weren</w:t>
      </w:r>
      <w:del w:id="2810" w:author="Editor (Typography)" w:date="2026-09-25T09:00:00Z">
        <w:r>
          <w:delText xml:space="preserve">'</w:delText>
        </w:r>
      </w:del>
      <w:ins w:id="2811" w:author="Editor (Typography)" w:date="2026-09-25T09:00:00Z">
        <w:r>
          <w:t xml:space="preserve">’</w:t>
        </w:r>
      </w:ins>
      <w:r>
        <w:t xml:space="preserve">t together, or </w:t>
      </w:r>
      <w:ins w:id="2812" w:author="Editor" w:date="2026-09-25T09:00:00Z">
        <w:r>
          <w:t xml:space="preserve">that </w:t>
        </w:r>
      </w:ins>
      <w:r>
        <w:t xml:space="preserve">her identity </w:t>
      </w:r>
      <w:del w:id="2813" w:author="Editor" w:date="2026-09-25T09:00:00Z">
        <w:r>
          <w:delText xml:space="preserve">was</w:delText>
        </w:r>
      </w:del>
      <w:ins w:id="2814" w:author="Editor" w:date="2026-09-25T09:00:00Z">
        <w:r>
          <w:t xml:space="preserve">had been</w:t>
        </w:r>
      </w:ins>
      <w:r>
        <w:t xml:space="preserve"> intentionally exposed to misguide him.  And then he thought about the other possibility, the probability of Trevor discreetly following Sanchez. However, he couldn’t find any reason strong enough to support the hypothesis.</w:t>
      </w:r>
      <w:commentRangeEnd w:id="54"/>
      <w:r>
        <w:commentReference w:id="54"/>
      </w:r>
    </w:p>
    <w:p w14:paraId="3082D627" w14:textId="77777777" w:rsidR="000D5F4F" w:rsidRPr="000D5F4F" w:rsidRDefault="000D5F4F" w:rsidP="000D5F4F">
      <w:commentRangeStart w:id="56"/>
      <w:commentRangeStart w:id="55"/>
      <w:r>
        <w:t xml:space="preserve">As his mind was going through several such quandaries, one thing he was certain </w:t>
      </w:r>
      <w:del w:id="2815" w:author="Editor" w:date="2026-09-25T09:00:00Z">
        <w:r>
          <w:delText xml:space="preserve">was about</w:delText>
        </w:r>
      </w:del>
      <w:ins w:id="2816" w:author="Editor" w:date="2026-09-25T09:00:00Z">
        <w:r>
          <w:t xml:space="preserve">about was</w:t>
        </w:r>
      </w:ins>
      <w:r>
        <w:t xml:space="preserve"> her presence on that train to Basel. He knew she</w:t>
      </w:r>
      <w:ins w:id="2817" w:author="Editor" w:date="2026-09-25T09:00:00Z">
        <w:r>
          <w:t xml:space="preserve"> had</w:t>
        </w:r>
      </w:ins>
      <w:r>
        <w:t xml:space="preserve"> bought tickets for Basel but chose not to get off the train. As the facts </w:t>
      </w:r>
      <w:del w:id="2818" w:author="Editor" w:date="2026-09-25T09:00:00Z">
        <w:r>
          <w:delText xml:space="preserve">were unfolding</w:delText>
        </w:r>
      </w:del>
      <w:ins w:id="2819" w:author="Editor" w:date="2026-09-25T09:00:00Z">
        <w:r>
          <w:t xml:space="preserve">unfolded,</w:t>
        </w:r>
      </w:ins>
      <w:r>
        <w:t xml:space="preserve"> he was</w:t>
      </w:r>
      <w:del w:id="2820" w:author="Editor" w:date="2026-09-25T09:00:00Z">
        <w:r>
          <w:delText xml:space="preserve"> undoubtedly</w:delText>
        </w:r>
      </w:del>
      <w:r>
        <w:t xml:space="preserve"> convinced that he was up against a seasoned professional. She was intercepting his moves, which was dangerous by any </w:t>
      </w:r>
      <w:del w:id="2821" w:author="Editor" w:date="2026-09-25T09:00:00Z">
        <w:r>
          <w:delText xml:space="preserve">magnitude</w:delText>
        </w:r>
      </w:del>
      <w:ins w:id="2822" w:author="Editor" w:date="2026-09-25T09:00:00Z">
        <w:r>
          <w:t xml:space="preserve">measure</w:t>
        </w:r>
      </w:ins>
      <w:r>
        <w:t xml:space="preserve">, and it </w:t>
      </w:r>
      <w:del w:id="2823" w:author="Editor" w:date="2026-09-25T09:00:00Z">
        <w:r>
          <w:delText xml:space="preserve">warranted</w:delText>
        </w:r>
      </w:del>
      <w:ins w:id="2824" w:author="Editor" w:date="2026-09-25T09:00:00Z">
        <w:r>
          <w:t xml:space="preserve">required</w:t>
        </w:r>
      </w:ins>
      <w:r>
        <w:t xml:space="preserve"> him to treat her like an expert, not like </w:t>
      </w:r>
      <w:del w:id="2825" w:author="Editor" w:date="2026-09-25T09:00:00Z">
        <w:r>
          <w:delText xml:space="preserve">a</w:delText>
        </w:r>
      </w:del>
      <w:ins w:id="2826" w:author="Editor" w:date="2026-09-25T09:00:00Z">
        <w:r>
          <w:t xml:space="preserve">the</w:t>
        </w:r>
      </w:ins>
      <w:r>
        <w:t xml:space="preserve"> naïve </w:t>
      </w:r>
      <w:del w:id="2827" w:author="Editor" w:date="2026-09-25T09:00:00Z">
        <w:r>
          <w:delText xml:space="preserve">teenager he </w:delText>
        </w:r>
      </w:del>
      <w:ins w:id="2828" w:author="Editor" w:date="2026-09-25T09:00:00Z">
        <w:r>
          <w:t xml:space="preserve">girl he had </w:t>
        </w:r>
      </w:ins>
      <w:r>
        <w:t xml:space="preserve">considered</w:t>
      </w:r>
      <w:ins w:id="2829" w:author="Editor" w:date="2026-09-25T09:00:00Z">
        <w:r>
          <w:t xml:space="preserve"> her</w:t>
        </w:r>
      </w:ins>
      <w:r>
        <w:t xml:space="preserve"> before. His mind had become a mud puddle, </w:t>
      </w:r>
      <w:ins w:id="2830" w:author="Editor" w:date="2026-09-25T09:00:00Z">
        <w:r>
          <w:t xml:space="preserve">and </w:t>
        </w:r>
      </w:ins>
      <w:r>
        <w:t xml:space="preserve">the more he </w:t>
      </w:r>
      <w:del w:id="2831" w:author="Editor" w:date="2026-09-25T09:00:00Z">
        <w:r>
          <w:delText xml:space="preserve">was stirring</w:delText>
        </w:r>
      </w:del>
      <w:ins w:id="2832" w:author="Editor" w:date="2026-09-25T09:00:00Z">
        <w:r>
          <w:t xml:space="preserve">stirred</w:t>
        </w:r>
      </w:ins>
      <w:r>
        <w:t xml:space="preserve">, the muddier it became. Deep in his heart, he knew that to get to her he had to think like her.</w:t>
      </w:r>
      <w:commentRangeEnd w:id="55"/>
      <w:r>
        <w:commentReference w:id="55"/>
      </w:r>
      <w:commentRangeEnd w:id="56"/>
      <w:r>
        <w:commentReference w:id="56"/>
      </w:r>
    </w:p>
    <w:p w14:paraId="265E73E8" w14:textId="77777777" w:rsidR="000D5F4F" w:rsidRPr="000D5F4F" w:rsidRDefault="000D5F4F" w:rsidP="000D5F4F">
      <w:commentRangeStart w:id="57"/>
      <w:r>
        <w:t xml:space="preserve">He went back to the drawing board and replayed the events that had unfolded so far. He tried distilling facts from assumptions. He was certain that she must have disembarked </w:t>
      </w:r>
      <w:del w:id="2833" w:author="Editor" w:date="2026-09-25T09:00:00Z">
        <w:r>
          <w:delText xml:space="preserve">in</w:delText>
        </w:r>
      </w:del>
      <w:ins w:id="2834" w:author="Editor" w:date="2026-09-25T09:00:00Z">
        <w:r>
          <w:t xml:space="preserve">at</w:t>
        </w:r>
      </w:ins>
      <w:r>
        <w:t xml:space="preserve"> one of the ten stations between Copenhagen and Zurich. He pulled out a sheet</w:t>
      </w:r>
      <w:del w:id="2835" w:author="Editor" w:date="2026-09-25T09:00:00Z">
        <w:r>
          <w:delText xml:space="preserve"> and</w:delText>
        </w:r>
      </w:del>
      <w:ins w:id="2836" w:author="Editor" w:date="2026-09-25T09:00:00Z">
        <w:r>
          <w:t xml:space="preserve">,</w:t>
        </w:r>
      </w:ins>
      <w:r>
        <w:t xml:space="preserve"> plotted all</w:t>
      </w:r>
      <w:del w:id="2837" w:author="Editor" w:date="2026-09-25T09:00:00Z">
        <w:r>
          <w:delText xml:space="preserve"> the</w:delText>
        </w:r>
      </w:del>
      <w:r>
        <w:t xml:space="preserve"> ten stations and started reasoning about the place </w:t>
      </w:r>
      <w:del w:id="2838" w:author="Editor" w:date="2026-09-25T09:00:00Z">
        <w:r>
          <w:delText xml:space="preserve">that</w:delText>
        </w:r>
      </w:del>
      <w:ins w:id="2839" w:author="Editor" w:date="2026-09-25T09:00:00Z">
        <w:r>
          <w:t xml:space="preserve">where</w:t>
        </w:r>
      </w:ins>
      <w:r>
        <w:t xml:space="preserve"> she might have chosen to disembark. He bit the end of the pencil and started mumbling, almost lost in his contemplations.</w:t>
      </w:r>
      <w:commentRangeEnd w:id="57"/>
      <w:r>
        <w:commentReference w:id="57"/>
      </w:r>
    </w:p>
    <w:p w14:paraId="109147AD" w14:textId="77777777" w:rsidR="000D5F4F" w:rsidRPr="000D5F4F" w:rsidRDefault="000D5F4F" w:rsidP="000D5F4F">
      <w:r>
        <w:t xml:space="preserve">“She will not take a chance to get off the train too quickly</w:t>
      </w:r>
      <w:ins w:id="2840" w:author="Editor" w:date="2026-09-25T09:00:00Z">
        <w:r>
          <w:t xml:space="preserve">,</w:t>
        </w:r>
      </w:ins>
      <w:r>
        <w:t xml:space="preserve"> as that would put her in imminent danger of getting spotted.”</w:t>
      </w:r>
    </w:p>
    <w:p w14:paraId="30777AC3" w14:textId="77777777" w:rsidR="000D5F4F" w:rsidRPr="000D5F4F" w:rsidRDefault="000D5F4F" w:rsidP="000D5F4F">
      <w:r>
        <w:t xml:space="preserve">He put an X on the first four stations as they were </w:t>
      </w:r>
      <w:del w:id="2841" w:author="Editor" w:date="2026-09-25T09:00:00Z">
        <w:r>
          <w:delText xml:space="preserve">in the first 4</w:delText>
        </w:r>
      </w:del>
      <w:ins w:id="2842" w:author="Editor" w:date="2026-09-25T09:00:00Z">
        <w:r>
          <w:t xml:space="preserve">within four</w:t>
        </w:r>
      </w:ins>
      <w:r>
        <w:t xml:space="preserve"> hours of</w:t>
      </w:r>
      <w:del w:id="2843" w:author="Editor" w:date="2026-09-25T09:00:00Z">
        <w:r>
          <w:delText xml:space="preserve"> distance from</w:delText>
        </w:r>
      </w:del>
      <w:r>
        <w:t xml:space="preserve"> Copenhagen. He also crossed out Basel. That left him with three places</w:t>
      </w:r>
      <w:ins w:id="2844" w:author="Editor" w:date="2026-09-25T09:00:00Z">
        <w:r>
          <w:t xml:space="preserve">,</w:t>
        </w:r>
      </w:ins>
      <w:r>
        <w:t xml:space="preserve"> Hamburg, Freiburg, and Zurich.</w:t>
      </w:r>
    </w:p>
    <w:p w14:paraId="72AD462E" w14:textId="77777777" w:rsidR="000D5F4F" w:rsidRPr="000D5F4F" w:rsidRDefault="000D5F4F" w:rsidP="000D5F4F">
      <w:r>
        <w:t xml:space="preserve">He pulled out his phone, tapped </w:t>
      </w:r>
      <w:del w:id="2845" w:author="Editor" w:date="2026-09-25T09:00:00Z">
        <w:r>
          <w:delText xml:space="preserve">the</w:delText>
        </w:r>
      </w:del>
      <w:ins w:id="2846" w:author="Editor" w:date="2026-09-25T09:00:00Z">
        <w:r>
          <w:t xml:space="preserve">Damian’s</w:t>
        </w:r>
      </w:ins>
      <w:r>
        <w:t xml:space="preserve"> speed dial number</w:t>
      </w:r>
      <w:del w:id="2847" w:author="Editor" w:date="2026-09-25T09:00:00Z">
        <w:r>
          <w:delText xml:space="preserve"> of Damian</w:delText>
        </w:r>
      </w:del>
      <w:r>
        <w:t xml:space="preserve"> and instructed him to come to his room. Damian appeared in a flash</w:t>
      </w:r>
      <w:del w:id="2848" w:author="Editor" w:date="2026-09-25T09:00:00Z">
        <w:r>
          <w:delText xml:space="preserve">,</w:delText>
        </w:r>
      </w:del>
      <w:r>
        <w:t xml:space="preserve"> and stood in an attentive position, waiting for instructions.</w:t>
      </w:r>
    </w:p>
    <w:p w14:paraId="7C6A4D84" w14:textId="77777777" w:rsidR="000D5F4F" w:rsidRPr="000D5F4F" w:rsidRDefault="000D5F4F" w:rsidP="000D5F4F">
      <w:r>
        <w:t xml:space="preserve">Benedikt was </w:t>
      </w:r>
      <w:del w:id="2849" w:author="Editor" w:date="2026-09-25T09:00:00Z">
        <w:r>
          <w:delText xml:space="preserve">strolling in</w:delText>
        </w:r>
      </w:del>
      <w:ins w:id="2850" w:author="Editor" w:date="2026-09-25T09:00:00Z">
        <w:r>
          <w:t xml:space="preserve">pacing</w:t>
        </w:r>
      </w:ins>
      <w:r>
        <w:t xml:space="preserve"> the living room with </w:t>
      </w:r>
      <w:ins w:id="2851" w:author="Editor" w:date="2026-09-25T09:00:00Z">
        <w:r>
          <w:t xml:space="preserve">his </w:t>
        </w:r>
      </w:ins>
      <w:r>
        <w:t xml:space="preserve">hands crossed </w:t>
      </w:r>
      <w:del w:id="2852" w:author="Editor" w:date="2026-09-25T09:00:00Z">
        <w:r>
          <w:delText xml:space="preserve">to</w:delText>
        </w:r>
      </w:del>
      <w:ins w:id="2853" w:author="Editor" w:date="2026-09-25T09:00:00Z">
        <w:r>
          <w:t xml:space="preserve">behind</w:t>
        </w:r>
      </w:ins>
      <w:r>
        <w:t xml:space="preserve"> his back and eyes on the floor. He was aware of </w:t>
      </w:r>
      <w:del w:id="2854" w:author="Editor" w:date="2026-09-25T09:00:00Z">
        <w:r>
          <w:delText xml:space="preserve">Damian</w:delText>
        </w:r>
      </w:del>
      <w:ins w:id="2855" w:author="Editor" w:date="2026-09-25T09:00:00Z">
        <w:r>
          <w:t xml:space="preserve">Damian’s</w:t>
        </w:r>
      </w:ins>
      <w:r>
        <w:t xml:space="preserve"> presence but didn’t bother to pay any attention. With no verbal exchange, the place </w:t>
      </w:r>
      <w:del w:id="2856" w:author="Editor" w:date="2026-09-25T09:00:00Z">
        <w:r>
          <w:delText xml:space="preserve">morphed to a</w:delText>
        </w:r>
      </w:del>
      <w:ins w:id="2857" w:author="Editor" w:date="2026-09-25T09:00:00Z">
        <w:r>
          <w:t xml:space="preserve">turned</w:t>
        </w:r>
      </w:ins>
      <w:r>
        <w:t xml:space="preserve"> ghostly </w:t>
      </w:r>
      <w:del w:id="2858" w:author="Editor" w:date="2026-09-25T09:00:00Z">
        <w:r>
          <w:delText xml:space="preserve">eerier</w:delText>
        </w:r>
      </w:del>
      <w:ins w:id="2859" w:author="Editor" w:date="2026-09-25T09:00:00Z">
        <w:r>
          <w:t xml:space="preserve">and eerie</w:t>
        </w:r>
      </w:ins>
      <w:r>
        <w:t xml:space="preserve">, making Damian visibly uncomfortable. It was </w:t>
      </w:r>
      <w:ins w:id="2860" w:author="Editor" w:date="2026-09-25T09:00:00Z">
        <w:r>
          <w:t xml:space="preserve">a </w:t>
        </w:r>
      </w:ins>
      <w:r>
        <w:t xml:space="preserve">long two minutes before Benedikt </w:t>
      </w:r>
      <w:del w:id="2861" w:author="Editor" w:date="2026-09-25T09:00:00Z">
        <w:r>
          <w:delText xml:space="preserve">blurted</w:delText>
        </w:r>
      </w:del>
      <w:ins w:id="2862" w:author="Editor" w:date="2026-09-25T09:00:00Z">
        <w:r>
          <w:t xml:space="preserve">spoke,</w:t>
        </w:r>
      </w:ins>
      <w:r>
        <w:t xml:space="preserve"> giving</w:t>
      </w:r>
      <w:ins w:id="2863" w:author="Editor" w:date="2026-09-25T09:00:00Z">
        <w:r>
          <w:t xml:space="preserve"> the</w:t>
        </w:r>
      </w:ins>
      <w:r>
        <w:t xml:space="preserve"> perspiring Damian some respite.</w:t>
      </w:r>
    </w:p>
    <w:p w14:paraId="152CB612" w14:textId="2A7F57C6" w:rsidR="000D5F4F" w:rsidRPr="000D5F4F" w:rsidRDefault="000D5F4F" w:rsidP="000D5F4F">
      <w:r>
        <w:t xml:space="preserve">“It is clear from the findings so far that she isn’t in Basel. I strongly believe...</w:t>
      </w:r>
      <w:del w:id="2864" w:author="Editor" w:date="2026-09-25T09:00:00Z">
        <w:r>
          <w:delText xml:space="preserve">,</w:delText>
        </w:r>
      </w:del>
      <w:r>
        <w:t xml:space="preserve">” He paused and continued</w:t>
      </w:r>
      <w:ins w:id="2865" w:author="Editor" w:date="2026-09-25T09:00:00Z">
        <w:r>
          <w:t xml:space="preserve">,</w:t>
        </w:r>
      </w:ins>
      <w:r>
        <w:t xml:space="preserve"> “in fact, I am positive that she got down somewhere in between. I have given it a lot of consideration</w:t>
      </w:r>
      <w:del w:id="2866" w:author="Editor" w:date="2026-09-25T09:00:00Z">
        <w:r>
          <w:delText xml:space="preserve">; the</w:delText>
        </w:r>
      </w:del>
      <w:ins w:id="2867" w:author="Editor" w:date="2026-09-25T09:00:00Z">
        <w:r>
          <w:t xml:space="preserve">. The</w:t>
        </w:r>
      </w:ins>
      <w:r>
        <w:t xml:space="preserve"> train stops at </w:t>
      </w:r>
      <w:del w:id="2868" w:author="Editor" w:date="2026-09-25T09:00:00Z">
        <w:r>
          <w:delText xml:space="preserve">10</w:delText>
        </w:r>
      </w:del>
      <w:ins w:id="2869" w:author="Editor" w:date="2026-09-25T09:00:00Z">
        <w:r>
          <w:t xml:space="preserve">ten</w:t>
        </w:r>
      </w:ins>
      <w:r>
        <w:t xml:space="preserve"> places between Copenhagen and Basel. We don’t have enough resources to deploy </w:t>
      </w:r>
      <w:del w:id="2870" w:author="Editor" w:date="2026-09-25T09:00:00Z">
        <w:r>
          <w:delText xml:space="preserve">on all the</w:delText>
        </w:r>
      </w:del>
      <w:ins w:id="2871" w:author="Editor" w:date="2026-09-25T09:00:00Z">
        <w:r>
          <w:t xml:space="preserve">at all</w:t>
        </w:r>
      </w:ins>
      <w:r>
        <w:t xml:space="preserve"> ten places. I had to pick</w:t>
      </w:r>
      <w:ins w:id="2872" w:author="Editor" w:date="2026-09-25T09:00:00Z">
        <w:r>
          <w:t xml:space="preserve"> a</w:t>
        </w:r>
      </w:ins>
      <w:r>
        <w:t xml:space="preserve"> few, and I have picked these three</w:t>
      </w:r>
      <w:del w:id="2873" w:author="Editor" w:date="2026-09-25T09:00:00Z">
        <w:r>
          <w:delText xml:space="preserve"> places”.</w:delText>
        </w:r>
      </w:del>
      <w:ins w:id="2874" w:author="Editor" w:date="2026-09-25T09:00:00Z">
        <w:r>
          <w:t xml:space="preserve">.”</w:t>
        </w:r>
      </w:ins>
    </w:p>
    <w:p w14:paraId="6F51806A" w14:textId="77777777" w:rsidR="000D5F4F" w:rsidRPr="000D5F4F" w:rsidRDefault="000D5F4F" w:rsidP="000D5F4F">
      <w:r>
        <w:t xml:space="preserve">He passed the paper he</w:t>
      </w:r>
      <w:ins w:id="2875" w:author="Editor" w:date="2026-09-25T09:00:00Z">
        <w:r>
          <w:t xml:space="preserve"> had</w:t>
        </w:r>
      </w:ins>
      <w:r>
        <w:t xml:space="preserve"> scribbled on to Damian. Damian looked at it with great interest. He saw the </w:t>
      </w:r>
      <w:del w:id="2876" w:author="Editor" w:date="2026-09-25T09:00:00Z">
        <w:r>
          <w:delText xml:space="preserve">name</w:delText>
        </w:r>
      </w:del>
      <w:ins w:id="2877" w:author="Editor" w:date="2026-09-25T09:00:00Z">
        <w:r>
          <w:t xml:space="preserve">names</w:t>
        </w:r>
      </w:ins>
      <w:r>
        <w:t xml:space="preserve"> of the stations and</w:t>
      </w:r>
      <w:ins w:id="2878" w:author="Editor" w:date="2026-09-25T09:00:00Z">
        <w:r>
          <w:t xml:space="preserve"> a</w:t>
        </w:r>
      </w:ins>
      <w:r>
        <w:t xml:space="preserve"> lot of pencil marks across </w:t>
      </w:r>
      <w:del w:id="2879" w:author="Editor" w:date="2026-09-25T09:00:00Z">
        <w:r>
          <w:delText xml:space="preserve">the same</w:delText>
        </w:r>
      </w:del>
      <w:ins w:id="2880" w:author="Editor" w:date="2026-09-25T09:00:00Z">
        <w:r>
          <w:t xml:space="preserve">them</w:t>
        </w:r>
      </w:ins>
      <w:r>
        <w:t xml:space="preserve">. Before he could </w:t>
      </w:r>
      <w:del w:id="2881" w:author="Editor" w:date="2026-09-25T09:00:00Z">
        <w:r>
          <w:delText xml:space="preserve">conclude his findings</w:delText>
        </w:r>
      </w:del>
      <w:ins w:id="2882" w:author="Editor" w:date="2026-09-25T09:00:00Z">
        <w:r>
          <w:t xml:space="preserve">draw any conclusions</w:t>
        </w:r>
      </w:ins>
      <w:r>
        <w:t xml:space="preserve">, Benedikt continued </w:t>
      </w:r>
      <w:del w:id="2883" w:author="Editor" w:date="2026-09-25T09:00:00Z">
        <w:r>
          <w:delText xml:space="preserve">with</w:delText>
        </w:r>
      </w:del>
      <w:ins w:id="2884" w:author="Editor" w:date="2026-09-25T09:00:00Z">
        <w:r>
          <w:t xml:space="preserve">in</w:t>
        </w:r>
      </w:ins>
      <w:r>
        <w:t xml:space="preserve"> his monotonous tone, “Hamburg, Freiburg and Zurich, she is in one of these three places. We need to find her in </w:t>
      </w:r>
      <w:ins w:id="2885" w:author="Editor" w:date="2026-09-25T09:00:00Z">
        <w:r>
          <w:t xml:space="preserve">the </w:t>
        </w:r>
      </w:ins>
      <w:r>
        <w:t xml:space="preserve">next four hours</w:t>
      </w:r>
      <w:del w:id="2886" w:author="Editor" w:date="2026-09-25T09:00:00Z">
        <w:r>
          <w:delText xml:space="preserve">, as</w:delText>
        </w:r>
      </w:del>
      <w:ins w:id="2887" w:author="Editor" w:date="2026-09-25T09:00:00Z">
        <w:r>
          <w:t xml:space="preserve">. Once</w:t>
        </w:r>
      </w:ins>
      <w:r>
        <w:t xml:space="preserve"> the morning </w:t>
      </w:r>
      <w:del w:id="2888" w:author="Editor" w:date="2026-09-25T09:00:00Z">
        <w:r>
          <w:delText xml:space="preserve">will dawn</w:delText>
        </w:r>
      </w:del>
      <w:ins w:id="2889" w:author="Editor" w:date="2026-09-25T09:00:00Z">
        <w:r>
          <w:t xml:space="preserve">dawns</w:t>
        </w:r>
      </w:ins>
      <w:r>
        <w:t xml:space="preserve">, I have a hunch she will change her location again. Put all your resources behind it, choose the best three men to lead each place</w:t>
      </w:r>
      <w:ins w:id="2890" w:author="Editor" w:date="2026-09-25T09:00:00Z">
        <w:r>
          <w:t xml:space="preserve">,</w:t>
        </w:r>
      </w:ins>
      <w:r>
        <w:t xml:space="preserve"> and I need the </w:t>
      </w:r>
      <w:del w:id="2891" w:author="Editor" w:date="2026-09-25T09:00:00Z">
        <w:r>
          <w:delText xml:space="preserve">team</w:delText>
        </w:r>
      </w:del>
      <w:ins w:id="2892" w:author="Editor" w:date="2026-09-25T09:00:00Z">
        <w:r>
          <w:t xml:space="preserve">teams</w:t>
        </w:r>
      </w:ins>
      <w:r>
        <w:t xml:space="preserve"> to report back every thirty minutes. As soon as you learn anything about her</w:t>
      </w:r>
      <w:ins w:id="2893" w:author="Editor" w:date="2026-09-25T09:00:00Z">
        <w:r>
          <w:t xml:space="preserve">,</w:t>
        </w:r>
      </w:ins>
      <w:r>
        <w:t xml:space="preserve"> inform me</w:t>
      </w:r>
      <w:del w:id="2894" w:author="Editor" w:date="2026-09-25T09:00:00Z">
        <w:r>
          <w:delText xml:space="preserve">,</w:delText>
        </w:r>
      </w:del>
      <w:ins w:id="2895" w:author="Editor" w:date="2026-09-25T09:00:00Z">
        <w:r>
          <w:t xml:space="preserve">.</w:t>
        </w:r>
      </w:ins>
      <w:r>
        <w:t xml:space="preserve"> I would like to be in that place personally to oversee matters. Also, for the remaining stations, get all the </w:t>
      </w:r>
      <w:del w:id="2896" w:author="Editor" w:date="2026-09-25T09:00:00Z">
        <w:r>
          <w:delText xml:space="preserve">train station </w:delText>
        </w:r>
      </w:del>
      <w:r>
        <w:t xml:space="preserve">closed</w:t>
      </w:r>
      <w:del w:id="2897" w:author="Editor" w:date="2026-09-25T09:00:00Z">
        <w:r>
          <w:delText xml:space="preserve"> </w:delText>
        </w:r>
      </w:del>
      <w:ins w:id="2898" w:author="Editor" w:date="2026-09-25T09:00:00Z">
        <w:r>
          <w:t xml:space="preserve">-</w:t>
        </w:r>
      </w:ins>
      <w:r>
        <w:t xml:space="preserve">circuit camera recordings. In case the odds are against us</w:t>
      </w:r>
      <w:ins w:id="2899" w:author="Editor" w:date="2026-09-25T09:00:00Z">
        <w:r>
          <w:t xml:space="preserve">,</w:t>
        </w:r>
      </w:ins>
      <w:r>
        <w:t xml:space="preserve"> we should know quickly. Any questions?”</w:t>
      </w:r>
    </w:p>
    <w:p w14:paraId="24B86556" w14:textId="77777777" w:rsidR="000D5F4F" w:rsidRPr="000D5F4F" w:rsidRDefault="000D5F4F" w:rsidP="000D5F4F">
      <w:r>
        <w:t xml:space="preserve">“No, I am good for now</w:t>
      </w:r>
      <w:del w:id="2900" w:author="Editor" w:date="2026-09-25T09:00:00Z">
        <w:r>
          <w:delText xml:space="preserve">,” and he</w:delText>
        </w:r>
      </w:del>
      <w:ins w:id="2901" w:author="Editor" w:date="2026-09-25T09:00:00Z">
        <w:r>
          <w:t xml:space="preserve">.” Damian</w:t>
        </w:r>
      </w:ins>
      <w:r>
        <w:t xml:space="preserve"> swiftly left the room.</w:t>
      </w:r>
    </w:p>
    <w:p w14:paraId="51144D69" w14:textId="77777777" w:rsidR="000D5F4F" w:rsidRPr="000D5F4F" w:rsidRDefault="000D5F4F" w:rsidP="000D5F4F">
      <w:r>
        <w:t xml:space="preserve">After Damian departed, Benedikt had one final job left for the night. He grabbed his phone and called someone. The person picked </w:t>
      </w:r>
      <w:ins w:id="2902" w:author="Editor" w:date="2026-09-25T09:00:00Z">
        <w:r>
          <w:t xml:space="preserve">up </w:t>
        </w:r>
      </w:ins>
      <w:r>
        <w:t xml:space="preserve">the phone </w:t>
      </w:r>
      <w:del w:id="2903" w:author="Editor" w:date="2026-09-25T09:00:00Z">
        <w:r>
          <w:delText xml:space="preserve">right after</w:delText>
        </w:r>
      </w:del>
      <w:ins w:id="2904" w:author="Editor" w:date="2026-09-25T09:00:00Z">
        <w:r>
          <w:t xml:space="preserve">on</w:t>
        </w:r>
      </w:ins>
      <w:r>
        <w:t xml:space="preserve"> the first ring. Benedikt </w:t>
      </w:r>
      <w:del w:id="2905" w:author="Editor" w:date="2026-09-25T09:00:00Z">
        <w:r>
          <w:delText xml:space="preserve">spoke</w:delText>
        </w:r>
      </w:del>
      <w:ins w:id="2906" w:author="Editor" w:date="2026-09-25T09:00:00Z">
        <w:r>
          <w:t xml:space="preserve">said</w:t>
        </w:r>
      </w:ins>
      <w:r>
        <w:t xml:space="preserve"> in a low tone, “Listen</w:t>
      </w:r>
      <w:ins w:id="2907" w:author="Editor" w:date="2026-09-25T09:00:00Z">
        <w:r>
          <w:t xml:space="preserve">,</w:t>
        </w:r>
      </w:ins>
      <w:r>
        <w:t xml:space="preserve"> I am calling you because I trust you. I have a job for you. But you need to make sure you operate in an </w:t>
      </w:r>
      <w:del w:id="2908" w:author="Editor" w:date="2026-09-25T09:00:00Z">
        <w:r>
          <w:delText xml:space="preserve">absolute</w:delText>
        </w:r>
      </w:del>
      <w:ins w:id="2909" w:author="Editor" w:date="2026-09-25T09:00:00Z">
        <w:r>
          <w:t xml:space="preserve">absolutely</w:t>
        </w:r>
      </w:ins>
      <w:r>
        <w:t xml:space="preserve"> discreet manner. I don’t want anyone to know</w:t>
      </w:r>
      <w:del w:id="2910" w:author="Editor" w:date="2026-09-25T09:00:00Z">
        <w:r>
          <w:delText xml:space="preserve">, almost anyone you can imagine</w:delText>
        </w:r>
      </w:del>
      <w:r>
        <w:t xml:space="preserve">.”</w:t>
      </w:r>
    </w:p>
    <w:p w14:paraId="12EAA5B1" w14:textId="77777777" w:rsidR="000D5F4F" w:rsidRPr="000D5F4F" w:rsidRDefault="000D5F4F" w:rsidP="000D5F4F">
      <w:r>
        <w:t>The person confirmed with a firm yes.</w:t>
      </w:r>
    </w:p>
    <w:p w14:paraId="4EE32408" w14:textId="77777777" w:rsidR="000D5F4F" w:rsidRPr="000D5F4F" w:rsidRDefault="000D5F4F" w:rsidP="000D5F4F">
      <w:r>
        <w:t xml:space="preserve">Benedikt continued</w:t>
      </w:r>
      <w:del w:id="2911" w:author="Editor" w:date="2026-09-25T09:00:00Z">
        <w:r>
          <w:delText xml:space="preserve"> further</w:delText>
        </w:r>
      </w:del>
      <w:r>
        <w:t xml:space="preserve">, “I am going to send you details of a girl named Sanchez and a man called Trevor, although </w:t>
      </w:r>
      <w:ins w:id="2912" w:author="Editor" w:date="2026-09-25T09:00:00Z">
        <w:r>
          <w:t xml:space="preserve">I doubt </w:t>
        </w:r>
      </w:ins>
      <w:r>
        <w:t xml:space="preserve">the latter</w:t>
      </w:r>
      <w:del w:id="2913" w:author="Editor" w:date="2026-09-25T09:00:00Z">
        <w:r>
          <w:delText xml:space="preserve"> name I doubt</w:delText>
        </w:r>
      </w:del>
      <w:r>
        <w:t xml:space="preserve"> is his real name. You need to find out whether they have any association with TransPacific in any form or shape. Once you find anything</w:t>
      </w:r>
      <w:del w:id="2914" w:author="Editor" w:date="2026-09-25T09:00:00Z">
        <w:r>
          <w:delText xml:space="preserve"> you</w:delText>
        </w:r>
      </w:del>
      <w:ins w:id="2915" w:author="Editor" w:date="2026-09-25T09:00:00Z">
        <w:r>
          <w:t xml:space="preserve">,</w:t>
        </w:r>
      </w:ins>
      <w:r>
        <w:t xml:space="preserve"> call me on my personal number.”</w:t>
      </w:r>
    </w:p>
    <w:p w14:paraId="7AEA319A" w14:textId="6E2E80D5" w:rsidR="000D5F4F" w:rsidRPr="000D5F4F" w:rsidRDefault="000D5F4F" w:rsidP="000D5F4F">
      <w:r>
        <w:t xml:space="preserve">The person agreed. Benedikt tried getting some rest. He lay on the sofa, but his mind was </w:t>
      </w:r>
      <w:del w:id="2916" w:author="Editor" w:date="2026-09-25T09:00:00Z">
        <w:r>
          <w:delText xml:space="preserve">delirious</w:delText>
        </w:r>
      </w:del>
      <w:ins w:id="2917" w:author="Editor" w:date="2026-09-25T09:00:00Z">
        <w:r>
          <w:t xml:space="preserve">restless</w:t>
        </w:r>
      </w:ins>
      <w:r>
        <w:t xml:space="preserve">, struggling to keep pace with several competing deliberations</w:t>
      </w:r>
      <w:del w:id="2918" w:author="Editor" w:date="2026-09-25T09:00:00Z">
        <w:r>
          <w:delText xml:space="preserve"> and predicaments</w:delText>
        </w:r>
      </w:del>
      <w:r>
        <w:t xml:space="preserve">.</w:t>
      </w:r>
    </w:p>
    <w:bookmarkEnd w:id="20"/>
    <w:bookmarkEnd w:id="21"/>
    <w:p w14:paraId="171A6109" w14:textId="7F514C62" w:rsidR="00064B5F" w:rsidRPr="00BD631B" w:rsidRDefault="00064B5F" w:rsidP="00BD631B">
      <w:r>
        <w:br w:type="page"/>
      </w:r>
    </w:p>
    <w:p w14:paraId="6A095163" w14:textId="37547982" w:rsidR="00064B5F" w:rsidRDefault="006A4439" w:rsidP="00F56514">
      <w:pPr>
        <w:outlineLvl w:val="0"/>
        <w:rPr>
          <w:b/>
        </w:rPr>
      </w:pPr>
      <w:r>
        <w:rPr>
          <w:b/>
        </w:rPr>
        <w:lastRenderedPageBreak/>
        <w:t>Chapter 10</w:t>
      </w:r>
    </w:p>
    <w:p w14:paraId="78F34396" w14:textId="1E967E5E" w:rsidR="00CF3CD8" w:rsidRPr="00CF3CD8" w:rsidRDefault="00CF3CD8" w:rsidP="00BD631B">
      <w:pPr>
        <w:rPr>
          <w:b/>
          <w:i/>
        </w:rPr>
      </w:pPr>
      <w:commentRangeStart w:id="58"/>
      <w:del w:id="2919" w:author="Editor" w:date="2026-09-25T09:00:00Z">
        <w:r>
          <w:rPr>
            <w:b/>
            <w:i/>
          </w:rPr>
          <w:delText xml:space="preserve">4:00 AM 14</w:delText>
        </w:r>
        <w:r>
          <w:rPr>
            <w:b/>
            <w:i/>
            <w:vertAlign w:val="superscript"/>
          </w:rPr>
          <w:delText xml:space="preserve">th</w:delText>
        </w:r>
      </w:del>
      <w:ins w:id="2920" w:author="Editor" w:date="2026-09-25T09:00:00Z">
        <w:r>
          <w:rPr>
            <w:b/>
            <w:i/>
          </w:rPr>
          <w:t xml:space="preserve">3:40 AM 17th</w:t>
        </w:r>
      </w:ins>
      <w:r>
        <w:rPr>
          <w:b/>
          <w:i/>
        </w:rPr>
        <w:t xml:space="preserve"> April 2014, Zurich, Switzerland</w:t>
      </w:r>
      <w:commentRangeEnd w:id="58"/>
      <w:r>
        <w:commentReference w:id="58"/>
      </w:r>
    </w:p>
    <w:p w14:paraId="350E36B9" w14:textId="77777777" w:rsidR="004C60F8" w:rsidRPr="004C60F8" w:rsidRDefault="004C60F8" w:rsidP="004C60F8">
      <w:commentRangeStart w:id="59"/>
      <w:bookmarkStart w:id="22" w:name="OLE_LINK32"/>
      <w:bookmarkStart w:id="23" w:name="OLE_LINK33"/>
      <w:bookmarkStart w:id="24" w:name="OLE_LINK7"/>
      <w:bookmarkStart w:id="25" w:name="OLE_LINK8"/>
      <w:r>
        <w:t xml:space="preserve">The alarm clock ruffled the quietness of the otherwise serene morning. The night had still not given way to the dawn, as the </w:t>
      </w:r>
      <w:del w:id="2921" w:author="Editor (Spelling)" w:date="2026-09-25T09:00:00Z">
        <w:r>
          <w:delText xml:space="preserve">gray</w:delText>
        </w:r>
      </w:del>
      <w:ins w:id="2922" w:author="Editor (Spelling)" w:date="2026-09-25T09:00:00Z">
        <w:r>
          <w:t xml:space="preserve">grey</w:t>
        </w:r>
      </w:ins>
      <w:r>
        <w:t xml:space="preserve"> clouds held the darkness with all </w:t>
      </w:r>
      <w:del w:id="2923" w:author="Editor" w:date="2026-09-25T09:00:00Z">
        <w:r>
          <w:delText xml:space="preserve">its</w:delText>
        </w:r>
      </w:del>
      <w:ins w:id="2924" w:author="Editor" w:date="2026-09-25T09:00:00Z">
        <w:r>
          <w:t xml:space="preserve">their</w:t>
        </w:r>
      </w:ins>
      <w:r>
        <w:t xml:space="preserve"> might.  Stephen</w:t>
      </w:r>
      <w:del w:id="2925" w:author="Editor (Typography)" w:date="2026-09-25T09:00:00Z">
        <w:r>
          <w:delText xml:space="preserve">'</w:delText>
        </w:r>
      </w:del>
      <w:ins w:id="2926" w:author="Editor (Typography)" w:date="2026-09-25T09:00:00Z">
        <w:r>
          <w:t xml:space="preserve">’</w:t>
        </w:r>
      </w:ins>
      <w:r>
        <w:t xml:space="preserve">s hands searched for the clock and after</w:t>
      </w:r>
      <w:ins w:id="2927" w:author="Editor" w:date="2026-09-25T09:00:00Z">
        <w:r>
          <w:t xml:space="preserve"> a</w:t>
        </w:r>
      </w:ins>
      <w:r>
        <w:t xml:space="preserve"> few failed attempts found the snooze button, which reclaimed the calmness instantly. On a regular day, Stephen would have extended his sleep to the last possible minute, but not today. He </w:t>
      </w:r>
      <w:ins w:id="2928" w:author="Editor" w:date="2026-09-25T09:00:00Z">
        <w:r>
          <w:t xml:space="preserve">had </w:t>
        </w:r>
      </w:ins>
      <w:r>
        <w:t xml:space="preserve">wanted to bail out of Zurich </w:t>
      </w:r>
      <w:del w:id="2929" w:author="Editor" w:date="2026-09-25T09:00:00Z">
        <w:r>
          <w:delText xml:space="preserve">last</w:delText>
        </w:r>
      </w:del>
      <w:ins w:id="2930" w:author="Editor" w:date="2026-09-25T09:00:00Z">
        <w:r>
          <w:t xml:space="preserve">the</w:t>
        </w:r>
      </w:ins>
      <w:r>
        <w:t xml:space="preserve"> night </w:t>
      </w:r>
      <w:del w:id="2931" w:author="Editor" w:date="2026-09-25T09:00:00Z">
        <w:r>
          <w:delText xml:space="preserve">itself however</w:delText>
        </w:r>
      </w:del>
      <w:ins w:id="2932" w:author="Editor" w:date="2026-09-25T09:00:00Z">
        <w:r>
          <w:t xml:space="preserve">before but</w:t>
        </w:r>
      </w:ins>
      <w:r>
        <w:t xml:space="preserve"> decided otherwise, as he wanted Sanchez to recuperate from the last four days’ ordeal before they embarked on their next mission. While she slept like a log, he struggled to get any rest. His mind was too clouded with doubts and apprehensions. He tried hard, but as it always happens, the things you run away from haunt you </w:t>
      </w:r>
      <w:del w:id="2933" w:author="Editor" w:date="2026-09-25T09:00:00Z">
        <w:r>
          <w:delText xml:space="preserve">back </w:delText>
        </w:r>
      </w:del>
      <w:r>
        <w:t xml:space="preserve">more fiercely. The previous </w:t>
      </w:r>
      <w:del w:id="2934" w:author="Editor" w:date="2026-09-25T09:00:00Z">
        <w:r>
          <w:delText xml:space="preserve">night’s impression</w:delText>
        </w:r>
      </w:del>
      <w:ins w:id="2935" w:author="Editor" w:date="2026-09-25T09:00:00Z">
        <w:r>
          <w:t xml:space="preserve">morning’s events</w:t>
        </w:r>
      </w:ins>
      <w:r>
        <w:t xml:space="preserve"> kept revisiting him until the wee hours. He was mentally exhausted</w:t>
      </w:r>
      <w:del w:id="2936" w:author="Editor" w:date="2026-09-25T09:00:00Z">
        <w:r>
          <w:delText xml:space="preserve"> and finally</w:delText>
        </w:r>
      </w:del>
      <w:ins w:id="2937" w:author="Editor" w:date="2026-09-25T09:00:00Z">
        <w:r>
          <w:t xml:space="preserve">, and</w:t>
        </w:r>
      </w:ins>
      <w:r>
        <w:t xml:space="preserve"> when he</w:t>
      </w:r>
      <w:ins w:id="2938" w:author="Editor" w:date="2026-09-25T09:00:00Z">
        <w:r>
          <w:t xml:space="preserve"> finally</w:t>
        </w:r>
      </w:ins>
      <w:r>
        <w:t xml:space="preserve"> managed to sleep</w:t>
      </w:r>
      <w:ins w:id="2939" w:author="Editor" w:date="2026-09-25T09:00:00Z">
        <w:r>
          <w:t xml:space="preserve">,</w:t>
        </w:r>
      </w:ins>
      <w:r>
        <w:t xml:space="preserve"> he was unceremoniously stirred by the </w:t>
      </w:r>
      <w:del w:id="2940" w:author="Editor" w:date="2026-09-25T09:00:00Z">
        <w:r>
          <w:delText xml:space="preserve">dreading</w:delText>
        </w:r>
      </w:del>
      <w:ins w:id="2941" w:author="Editor" w:date="2026-09-25T09:00:00Z">
        <w:r>
          <w:t xml:space="preserve">dreaded</w:t>
        </w:r>
      </w:ins>
      <w:r>
        <w:t xml:space="preserve"> alarm</w:t>
      </w:r>
      <w:del w:id="2942" w:author="Editor" w:date="2026-09-25T09:00:00Z">
        <w:r>
          <w:delText xml:space="preserve"> sound</w:delText>
        </w:r>
      </w:del>
      <w:r>
        <w:t xml:space="preserve">.</w:t>
      </w:r>
      <w:commentRangeEnd w:id="59"/>
      <w:r>
        <w:commentReference w:id="59"/>
      </w:r>
    </w:p>
    <w:p w14:paraId="7D5619AA" w14:textId="77777777" w:rsidR="004C60F8" w:rsidRPr="004C60F8" w:rsidRDefault="004C60F8" w:rsidP="004C60F8">
      <w:r>
        <w:t xml:space="preserve">After an initial </w:t>
      </w:r>
      <w:del w:id="2943" w:author="Editor" w:date="2026-09-25T09:00:00Z">
        <w:r>
          <w:delText xml:space="preserve">scuffle, he dreadfully</w:delText>
        </w:r>
      </w:del>
      <w:ins w:id="2944" w:author="Editor" w:date="2026-09-25T09:00:00Z">
        <w:r>
          <w:t xml:space="preserve">struggle, he</w:t>
        </w:r>
      </w:ins>
      <w:r>
        <w:t xml:space="preserve"> dragged himself out of</w:t>
      </w:r>
      <w:del w:id="2945" w:author="Editor" w:date="2026-09-25T09:00:00Z">
        <w:r>
          <w:delText xml:space="preserve"> the</w:delText>
        </w:r>
      </w:del>
      <w:r>
        <w:t xml:space="preserve"> bed. He decided to use the bathroom first, giving Sanchez a little extra time to rest. In twenty minutes, he was all done. Wrapped in a towel</w:t>
      </w:r>
      <w:ins w:id="2946" w:author="Editor" w:date="2026-09-25T09:00:00Z">
        <w:r>
          <w:t xml:space="preserve">,</w:t>
        </w:r>
      </w:ins>
      <w:r>
        <w:t xml:space="preserve"> he sauntered towards the only bedroom the apartment had. Sanchez was still sleeping. The wall clock showed 4:00 AM, and it was time for Sanchez to wake up. He gave her shoulders a gentle nudge and whispered, “Wake up</w:t>
      </w:r>
      <w:ins w:id="2947" w:author="Editor" w:date="2026-09-25T09:00:00Z">
        <w:r>
          <w:t xml:space="preserve">,</w:t>
        </w:r>
      </w:ins>
      <w:r>
        <w:t xml:space="preserve"> San! We need to catch the </w:t>
      </w:r>
      <w:del w:id="2948" w:author="Editor" w:date="2026-09-25T09:00:00Z">
        <w:r>
          <w:delText xml:space="preserve">9</w:delText>
        </w:r>
      </w:del>
      <w:ins w:id="2949" w:author="Editor" w:date="2026-09-25T09:00:00Z">
        <w:r>
          <w:t xml:space="preserve">7</w:t>
        </w:r>
      </w:ins>
      <w:r>
        <w:t xml:space="preserve">:00 AM flight.”</w:t>
      </w:r>
    </w:p>
    <w:p w14:paraId="6B239361" w14:textId="77777777" w:rsidR="004C60F8" w:rsidRPr="004C60F8" w:rsidRDefault="004C60F8" w:rsidP="004C60F8">
      <w:r>
        <w:t xml:space="preserve">Sanchez looked at him with blurry eyes, agape and lost.  She quickly regained her </w:t>
      </w:r>
      <w:del w:id="2950" w:author="Editor" w:date="2026-09-25T09:00:00Z">
        <w:r>
          <w:delText xml:space="preserve">lost stature</w:delText>
        </w:r>
      </w:del>
      <w:ins w:id="2951" w:author="Editor" w:date="2026-09-25T09:00:00Z">
        <w:r>
          <w:t xml:space="preserve">composure</w:t>
        </w:r>
      </w:ins>
      <w:r>
        <w:t xml:space="preserve">, stretched her arms, and pushed her back against the wall</w:t>
      </w:r>
      <w:ins w:id="2952" w:author="Editor" w:date="2026-09-25T09:00:00Z">
        <w:r>
          <w:t xml:space="preserve">,</w:t>
        </w:r>
      </w:ins>
      <w:r>
        <w:t xml:space="preserve"> adjusting a pillow behind her</w:t>
      </w:r>
      <w:ins w:id="2953" w:author="Editor" w:date="2026-09-25T09:00:00Z">
        <w:r>
          <w:t xml:space="preserve">,</w:t>
        </w:r>
      </w:ins>
      <w:r>
        <w:t xml:space="preserve"> and said with a gravelly </w:t>
      </w:r>
      <w:del w:id="2954" w:author="Editor" w:date="2026-09-25T09:00:00Z">
        <w:r>
          <w:delText xml:space="preserve">tone</w:delText>
        </w:r>
      </w:del>
      <w:ins w:id="2955" w:author="Editor" w:date="2026-09-25T09:00:00Z">
        <w:r>
          <w:t xml:space="preserve">voice,</w:t>
        </w:r>
      </w:ins>
      <w:r>
        <w:t xml:space="preserve"> </w:t>
      </w:r>
      <w:del w:id="2956" w:author="Editor (Typography)" w:date="2026-09-25T09:00:00Z">
        <w:r>
          <w:delText xml:space="preserve">"</w:delText>
        </w:r>
      </w:del>
      <w:ins w:id="2957" w:author="Editor (Typography)" w:date="2026-09-25T09:00:00Z">
        <w:r>
          <w:t xml:space="preserve">“</w:t>
        </w:r>
      </w:ins>
      <w:r>
        <w:t xml:space="preserve">Good morning.</w:t>
      </w:r>
      <w:del w:id="2958" w:author="Editor (Typography)" w:date="2026-09-25T09:00:00Z">
        <w:r>
          <w:delText xml:space="preserve">"</w:delText>
        </w:r>
      </w:del>
      <w:ins w:id="2959" w:author="Editor (Typography)" w:date="2026-09-25T09:00:00Z">
        <w:r>
          <w:t xml:space="preserve">”</w:t>
        </w:r>
      </w:ins>
    </w:p>
    <w:p w14:paraId="4ED9DD8F" w14:textId="77777777" w:rsidR="004C60F8" w:rsidRPr="004C60F8" w:rsidRDefault="004C60F8" w:rsidP="004C60F8">
      <w:r>
        <w:t>“Good morning. Sorry for being hard on you. We need to hurry. I want to be on the road in thirty minutes. Why don’t you get dressed? In the meantime, I will fix breakfast.”</w:t>
      </w:r>
    </w:p>
    <w:p w14:paraId="17159164" w14:textId="77777777" w:rsidR="004C60F8" w:rsidRPr="004C60F8" w:rsidRDefault="004C60F8" w:rsidP="004C60F8">
      <w:r>
        <w:t xml:space="preserve">Sanchez responded to his request with some reluctance and </w:t>
      </w:r>
      <w:del w:id="2960" w:author="Editor" w:date="2026-09-25T09:00:00Z">
        <w:r>
          <w:delText xml:space="preserve">had to traipse in her attempt</w:delText>
        </w:r>
      </w:del>
      <w:ins w:id="2961" w:author="Editor" w:date="2026-09-25T09:00:00Z">
        <w:r>
          <w:t xml:space="preserve">traipsed off</w:t>
        </w:r>
      </w:ins>
      <w:r>
        <w:t xml:space="preserve"> to find the bathroom. Meanwhile, Stephen got to his business hurriedly. It wasn’t long before Sanchez was back, all ready to conquer the world. She was dressed in petite dark blue jeans </w:t>
      </w:r>
      <w:del w:id="2962" w:author="Editor" w:date="2026-09-25T09:00:00Z">
        <w:r>
          <w:delText xml:space="preserve">with</w:delText>
        </w:r>
      </w:del>
      <w:ins w:id="2963" w:author="Editor" w:date="2026-09-25T09:00:00Z">
        <w:r>
          <w:t xml:space="preserve">and</w:t>
        </w:r>
      </w:ins>
      <w:r>
        <w:t xml:space="preserve"> a pullover </w:t>
      </w:r>
      <w:ins w:id="2964" w:author="Editor" w:date="2026-09-25T09:00:00Z">
        <w:r>
          <w:t xml:space="preserve">with a </w:t>
        </w:r>
      </w:ins>
      <w:r>
        <w:t xml:space="preserve">hood,</w:t>
      </w:r>
      <w:ins w:id="2965" w:author="Editor" w:date="2026-09-25T09:00:00Z">
        <w:r>
          <w:t xml:space="preserve"> and</w:t>
        </w:r>
      </w:ins>
      <w:r>
        <w:t xml:space="preserve"> her waist-long natural brown hair was left without any confinement, giving her</w:t>
      </w:r>
      <w:del w:id="2966" w:author="Editor" w:date="2026-09-25T09:00:00Z">
        <w:r>
          <w:delText xml:space="preserve"> demeanor</w:delText>
        </w:r>
      </w:del>
      <w:r>
        <w:t xml:space="preserve"> an alluring appearance. She was giving herself a good look in the mirror when Stephen announced that </w:t>
      </w:r>
      <w:del w:id="2967" w:author="Editor" w:date="2026-09-25T09:00:00Z">
        <w:r>
          <w:delText xml:space="preserve">the </w:delText>
        </w:r>
      </w:del>
      <w:r>
        <w:t xml:space="preserve">breakfast was ready. There was coffee, scrambled eggs</w:t>
      </w:r>
      <w:del w:id="2968" w:author="Editor" w:date="2026-09-25T09:00:00Z">
        <w:r>
          <w:delText xml:space="preserve">, and few toasts spread</w:delText>
        </w:r>
      </w:del>
      <w:ins w:id="2969" w:author="Editor" w:date="2026-09-25T09:00:00Z">
        <w:r>
          <w:t xml:space="preserve"> and some toast</w:t>
        </w:r>
      </w:ins>
      <w:r>
        <w:t xml:space="preserve">. They sat </w:t>
      </w:r>
      <w:del w:id="2970" w:author="Editor" w:date="2026-09-25T09:00:00Z">
        <w:r>
          <w:delText xml:space="preserve">by</w:delText>
        </w:r>
      </w:del>
      <w:ins w:id="2971" w:author="Editor" w:date="2026-09-25T09:00:00Z">
        <w:r>
          <w:t xml:space="preserve">at</w:t>
        </w:r>
      </w:ins>
      <w:r>
        <w:t xml:space="preserve"> the kitchen table and </w:t>
      </w:r>
      <w:del w:id="2972" w:author="Editor" w:date="2026-09-25T09:00:00Z">
        <w:r>
          <w:delText xml:space="preserve">hurled on to devour</w:delText>
        </w:r>
      </w:del>
      <w:ins w:id="2973" w:author="Editor" w:date="2026-09-25T09:00:00Z">
        <w:r>
          <w:t xml:space="preserve">devoured it all</w:t>
        </w:r>
      </w:ins>
      <w:r>
        <w:t xml:space="preserve">.</w:t>
      </w:r>
    </w:p>
    <w:p w14:paraId="31776605" w14:textId="77777777" w:rsidR="004C60F8" w:rsidRPr="004C60F8" w:rsidRDefault="004C60F8" w:rsidP="004C60F8">
      <w:commentRangeStart w:id="60"/>
      <w:r>
        <w:t xml:space="preserve">By 5:00 AM they were ready to hit the road. They had two carry-ons with them. Stephen wanted to keep the luggage light to acquire more agility. They put their bags in the car, locked the apartment door and headed </w:t>
      </w:r>
      <w:del w:id="2974" w:author="Editor" w:date="2026-09-25T09:00:00Z">
        <w:r>
          <w:delText xml:space="preserve">south</w:delText>
        </w:r>
      </w:del>
      <w:ins w:id="2975" w:author="Editor" w:date="2026-09-25T09:00:00Z">
        <w:r>
          <w:t xml:space="preserve">north</w:t>
        </w:r>
      </w:ins>
      <w:r>
        <w:t xml:space="preserve"> to St. Gallen-Altenrhein Airport.</w:t>
      </w:r>
      <w:commentRangeEnd w:id="60"/>
      <w:r>
        <w:commentReference w:id="60"/>
      </w:r>
    </w:p>
    <w:p w14:paraId="4C91AC9A" w14:textId="77777777" w:rsidR="004C60F8" w:rsidRPr="004C60F8" w:rsidRDefault="004C60F8" w:rsidP="004C60F8">
      <w:r>
        <w:t xml:space="preserve">Stephen knew Zurich was the most popular airport in the region and could draw undue attention from his pursuers, </w:t>
      </w:r>
      <w:del w:id="2976" w:author="Editor" w:date="2026-09-25T09:00:00Z">
        <w:r>
          <w:delText xml:space="preserve">hence</w:delText>
        </w:r>
      </w:del>
      <w:ins w:id="2977" w:author="Editor" w:date="2026-09-25T09:00:00Z">
        <w:r>
          <w:t xml:space="preserve">so he</w:t>
        </w:r>
      </w:ins>
      <w:r>
        <w:t xml:space="preserve"> chose to go to St. Gallen Airport instead. It would take them about an hour </w:t>
      </w:r>
      <w:del w:id="2978" w:author="Editor" w:date="2026-09-25T09:00:00Z">
        <w:r>
          <w:delText xml:space="preserve">and a half </w:delText>
        </w:r>
      </w:del>
      <w:r>
        <w:t xml:space="preserve">to the airport, and he was well within time to catch the </w:t>
      </w:r>
      <w:del w:id="2979" w:author="Editor" w:date="2026-09-25T09:00:00Z">
        <w:r>
          <w:delText xml:space="preserve">9</w:delText>
        </w:r>
      </w:del>
      <w:ins w:id="2980" w:author="Editor" w:date="2026-09-25T09:00:00Z">
        <w:r>
          <w:t xml:space="preserve">7</w:t>
        </w:r>
      </w:ins>
      <w:r>
        <w:t xml:space="preserve">:00 AM flight to Lisbon.</w:t>
      </w:r>
    </w:p>
    <w:p w14:paraId="0B97612C" w14:textId="77777777" w:rsidR="004C60F8" w:rsidRPr="004C60F8" w:rsidRDefault="004C60F8" w:rsidP="004C60F8">
      <w:r>
        <w:t>Despite the early morning ordeal, Sanchez looked well rested. The drive to the airport was uneventful.  Soon they were in the boarding area ready to leave Zurich.</w:t>
      </w:r>
    </w:p>
    <w:p w14:paraId="2FB7DB57" w14:textId="0584487E" w:rsidR="00195123" w:rsidRPr="00BD631B" w:rsidRDefault="004C60F8" w:rsidP="00EC3FD0">
      <w:commentRangeStart w:id="62"/>
      <w:commentRangeStart w:id="61"/>
      <w:r>
        <w:t xml:space="preserve">The flight departed on time and it was sparsely filled. There was nothing alarming so far and slowly they were convinced of their success in dodging the miscreants from the </w:t>
      </w:r>
      <w:del w:id="2981" w:author="Editor" w:date="2026-09-25T09:00:00Z">
        <w:r>
          <w:delText xml:space="preserve">last night</w:delText>
        </w:r>
      </w:del>
      <w:ins w:id="2982" w:author="Editor" w:date="2026-09-25T09:00:00Z">
        <w:r>
          <w:t xml:space="preserve">previous morning</w:t>
        </w:r>
      </w:ins>
      <w:r>
        <w:t xml:space="preserve">. It was a long flight, enough time for them to rest and rethink their </w:t>
      </w:r>
      <w:del w:id="2983" w:author="Editor" w:date="2026-09-25T09:00:00Z">
        <w:r>
          <w:delText xml:space="preserve">go forward </w:delText>
        </w:r>
      </w:del>
      <w:r>
        <w:t xml:space="preserve">plan.</w:t>
      </w:r>
      <w:bookmarkEnd w:id="22"/>
      <w:bookmarkEnd w:id="23"/>
      <w:r>
        <w:br w:type="page"/>
      </w:r>
      <w:commentRangeEnd w:id="61"/>
      <w:r>
        <w:commentReference w:id="61"/>
      </w:r>
      <w:commentRangeEnd w:id="62"/>
      <w:r>
        <w:commentReference w:id="62"/>
      </w:r>
    </w:p>
    <w:bookmarkEnd w:id="24"/>
    <w:bookmarkEnd w:id="25"/>
    <w:p w14:paraId="3B666B67" w14:textId="77777777" w:rsidR="00195123" w:rsidRPr="00BD631B" w:rsidRDefault="00195123" w:rsidP="00BD631B"/>
    <w:p w14:paraId="63331D3E" w14:textId="77777777" w:rsidR="00CC171F" w:rsidRPr="00BD631B" w:rsidRDefault="00CC171F" w:rsidP="00BD631B">
      <w:r>
        <w:t xml:space="preserve"> </w:t>
      </w:r>
    </w:p>
    <w:p w14:paraId="3AF5B0A9" w14:textId="77777777" w:rsidR="00130E5F" w:rsidRPr="00BD631B" w:rsidRDefault="00130E5F" w:rsidP="00BD631B"/>
    <w:p w14:paraId="7E8714C3" w14:textId="77777777" w:rsidR="00130E5F" w:rsidRPr="00BD631B" w:rsidRDefault="00130E5F" w:rsidP="00BD631B"/>
    <w:p w14:paraId="1F348716" w14:textId="77777777" w:rsidR="00130E5F" w:rsidRPr="00BD631B" w:rsidRDefault="00130E5F" w:rsidP="00BD631B"/>
    <w:p w14:paraId="3D2F0F6A" w14:textId="77777777" w:rsidR="00130E5F" w:rsidRPr="00BD631B" w:rsidRDefault="00130E5F" w:rsidP="00BD631B"/>
    <w:p w14:paraId="516F26BB" w14:textId="77777777" w:rsidR="00130E5F" w:rsidRPr="00BD631B" w:rsidRDefault="00130E5F" w:rsidP="00BD631B"/>
    <w:p w14:paraId="302DA9E1" w14:textId="77777777" w:rsidR="00130E5F" w:rsidRPr="00BD631B" w:rsidRDefault="00130E5F" w:rsidP="00BD631B"/>
    <w:p w14:paraId="62DADD53" w14:textId="77777777" w:rsidR="00130E5F" w:rsidRPr="00BD631B" w:rsidRDefault="00130E5F" w:rsidP="00BD631B"/>
    <w:p w14:paraId="0169A906" w14:textId="77777777" w:rsidR="00130E5F" w:rsidRPr="00BD631B" w:rsidRDefault="00130E5F" w:rsidP="00BD631B"/>
    <w:p w14:paraId="4D8605EC" w14:textId="77777777" w:rsidR="00130E5F" w:rsidRPr="00BD631B" w:rsidRDefault="00130E5F" w:rsidP="00BD631B"/>
    <w:p w14:paraId="299E1829" w14:textId="77777777" w:rsidR="00130E5F" w:rsidRPr="00BD631B" w:rsidRDefault="00130E5F" w:rsidP="00BD631B"/>
    <w:p w14:paraId="3111B1A4" w14:textId="77777777" w:rsidR="00130E5F" w:rsidRPr="00BD631B" w:rsidRDefault="00130E5F" w:rsidP="00BD631B"/>
    <w:p w14:paraId="0ED8A4C4" w14:textId="77777777" w:rsidR="00806D98" w:rsidRPr="008908D1" w:rsidRDefault="00130E5F" w:rsidP="00F56514">
      <w:pPr>
        <w:outlineLvl w:val="0"/>
        <w:rPr>
          <w:b/>
        </w:rPr>
      </w:pPr>
      <w:r>
        <w:rPr>
          <w:b/>
        </w:rPr>
        <w:t>Part II</w:t>
      </w:r>
    </w:p>
    <w:p w14:paraId="2835B1EB" w14:textId="77777777" w:rsidR="00130E5F" w:rsidRPr="00BD631B" w:rsidRDefault="00130E5F" w:rsidP="00BD631B">
      <w:r>
        <w:br w:type="page"/>
      </w:r>
    </w:p>
    <w:p w14:paraId="5E653821" w14:textId="4DB7AF43" w:rsidR="00486BA2" w:rsidRDefault="00910FB7" w:rsidP="00F56514">
      <w:pPr>
        <w:spacing w:line="259" w:lineRule="auto"/>
        <w:jc w:val="left"/>
        <w:outlineLvl w:val="0"/>
        <w:rPr>
          <w:b/>
        </w:rPr>
      </w:pPr>
      <w:r>
        <w:rPr>
          <w:b/>
        </w:rPr>
        <w:lastRenderedPageBreak/>
        <w:t>Chapter 11</w:t>
      </w:r>
    </w:p>
    <w:p w14:paraId="686FF222" w14:textId="77777777" w:rsidR="006F4A6C" w:rsidRDefault="006F4A6C">
      <w:pPr>
        <w:spacing w:line="259" w:lineRule="auto"/>
        <w:jc w:val="left"/>
        <w:rPr>
          <w:b/>
        </w:rPr>
      </w:pPr>
    </w:p>
    <w:p w14:paraId="36E0B34E" w14:textId="69335704" w:rsidR="00486BA2" w:rsidRPr="006F4A6C" w:rsidRDefault="00B12894" w:rsidP="006F4A6C">
      <w:pPr>
        <w:rPr>
          <w:b/>
          <w:i/>
        </w:rPr>
      </w:pPr>
      <w:r>
        <w:rPr>
          <w:b/>
          <w:i/>
        </w:rPr>
        <w:t>15</w:t>
      </w:r>
      <w:r>
        <w:rPr>
          <w:b/>
          <w:i/>
          <w:vertAlign w:val="superscript"/>
        </w:rPr>
        <w:t>th</w:t>
      </w:r>
      <w:r>
        <w:rPr>
          <w:b/>
          <w:i/>
        </w:rPr>
        <w:t xml:space="preserve"> March 2012, Ayr, Scotland</w:t>
      </w:r>
    </w:p>
    <w:p w14:paraId="0FDE33B4" w14:textId="77777777" w:rsidR="00BC3704" w:rsidRPr="00BC3704" w:rsidRDefault="00BC3704" w:rsidP="00BC3704">
      <w:commentRangeStart w:id="63"/>
      <w:bookmarkStart w:id="26" w:name="OLE_LINK34"/>
      <w:bookmarkStart w:id="27" w:name="OLE_LINK35"/>
      <w:r>
        <w:t xml:space="preserve">Tracing John Patterson in a large city like Ayr was like trying to find a needle in a haystack. Sanchez </w:t>
      </w:r>
      <w:del w:id="2984" w:author="Editor" w:date="2026-09-25T09:00:00Z">
        <w:r>
          <w:delText xml:space="preserve">was</w:delText>
        </w:r>
      </w:del>
      <w:ins w:id="2985" w:author="Editor" w:date="2026-09-25T09:00:00Z">
        <w:r>
          <w:t xml:space="preserve">had been</w:t>
        </w:r>
      </w:ins>
      <w:r>
        <w:t xml:space="preserve"> in the city for over four months now, still clueless</w:t>
      </w:r>
      <w:ins w:id="2986" w:author="Editor" w:date="2026-09-25T09:00:00Z">
        <w:r>
          <w:t xml:space="preserve"> about</w:t>
        </w:r>
      </w:ins>
      <w:r>
        <w:t xml:space="preserve"> where to start or whom to approach. Besides the name and a vague assumption that he was in Ayr, she had nothing concrete</w:t>
      </w:r>
      <w:del w:id="2987" w:author="Editor" w:date="2026-09-25T09:00:00Z">
        <w:r>
          <w:delText xml:space="preserve"> to substantiate</w:delText>
        </w:r>
      </w:del>
      <w:r>
        <w:t xml:space="preserve">.</w:t>
      </w:r>
      <w:commentRangeEnd w:id="63"/>
      <w:r>
        <w:commentReference w:id="63"/>
      </w:r>
    </w:p>
    <w:p w14:paraId="5A723045" w14:textId="77777777" w:rsidR="00BC3704" w:rsidRPr="00BC3704" w:rsidRDefault="00BC3704" w:rsidP="00BC3704">
      <w:commentRangeStart w:id="64"/>
      <w:r>
        <w:t xml:space="preserve">Four months back, her life </w:t>
      </w:r>
      <w:ins w:id="2988" w:author="Editor" w:date="2026-09-25T09:00:00Z">
        <w:r>
          <w:t xml:space="preserve">had been </w:t>
        </w:r>
      </w:ins>
      <w:r>
        <w:t xml:space="preserve">confined </w:t>
      </w:r>
      <w:del w:id="2989" w:author="Editor" w:date="2026-09-25T09:00:00Z">
        <w:r>
          <w:delText xml:space="preserve">in</w:delText>
        </w:r>
      </w:del>
      <w:ins w:id="2990" w:author="Editor" w:date="2026-09-25T09:00:00Z">
        <w:r>
          <w:t xml:space="preserve">to</w:t>
        </w:r>
      </w:ins>
      <w:r>
        <w:t xml:space="preserve"> a small town where she knew everything that surrounded her. The known faces, the </w:t>
      </w:r>
      <w:del w:id="2991" w:author="Editor" w:date="2026-09-25T09:00:00Z">
        <w:r>
          <w:delText xml:space="preserve">rumpus town, the </w:delText>
        </w:r>
      </w:del>
      <w:r>
        <w:t xml:space="preserve">choir group</w:t>
      </w:r>
      <w:del w:id="2992" w:author="Editor" w:date="2026-09-25T09:00:00Z">
        <w:r>
          <w:delText xml:space="preserve">. She</w:delText>
        </w:r>
      </w:del>
      <w:ins w:id="2993" w:author="Editor" w:date="2026-09-25T09:00:00Z">
        <w:r>
          <w:t xml:space="preserve">, she</w:t>
        </w:r>
      </w:ins>
      <w:r>
        <w:t xml:space="preserve"> was familiar with all of them. But now she was in a city, much bigger than her past abode, exposed and vulnerable. Besides Aunt </w:t>
      </w:r>
      <w:del w:id="2994" w:author="Editor (Names)" w:date="2026-09-25T09:00:00Z">
        <w:r>
          <w:delText xml:space="preserve">Naiena</w:delText>
        </w:r>
      </w:del>
      <w:ins w:id="2995" w:author="Editor (Names)" w:date="2026-09-25T09:00:00Z">
        <w:r>
          <w:t xml:space="preserve">Nina</w:t>
        </w:r>
      </w:ins>
      <w:r>
        <w:t xml:space="preserve"> she knew no one in Ayr. The </w:t>
      </w:r>
      <w:del w:id="2996" w:author="Editor" w:date="2026-09-25T09:00:00Z">
        <w:r>
          <w:delText xml:space="preserve">school</w:delText>
        </w:r>
      </w:del>
      <w:ins w:id="2997" w:author="Editor" w:date="2026-09-25T09:00:00Z">
        <w:r>
          <w:t xml:space="preserve">college</w:t>
        </w:r>
      </w:ins>
      <w:r>
        <w:t xml:space="preserve">, the city, and her home</w:t>
      </w:r>
      <w:ins w:id="2998" w:author="Editor" w:date="2026-09-25T09:00:00Z">
        <w:r>
          <w:t xml:space="preserve">,</w:t>
        </w:r>
      </w:ins>
      <w:r>
        <w:t xml:space="preserve"> everything appeared new, everything was poignantly altered. She came to Ayr with boatloads of hope, but with the passing time, the reality showed its ugly side, morphing her into a disgruntled person. She tried every possible way to </w:t>
      </w:r>
      <w:del w:id="2999" w:author="Editor" w:date="2026-09-25T09:00:00Z">
        <w:r>
          <w:delText xml:space="preserve">do away from</w:delText>
        </w:r>
      </w:del>
      <w:ins w:id="3000" w:author="Editor" w:date="2026-09-25T09:00:00Z">
        <w:r>
          <w:t xml:space="preserve">escape</w:t>
        </w:r>
      </w:ins>
      <w:r>
        <w:t xml:space="preserve"> the misery, but every attempt </w:t>
      </w:r>
      <w:del w:id="3001" w:author="Editor" w:date="2026-09-25T09:00:00Z">
        <w:r>
          <w:delText xml:space="preserve">she put ended</w:delText>
        </w:r>
      </w:del>
      <w:ins w:id="3002" w:author="Editor" w:date="2026-09-25T09:00:00Z">
        <w:r>
          <w:t xml:space="preserve">ended up</w:t>
        </w:r>
      </w:ins>
      <w:r>
        <w:t xml:space="preserve"> defeating her.</w:t>
      </w:r>
      <w:commentRangeEnd w:id="64"/>
      <w:r>
        <w:commentReference w:id="64"/>
      </w:r>
    </w:p>
    <w:p w14:paraId="69B2A387" w14:textId="77777777" w:rsidR="00BC3704" w:rsidRPr="00BC3704" w:rsidRDefault="00BC3704" w:rsidP="00BC3704">
      <w:r>
        <w:t xml:space="preserve">The only person</w:t>
      </w:r>
      <w:del w:id="3003" w:author="Editor" w:date="2026-09-25T09:00:00Z">
        <w:r>
          <w:delText xml:space="preserve">,</w:delText>
        </w:r>
      </w:del>
      <w:r>
        <w:t xml:space="preserve"> who could bring that occasional frail smile </w:t>
      </w:r>
      <w:del w:id="3004" w:author="Editor" w:date="2026-09-25T09:00:00Z">
        <w:r>
          <w:delText xml:space="preserve">on</w:delText>
        </w:r>
      </w:del>
      <w:ins w:id="3005" w:author="Editor" w:date="2026-09-25T09:00:00Z">
        <w:r>
          <w:t xml:space="preserve">to</w:t>
        </w:r>
      </w:ins>
      <w:r>
        <w:t xml:space="preserve"> her face, despite the hullabaloo in her life, was Aunt </w:t>
      </w:r>
      <w:del w:id="3006" w:author="Editor (Names)" w:date="2026-09-25T09:00:00Z">
        <w:r>
          <w:delText xml:space="preserve">Naiena</w:delText>
        </w:r>
      </w:del>
      <w:ins w:id="3007" w:author="Editor (Names)" w:date="2026-09-25T09:00:00Z">
        <w:r>
          <w:t xml:space="preserve">Nina</w:t>
        </w:r>
      </w:ins>
      <w:r>
        <w:t xml:space="preserve">. She gave her the much-needed space and never questioned her disconcerted </w:t>
      </w:r>
      <w:del w:id="3008" w:author="Editor (Spelling)" w:date="2026-09-25T09:00:00Z">
        <w:r>
          <w:delText xml:space="preserve">behavior</w:delText>
        </w:r>
      </w:del>
      <w:ins w:id="3009" w:author="Editor (Spelling)" w:date="2026-09-25T09:00:00Z">
        <w:r>
          <w:t xml:space="preserve">behaviour</w:t>
        </w:r>
      </w:ins>
      <w:r>
        <w:t xml:space="preserve">. It was not that Sanchez didn’t try to </w:t>
      </w:r>
      <w:del w:id="3010" w:author="Editor" w:date="2026-09-25T09:00:00Z">
        <w:r>
          <w:delText xml:space="preserve">curtail</w:delText>
        </w:r>
      </w:del>
      <w:ins w:id="3011" w:author="Editor" w:date="2026-09-25T09:00:00Z">
        <w:r>
          <w:t xml:space="preserve">contain</w:t>
        </w:r>
      </w:ins>
      <w:r>
        <w:t xml:space="preserve"> her emotions, but the past was too harsh, and her melancholy state often surged without any </w:t>
      </w:r>
      <w:del w:id="3012" w:author="Editor" w:date="2026-09-25T09:00:00Z">
        <w:r>
          <w:delText xml:space="preserve">forewarnings</w:delText>
        </w:r>
      </w:del>
      <w:ins w:id="3013" w:author="Editor" w:date="2026-09-25T09:00:00Z">
        <w:r>
          <w:t xml:space="preserve">forewarning</w:t>
        </w:r>
      </w:ins>
      <w:r>
        <w:t xml:space="preserve">.</w:t>
      </w:r>
    </w:p>
    <w:p w14:paraId="0538516E" w14:textId="5B4A516A" w:rsidR="00BC3704" w:rsidRPr="00BC3704" w:rsidRDefault="00BC3704" w:rsidP="00BC3704">
      <w:r>
        <w:t xml:space="preserve">She didn’t want to trouble her </w:t>
      </w:r>
      <w:del w:id="3014" w:author="Editor" w:date="2026-09-25T09:00:00Z">
        <w:r>
          <w:delText xml:space="preserve">Aunt</w:delText>
        </w:r>
      </w:del>
      <w:ins w:id="3015" w:author="Editor" w:date="2026-09-25T09:00:00Z">
        <w:r>
          <w:t xml:space="preserve">aunt</w:t>
        </w:r>
      </w:ins>
      <w:r>
        <w:t xml:space="preserve"> anymore</w:t>
      </w:r>
      <w:ins w:id="3016" w:author="Editor" w:date="2026-09-25T09:00:00Z">
        <w:r>
          <w:t xml:space="preserve">,</w:t>
        </w:r>
      </w:ins>
      <w:r>
        <w:t xml:space="preserve"> and moving out to her own place was the only answer she could </w:t>
      </w:r>
      <w:del w:id="3017" w:author="Editor" w:date="2026-09-25T09:00:00Z">
        <w:r>
          <w:delText xml:space="preserve">reason with</w:delText>
        </w:r>
      </w:del>
      <w:ins w:id="3018" w:author="Editor" w:date="2026-09-25T09:00:00Z">
        <w:r>
          <w:t xml:space="preserve">think of</w:t>
        </w:r>
      </w:ins>
      <w:r>
        <w:t xml:space="preserve">. She managed to get some odd jobs after </w:t>
      </w:r>
      <w:del w:id="3019" w:author="Editor" w:date="2026-09-25T09:00:00Z">
        <w:r>
          <w:delText xml:space="preserve">school</w:delText>
        </w:r>
      </w:del>
      <w:ins w:id="3020" w:author="Editor" w:date="2026-09-25T09:00:00Z">
        <w:r>
          <w:t xml:space="preserve">college</w:t>
        </w:r>
      </w:ins>
      <w:r>
        <w:t xml:space="preserve"> hours and earned enough to rent a place. This was her escape from the guilt of showing a glum </w:t>
      </w:r>
      <w:del w:id="3021" w:author="Editor (Spelling)" w:date="2026-09-25T09:00:00Z">
        <w:r>
          <w:delText xml:space="preserve">demeanor</w:delText>
        </w:r>
      </w:del>
      <w:ins w:id="3022" w:author="Editor (Spelling)" w:date="2026-09-25T09:00:00Z">
        <w:r>
          <w:t xml:space="preserve">demeanour</w:t>
        </w:r>
      </w:ins>
      <w:r>
        <w:t xml:space="preserve"> to her aunt.</w:t>
      </w:r>
    </w:p>
    <w:p w14:paraId="5C98A534" w14:textId="77777777" w:rsidR="00BC3704" w:rsidRPr="00BC3704" w:rsidRDefault="00BC3704" w:rsidP="00BC3704">
      <w:r>
        <w:t xml:space="preserve">She had several unanswered questions</w:t>
      </w:r>
      <w:del w:id="3023" w:author="Editor" w:date="2026-09-25T09:00:00Z">
        <w:r>
          <w:delText xml:space="preserve">;</w:delText>
        </w:r>
      </w:del>
      <w:ins w:id="3024" w:author="Editor" w:date="2026-09-25T09:00:00Z">
        <w:r>
          <w:t xml:space="preserve">,</w:t>
        </w:r>
      </w:ins>
      <w:r>
        <w:t xml:space="preserve"> many unresolved mysteries, and a mind crowded with anxieties, all screaming loud, making a perfect cacophony, with no visible escape path.</w:t>
      </w:r>
    </w:p>
    <w:bookmarkEnd w:id="26"/>
    <w:bookmarkEnd w:id="27"/>
    <w:p w14:paraId="075F3644" w14:textId="288A9851" w:rsidR="00B04CA8" w:rsidRDefault="00B04CA8" w:rsidP="003B053B">
      <w:r>
        <w:br w:type="page"/>
      </w:r>
    </w:p>
    <w:p w14:paraId="35C7FCCD" w14:textId="3EA71093" w:rsidR="00B04CA8" w:rsidRPr="00B04CA8" w:rsidRDefault="002622E3" w:rsidP="00F56514">
      <w:pPr>
        <w:outlineLvl w:val="0"/>
        <w:rPr>
          <w:b/>
        </w:rPr>
      </w:pPr>
      <w:r>
        <w:rPr>
          <w:b/>
        </w:rPr>
        <w:lastRenderedPageBreak/>
        <w:t>Chapter 12</w:t>
      </w:r>
    </w:p>
    <w:p w14:paraId="59CD6B71" w14:textId="3200653E" w:rsidR="00B12894" w:rsidRPr="00B12894" w:rsidRDefault="006E2646" w:rsidP="00B12894">
      <w:pPr>
        <w:rPr>
          <w:b/>
          <w:i/>
        </w:rPr>
      </w:pPr>
      <w:r>
        <w:rPr>
          <w:b/>
          <w:i/>
        </w:rPr>
        <w:t xml:space="preserve">10:00 AM 16</w:t>
      </w:r>
      <w:r>
        <w:rPr>
          <w:b/>
          <w:i/>
          <w:vertAlign w:val="superscript"/>
        </w:rPr>
        <w:t>th</w:t>
      </w:r>
      <w:r>
        <w:rPr>
          <w:b/>
          <w:i/>
        </w:rPr>
        <w:t xml:space="preserve"> March 2012, Ayr, Scotland</w:t>
      </w:r>
    </w:p>
    <w:p w14:paraId="1C705A5B" w14:textId="77777777" w:rsidR="005F38DD" w:rsidRPr="005F38DD" w:rsidRDefault="005F38DD" w:rsidP="005F38DD">
      <w:bookmarkStart w:id="28" w:name="OLE_LINK36"/>
      <w:bookmarkStart w:id="29" w:name="OLE_LINK37"/>
      <w:r>
        <w:t xml:space="preserve">The apartment was a </w:t>
      </w:r>
      <w:del w:id="3025" w:author="Editor" w:date="2026-09-25T09:00:00Z">
        <w:r>
          <w:delText xml:space="preserve">small </w:delText>
        </w:r>
      </w:del>
      <w:r>
        <w:t xml:space="preserve">sixteen</w:t>
      </w:r>
      <w:del w:id="3026" w:author="Editor" w:date="2026-09-25T09:00:00Z">
        <w:r>
          <w:delText xml:space="preserve"> by </w:delText>
        </w:r>
      </w:del>
      <w:ins w:id="3027" w:author="Editor" w:date="2026-09-25T09:00:00Z">
        <w:r>
          <w:t xml:space="preserve">-by-</w:t>
        </w:r>
      </w:ins>
      <w:r>
        <w:t xml:space="preserve">twelve</w:t>
      </w:r>
      <w:del w:id="3028" w:author="Editor" w:date="2026-09-25T09:00:00Z">
        <w:r>
          <w:delText xml:space="preserve"> feet</w:delText>
        </w:r>
      </w:del>
      <w:ins w:id="3029" w:author="Editor" w:date="2026-09-25T09:00:00Z">
        <w:r>
          <w:t xml:space="preserve">-foot</w:t>
        </w:r>
      </w:ins>
      <w:r>
        <w:t xml:space="preserve"> studio with an attached bathroom and a small kitchen area. The room had just enough space to fit a small mattress. All her belongings were scattered around the cramped space, </w:t>
      </w:r>
      <w:del w:id="3030" w:author="Editor" w:date="2026-09-25T09:00:00Z">
        <w:r>
          <w:delText xml:space="preserve">disarrayed and </w:delText>
        </w:r>
      </w:del>
      <w:r>
        <w:t xml:space="preserve">unkempt, and no effort was spent to put the place in order. It was no more than a refuge for her, a temporary home until she could devise a well</w:t>
      </w:r>
      <w:del w:id="3031" w:author="Editor" w:date="2026-09-25T09:00:00Z">
        <w:r>
          <w:delText xml:space="preserve"> </w:delText>
        </w:r>
      </w:del>
      <w:ins w:id="3032" w:author="Editor" w:date="2026-09-25T09:00:00Z">
        <w:r>
          <w:t xml:space="preserve">-</w:t>
        </w:r>
      </w:ins>
      <w:r>
        <w:t xml:space="preserve">thought</w:t>
      </w:r>
      <w:del w:id="3033" w:author="Editor" w:date="2026-09-25T09:00:00Z">
        <w:r>
          <w:delText xml:space="preserve"> </w:delText>
        </w:r>
      </w:del>
      <w:ins w:id="3034" w:author="Editor" w:date="2026-09-25T09:00:00Z">
        <w:r>
          <w:t xml:space="preserve">-</w:t>
        </w:r>
      </w:ins>
      <w:r>
        <w:t xml:space="preserve">out plan to find John Patterson.</w:t>
      </w:r>
    </w:p>
    <w:p w14:paraId="1D470730" w14:textId="4620AE6A" w:rsidR="005F38DD" w:rsidRPr="005F38DD" w:rsidRDefault="005F38DD" w:rsidP="005F38DD">
      <w:commentRangeStart w:id="65"/>
      <w:r>
        <w:t xml:space="preserve">It was a beautiful Friday morning. The summer was around the corner, </w:t>
      </w:r>
      <w:del w:id="3035" w:author="Editor" w:date="2026-09-25T09:00:00Z">
        <w:r>
          <w:delText xml:space="preserve">well endorsed by</w:delText>
        </w:r>
      </w:del>
      <w:ins w:id="3036" w:author="Editor" w:date="2026-09-25T09:00:00Z">
        <w:r>
          <w:t xml:space="preserve">and</w:t>
        </w:r>
      </w:ins>
      <w:r>
        <w:t xml:space="preserve"> the warm weather</w:t>
      </w:r>
      <w:del w:id="3037" w:author="Editor" w:date="2026-09-25T09:00:00Z">
        <w:r>
          <w:delText xml:space="preserve"> that</w:delText>
        </w:r>
      </w:del>
      <w:r>
        <w:t xml:space="preserve"> consumed the surroundings. People were out on the streets enjoying the climate, taking a break from the dreadful winter they </w:t>
      </w:r>
      <w:ins w:id="3038" w:author="Editor" w:date="2026-09-25T09:00:00Z">
        <w:r>
          <w:t xml:space="preserve">had </w:t>
        </w:r>
      </w:ins>
      <w:r>
        <w:t xml:space="preserve">witnessed not too long ago. She had a day off from </w:t>
      </w:r>
      <w:del w:id="3039" w:author="Editor" w:date="2026-09-25T09:00:00Z">
        <w:r>
          <w:delText xml:space="preserve">school</w:delText>
        </w:r>
      </w:del>
      <w:ins w:id="3040" w:author="Editor" w:date="2026-09-25T09:00:00Z">
        <w:r>
          <w:t xml:space="preserve">college</w:t>
        </w:r>
      </w:ins>
      <w:r>
        <w:t xml:space="preserve">. With nothing to do, she pulled out a worn-out notebook from the closet and started flipping through the pages. It was the same diary</w:t>
      </w:r>
      <w:del w:id="3041" w:author="Editor" w:date="2026-09-25T09:00:00Z">
        <w:r>
          <w:delText xml:space="preserve">, which</w:delText>
        </w:r>
      </w:del>
      <w:ins w:id="3042" w:author="Editor" w:date="2026-09-25T09:00:00Z">
        <w:r>
          <w:t xml:space="preserve"> that</w:t>
        </w:r>
      </w:ins>
      <w:r>
        <w:t xml:space="preserve"> had John’s name scribbled </w:t>
      </w:r>
      <w:del w:id="3043" w:author="Editor" w:date="2026-09-25T09:00:00Z">
        <w:r>
          <w:delText xml:space="preserve">on</w:delText>
        </w:r>
      </w:del>
      <w:ins w:id="3044" w:author="Editor" w:date="2026-09-25T09:00:00Z">
        <w:r>
          <w:t xml:space="preserve">in</w:t>
        </w:r>
      </w:ins>
      <w:r>
        <w:t xml:space="preserve"> it, the writings that </w:t>
      </w:r>
      <w:del w:id="3045" w:author="Editor" w:date="2026-09-25T09:00:00Z">
        <w:r>
          <w:delText xml:space="preserve">gave</w:delText>
        </w:r>
      </w:del>
      <w:ins w:id="3046" w:author="Editor" w:date="2026-09-25T09:00:00Z">
        <w:r>
          <w:t xml:space="preserve">had given</w:t>
        </w:r>
      </w:ins>
      <w:r>
        <w:t xml:space="preserve"> her the idea to leave her hometown and come looking for him in Ayr. It was not that she had not gone through the journal before, but she kept revisiting it with </w:t>
      </w:r>
      <w:del w:id="3047" w:author="Editor" w:date="2026-09-25T09:00:00Z">
        <w:r>
          <w:delText xml:space="preserve">dwindled</w:delText>
        </w:r>
      </w:del>
      <w:ins w:id="3048" w:author="Editor" w:date="2026-09-25T09:00:00Z">
        <w:r>
          <w:t xml:space="preserve">dwindling</w:t>
        </w:r>
      </w:ins>
      <w:r>
        <w:t xml:space="preserve"> hope </w:t>
      </w:r>
      <w:del w:id="3049" w:author="Editor" w:date="2026-09-25T09:00:00Z">
        <w:r>
          <w:delText xml:space="preserve">to find</w:delText>
        </w:r>
      </w:del>
      <w:ins w:id="3050" w:author="Editor" w:date="2026-09-25T09:00:00Z">
        <w:r>
          <w:t xml:space="preserve">of finding</w:t>
        </w:r>
      </w:ins>
      <w:r>
        <w:t xml:space="preserve"> one clue that could help her find John.</w:t>
      </w:r>
      <w:commentRangeEnd w:id="65"/>
      <w:r>
        <w:commentReference w:id="65"/>
      </w:r>
    </w:p>
    <w:p w14:paraId="48EB83C5" w14:textId="77777777" w:rsidR="005F38DD" w:rsidRPr="005F38DD" w:rsidRDefault="005F38DD" w:rsidP="005F38DD">
      <w:r>
        <w:t xml:space="preserve">And then she was on the page that had the map of Ayr. It was a busy print with odd scrawls made </w:t>
      </w:r>
      <w:del w:id="3051" w:author="Editor" w:date="2026-09-25T09:00:00Z">
        <w:r>
          <w:delText xml:space="preserve">by pencils</w:delText>
        </w:r>
      </w:del>
      <w:ins w:id="3052" w:author="Editor" w:date="2026-09-25T09:00:00Z">
        <w:r>
          <w:t xml:space="preserve">in pencil</w:t>
        </w:r>
      </w:ins>
      <w:r>
        <w:t xml:space="preserve"> in a haphazard pattern. Over time it had </w:t>
      </w:r>
      <w:del w:id="3053" w:author="Editor (Spelling)" w:date="2026-09-25T09:00:00Z">
        <w:r>
          <w:delText xml:space="preserve">discolored</w:delText>
        </w:r>
      </w:del>
      <w:ins w:id="3054" w:author="Editor (Spelling)" w:date="2026-09-25T09:00:00Z">
        <w:r>
          <w:t xml:space="preserve">discoloured</w:t>
        </w:r>
      </w:ins>
      <w:r>
        <w:t xml:space="preserve">, giving it a faded greyish look. She had seen it many times before, and every time it appeared more puzzling than before. The </w:t>
      </w:r>
      <w:del w:id="3055" w:author="Editor" w:date="2026-09-25T09:00:00Z">
        <w:r>
          <w:delText xml:space="preserve">letter </w:delText>
        </w:r>
      </w:del>
      <w:r>
        <w:t xml:space="preserve">TP scribbled within </w:t>
      </w:r>
      <w:del w:id="3056" w:author="Editor" w:date="2026-09-25T09:00:00Z">
        <w:r>
          <w:delText xml:space="preserve">parenthesis</w:delText>
        </w:r>
      </w:del>
      <w:ins w:id="3057" w:author="Editor" w:date="2026-09-25T09:00:00Z">
        <w:r>
          <w:t xml:space="preserve">parentheses</w:t>
        </w:r>
      </w:ins>
      <w:r>
        <w:t xml:space="preserve"> next to John</w:t>
      </w:r>
      <w:del w:id="3058" w:author="Editor (Typography)" w:date="2026-09-25T09:00:00Z">
        <w:r>
          <w:delText xml:space="preserve">'</w:delText>
        </w:r>
      </w:del>
      <w:ins w:id="3059" w:author="Editor (Typography)" w:date="2026-09-25T09:00:00Z">
        <w:r>
          <w:t xml:space="preserve">’</w:t>
        </w:r>
      </w:ins>
      <w:r>
        <w:t xml:space="preserve">s name was always a mystery to her. She had tried decrypting it many times but never succeeded. Today was no different. She kept staring at the page for a while and when </w:t>
      </w:r>
      <w:ins w:id="3060" w:author="Editor" w:date="2026-09-25T09:00:00Z">
        <w:r>
          <w:t xml:space="preserve">she </w:t>
        </w:r>
      </w:ins>
      <w:r>
        <w:t xml:space="preserve">couldn’t conclude anything meaningful, frustrated</w:t>
      </w:r>
      <w:del w:id="3061" w:author="Editor" w:date="2026-09-25T09:00:00Z">
        <w:r>
          <w:delText xml:space="preserve"> and despaired</w:delText>
        </w:r>
      </w:del>
      <w:ins w:id="3062" w:author="Editor" w:date="2026-09-25T09:00:00Z">
        <w:r>
          <w:t xml:space="preserve">,</w:t>
        </w:r>
      </w:ins>
      <w:r>
        <w:t xml:space="preserve"> she put the notebook away.</w:t>
      </w:r>
    </w:p>
    <w:p w14:paraId="0E2AF369" w14:textId="77777777" w:rsidR="005F38DD" w:rsidRPr="005F38DD" w:rsidRDefault="005F38DD" w:rsidP="005F38DD">
      <w:commentRangeStart w:id="66"/>
      <w:r>
        <w:t xml:space="preserve">The time was</w:t>
      </w:r>
      <w:ins w:id="3063" w:author="Editor" w:date="2026-09-25T09:00:00Z">
        <w:r>
          <w:t xml:space="preserve"> a</w:t>
        </w:r>
      </w:ins>
      <w:r>
        <w:t xml:space="preserve"> little over 11:00 in the morning. She opened the </w:t>
      </w:r>
      <w:del w:id="3064" w:author="Editor" w:date="2026-09-25T09:00:00Z">
        <w:r>
          <w:delText xml:space="preserve">windowsill and dangled</w:delText>
        </w:r>
      </w:del>
      <w:ins w:id="3065" w:author="Editor" w:date="2026-09-25T09:00:00Z">
        <w:r>
          <w:t xml:space="preserve">window and put</w:t>
        </w:r>
      </w:ins>
      <w:r>
        <w:t xml:space="preserve"> her head out to feel the gentle breeze. There was something in the air, an </w:t>
      </w:r>
      <w:del w:id="3066" w:author="Editor" w:date="2026-09-25T09:00:00Z">
        <w:r>
          <w:delText xml:space="preserve">uncalled</w:delText>
        </w:r>
      </w:del>
      <w:ins w:id="3067" w:author="Editor" w:date="2026-09-25T09:00:00Z">
        <w:r>
          <w:t xml:space="preserve">unexpected</w:t>
        </w:r>
      </w:ins>
      <w:r>
        <w:t xml:space="preserve"> freshness that convinced her to leave the confinement of her room. Seaport Park </w:t>
      </w:r>
      <w:del w:id="3068" w:author="Editor" w:date="2026-09-25T09:00:00Z">
        <w:r>
          <w:delText xml:space="preserve">was</w:delText>
        </w:r>
      </w:del>
      <w:ins w:id="3069" w:author="Editor" w:date="2026-09-25T09:00:00Z">
        <w:r>
          <w:t xml:space="preserve">had</w:t>
        </w:r>
      </w:ins>
      <w:r>
        <w:t xml:space="preserve"> always</w:t>
      </w:r>
      <w:ins w:id="3070" w:author="Editor" w:date="2026-09-25T09:00:00Z">
        <w:r>
          <w:t xml:space="preserve"> been</w:t>
        </w:r>
      </w:ins>
      <w:r>
        <w:t xml:space="preserve"> her </w:t>
      </w:r>
      <w:del w:id="3071" w:author="Editor (Spelling)" w:date="2026-09-25T09:00:00Z">
        <w:r>
          <w:delText xml:space="preserve">favorite</w:delText>
        </w:r>
      </w:del>
      <w:ins w:id="3072" w:author="Editor (Spelling)" w:date="2026-09-25T09:00:00Z">
        <w:r>
          <w:t xml:space="preserve">favourite</w:t>
        </w:r>
      </w:ins>
      <w:r>
        <w:t xml:space="preserve"> destination, a place where in the past she had succeeded in breaking away from the shackles of her gloominess.</w:t>
      </w:r>
      <w:commentRangeEnd w:id="66"/>
      <w:r>
        <w:commentReference w:id="66"/>
      </w:r>
    </w:p>
    <w:p w14:paraId="20C8CAA1" w14:textId="77777777" w:rsidR="005F38DD" w:rsidRPr="005F38DD" w:rsidRDefault="005F38DD" w:rsidP="005F38DD">
      <w:r>
        <w:t xml:space="preserve">She boarded the bus, took a window seat and put her earpiece on with </w:t>
      </w:r>
      <w:del w:id="3073" w:author="Editor" w:date="2026-09-25T09:00:00Z">
        <w:r>
          <w:delText xml:space="preserve">Adele</w:delText>
        </w:r>
      </w:del>
      <w:ins w:id="3074" w:author="Editor" w:date="2026-09-25T09:00:00Z">
        <w:r>
          <w:t xml:space="preserve">Adele’s</w:t>
        </w:r>
      </w:ins>
      <w:r>
        <w:t xml:space="preserve"> “Set Fire to the Rain” playing at a high decibel. She was in</w:t>
      </w:r>
      <w:ins w:id="3075" w:author="Editor" w:date="2026-09-25T09:00:00Z">
        <w:r>
          <w:t xml:space="preserve"> a</w:t>
        </w:r>
      </w:ins>
      <w:r>
        <w:t xml:space="preserve"> trance, floating in her own world when the signage on a passing building almost made her jump from her seat. The tall structure had TransPacific written on it, but what caught her attention was the </w:t>
      </w:r>
      <w:del w:id="3076" w:author="Editor" w:date="2026-09-25T09:00:00Z">
        <w:r>
          <w:delText xml:space="preserve">word</w:delText>
        </w:r>
      </w:del>
      <w:ins w:id="3077" w:author="Editor" w:date="2026-09-25T09:00:00Z">
        <w:r>
          <w:t xml:space="preserve">letters</w:t>
        </w:r>
      </w:ins>
      <w:r>
        <w:t xml:space="preserve"> TP carved like a logo shining distinctly in the</w:t>
      </w:r>
      <w:del w:id="3078" w:author="Editor" w:date="2026-09-25T09:00:00Z">
        <w:r>
          <w:delText xml:space="preserve"> mid-day</w:delText>
        </w:r>
      </w:del>
      <w:r>
        <w:t xml:space="preserve"> morning sun. She hurriedly got off at the next stop and traced her way back to the building. It was a wild guess, and her instinct suggested some connection between the TP in the notebook and </w:t>
      </w:r>
      <w:del w:id="3079" w:author="Editor" w:date="2026-09-25T09:00:00Z">
        <w:r>
          <w:delText xml:space="preserve">Transpacific</w:delText>
        </w:r>
      </w:del>
      <w:ins w:id="3080" w:author="Editor" w:date="2026-09-25T09:00:00Z">
        <w:r>
          <w:t xml:space="preserve">TransPacific</w:t>
        </w:r>
      </w:ins>
      <w:r>
        <w:t xml:space="preserve">.</w:t>
      </w:r>
    </w:p>
    <w:p w14:paraId="521240E7" w14:textId="77777777" w:rsidR="005F38DD" w:rsidRPr="005F38DD" w:rsidRDefault="005F38DD" w:rsidP="005F38DD">
      <w:commentRangeStart w:id="67"/>
      <w:r>
        <w:t xml:space="preserve">The building was a tall glass structure and the architecture suggested a modern design. With some hesitation, she stepped into the lobby, and the place blew her </w:t>
      </w:r>
      <w:del w:id="3081" w:author="Editor" w:date="2026-09-25T09:00:00Z">
        <w:r>
          <w:delText xml:space="preserve">mind </w:delText>
        </w:r>
      </w:del>
      <w:r>
        <w:t xml:space="preserve">away. It was nothing less than what she had seen in movies. The place was bigger than life</w:t>
      </w:r>
      <w:del w:id="3082" w:author="Editor" w:date="2026-09-25T09:00:00Z">
        <w:r>
          <w:delText xml:space="preserve">, it</w:delText>
        </w:r>
      </w:del>
      <w:ins w:id="3083" w:author="Editor" w:date="2026-09-25T09:00:00Z">
        <w:r>
          <w:t xml:space="preserve">. It</w:t>
        </w:r>
      </w:ins>
      <w:r>
        <w:t xml:space="preserve"> had a gigantic water fountain positioned in the </w:t>
      </w:r>
      <w:del w:id="3084" w:author="Editor (Spelling)" w:date="2026-09-25T09:00:00Z">
        <w:r>
          <w:delText xml:space="preserve">center</w:delText>
        </w:r>
      </w:del>
      <w:ins w:id="3085" w:author="Editor (Spelling)" w:date="2026-09-25T09:00:00Z">
        <w:r>
          <w:t xml:space="preserve">centre</w:t>
        </w:r>
      </w:ins>
      <w:del w:id="3086" w:author="Editor" w:date="2026-09-25T09:00:00Z">
        <w:r>
          <w:delText xml:space="preserve"> to</w:delText>
        </w:r>
      </w:del>
      <w:ins w:id="3087" w:author="Editor" w:date="2026-09-25T09:00:00Z">
        <w:r>
          <w:t xml:space="preserve">, rising to an</w:t>
        </w:r>
      </w:ins>
      <w:r>
        <w:t xml:space="preserve"> almost 100</w:t>
      </w:r>
      <w:del w:id="3088" w:author="Editor" w:date="2026-09-25T09:00:00Z">
        <w:r>
          <w:delText xml:space="preserve"> feet high</w:delText>
        </w:r>
      </w:del>
      <w:ins w:id="3089" w:author="Editor" w:date="2026-09-25T09:00:00Z">
        <w:r>
          <w:t xml:space="preserve">-foot</w:t>
        </w:r>
      </w:ins>
      <w:r>
        <w:t xml:space="preserve"> ceiling</w:t>
      </w:r>
      <w:del w:id="3090" w:author="Editor" w:date="2026-09-25T09:00:00Z">
        <w:r>
          <w:delText xml:space="preserve">, an</w:delText>
        </w:r>
      </w:del>
      <w:ins w:id="3091" w:author="Editor" w:date="2026-09-25T09:00:00Z">
        <w:r>
          <w:t xml:space="preserve">. An</w:t>
        </w:r>
      </w:ins>
      <w:r>
        <w:t xml:space="preserve"> array of modern paintings </w:t>
      </w:r>
      <w:del w:id="3092" w:author="Editor" w:date="2026-09-25T09:00:00Z">
        <w:r>
          <w:delText xml:space="preserve">were </w:delText>
        </w:r>
      </w:del>
      <w:r>
        <w:t xml:space="preserve">graciously </w:t>
      </w:r>
      <w:del w:id="3093" w:author="Editor" w:date="2026-09-25T09:00:00Z">
        <w:r>
          <w:delText xml:space="preserve">covering</w:delText>
        </w:r>
      </w:del>
      <w:ins w:id="3094" w:author="Editor" w:date="2026-09-25T09:00:00Z">
        <w:r>
          <w:t xml:space="preserve">covered</w:t>
        </w:r>
      </w:ins>
      <w:r>
        <w:t xml:space="preserve"> the walls</w:t>
      </w:r>
      <w:del w:id="3095" w:author="Editor" w:date="2026-09-25T09:00:00Z">
        <w:r>
          <w:delText xml:space="preserve">,</w:delText>
        </w:r>
      </w:del>
      <w:ins w:id="3096" w:author="Editor" w:date="2026-09-25T09:00:00Z">
        <w:r>
          <w:t xml:space="preserve">. At a distance</w:t>
        </w:r>
      </w:ins>
      <w:r>
        <w:t xml:space="preserve"> she could see </w:t>
      </w:r>
      <w:del w:id="3097" w:author="Editor" w:date="2026-09-25T09:00:00Z">
        <w:r>
          <w:delText xml:space="preserve">at a distance</w:delText>
        </w:r>
      </w:del>
      <w:ins w:id="3098" w:author="Editor" w:date="2026-09-25T09:00:00Z">
        <w:r>
          <w:t xml:space="preserve">an</w:t>
        </w:r>
      </w:ins>
      <w:r>
        <w:t xml:space="preserve"> elevator guarded by biometric access and an elegantly designed reception desk</w:t>
      </w:r>
      <w:del w:id="3099" w:author="Editor" w:date="2026-09-25T09:00:00Z">
        <w:r>
          <w:delText xml:space="preserve"> armed with gorgeous damsels</w:delText>
        </w:r>
      </w:del>
      <w:r>
        <w:t xml:space="preserve">. The place also had sturdy</w:t>
      </w:r>
      <w:del w:id="3100" w:author="Editor" w:date="2026-09-25T09:00:00Z">
        <w:r>
          <w:delText xml:space="preserve"> and</w:delText>
        </w:r>
      </w:del>
      <w:ins w:id="3101" w:author="Editor" w:date="2026-09-25T09:00:00Z">
        <w:r>
          <w:t xml:space="preserve">,</w:t>
        </w:r>
      </w:ins>
      <w:r>
        <w:t xml:space="preserve"> serious</w:t>
      </w:r>
      <w:del w:id="3102" w:author="Editor" w:date="2026-09-25T09:00:00Z">
        <w:r>
          <w:delText xml:space="preserve"> </w:delText>
        </w:r>
      </w:del>
      <w:ins w:id="3103" w:author="Editor" w:date="2026-09-25T09:00:00Z">
        <w:r>
          <w:t xml:space="preserve">-</w:t>
        </w:r>
      </w:ins>
      <w:r>
        <w:t xml:space="preserve">looking security guards, </w:t>
      </w:r>
      <w:ins w:id="3104" w:author="Editor" w:date="2026-09-25T09:00:00Z">
        <w:r>
          <w:t xml:space="preserve">discreetly </w:t>
        </w:r>
      </w:ins>
      <w:r>
        <w:t xml:space="preserve">monitoring the </w:t>
      </w:r>
      <w:del w:id="3105" w:author="Editor" w:date="2026-09-25T09:00:00Z">
        <w:r>
          <w:delText xml:space="preserve">areas discreetly through their</w:delText>
        </w:r>
      </w:del>
      <w:ins w:id="3106" w:author="Editor" w:date="2026-09-25T09:00:00Z">
        <w:r>
          <w:t xml:space="preserve">area with</w:t>
        </w:r>
      </w:ins>
      <w:r>
        <w:t xml:space="preserve"> prying eyes. The whole setup was intimidating, making her nervous and fidgety.</w:t>
      </w:r>
      <w:commentRangeEnd w:id="67"/>
      <w:r>
        <w:commentReference w:id="67"/>
      </w:r>
    </w:p>
    <w:p w14:paraId="2150C386" w14:textId="77777777" w:rsidR="005F38DD" w:rsidRPr="005F38DD" w:rsidRDefault="005F38DD" w:rsidP="005F38DD">
      <w:r>
        <w:t xml:space="preserve">She mustered some courage and approached the receptionist. “How can I help you?” </w:t>
      </w:r>
      <w:del w:id="3107" w:author="Editor" w:date="2026-09-25T09:00:00Z">
        <w:r>
          <w:delText xml:space="preserve">The</w:delText>
        </w:r>
      </w:del>
      <w:ins w:id="3108" w:author="Editor" w:date="2026-09-25T09:00:00Z">
        <w:r>
          <w:t xml:space="preserve">the</w:t>
        </w:r>
      </w:ins>
      <w:r>
        <w:t xml:space="preserve"> receptionist queried with a warm smile.</w:t>
      </w:r>
    </w:p>
    <w:p w14:paraId="3269AAD8" w14:textId="77777777" w:rsidR="005F38DD" w:rsidRPr="005F38DD" w:rsidRDefault="005F38DD" w:rsidP="005F38DD">
      <w:del w:id="3109" w:author="Editor" w:date="2026-09-25T09:00:00Z">
        <w:r>
          <w:delText xml:space="preserve">With a sotto</w:delText>
        </w:r>
      </w:del>
      <w:ins w:id="3110" w:author="Editor" w:date="2026-09-25T09:00:00Z">
        <w:r>
          <w:t xml:space="preserve">In a low</w:t>
        </w:r>
      </w:ins>
      <w:r>
        <w:t xml:space="preserve"> voice, she enquired if she could meet John Patterson.</w:t>
      </w:r>
    </w:p>
    <w:p w14:paraId="1ACBFF08" w14:textId="77777777" w:rsidR="005F38DD" w:rsidRPr="005F38DD" w:rsidRDefault="005F38DD" w:rsidP="005F38DD">
      <w:r>
        <w:t xml:space="preserve">“Do you know which department he works for?” the receptionist </w:t>
      </w:r>
      <w:del w:id="3111" w:author="Editor" w:date="2026-09-25T09:00:00Z">
        <w:r>
          <w:delText xml:space="preserve">quizzed her with a subtle tone</w:delText>
        </w:r>
      </w:del>
      <w:ins w:id="3112" w:author="Editor" w:date="2026-09-25T09:00:00Z">
        <w:r>
          <w:t xml:space="preserve">asked</w:t>
        </w:r>
      </w:ins>
      <w:r>
        <w:t xml:space="preserve">.</w:t>
      </w:r>
    </w:p>
    <w:p w14:paraId="1F03923A" w14:textId="77777777" w:rsidR="005F38DD" w:rsidRPr="005F38DD" w:rsidRDefault="005F38DD" w:rsidP="005F38DD">
      <w:r>
        <w:t xml:space="preserve">She had no clue </w:t>
      </w:r>
      <w:del w:id="3113" w:author="Editor" w:date="2026-09-25T09:00:00Z">
        <w:r>
          <w:delText xml:space="preserve">what</w:delText>
        </w:r>
      </w:del>
      <w:ins w:id="3114" w:author="Editor" w:date="2026-09-25T09:00:00Z">
        <w:r>
          <w:t xml:space="preserve">how</w:t>
        </w:r>
      </w:ins>
      <w:r>
        <w:t xml:space="preserve"> to respond and shook her head</w:t>
      </w:r>
      <w:del w:id="3115" w:author="Editor" w:date="2026-09-25T09:00:00Z">
        <w:r>
          <w:delText xml:space="preserve"> in negation</w:delText>
        </w:r>
      </w:del>
      <w:r>
        <w:t xml:space="preserve">. She was perspiring. Her face looked pale as if she </w:t>
      </w:r>
      <w:del w:id="3116" w:author="Editor" w:date="2026-09-25T09:00:00Z">
        <w:r>
          <w:delText xml:space="preserve">was</w:delText>
        </w:r>
      </w:del>
      <w:ins w:id="3117" w:author="Editor" w:date="2026-09-25T09:00:00Z">
        <w:r>
          <w:t xml:space="preserve">had been</w:t>
        </w:r>
      </w:ins>
      <w:r>
        <w:t xml:space="preserve"> caught pilfering.</w:t>
      </w:r>
    </w:p>
    <w:p w14:paraId="670D7703" w14:textId="77777777" w:rsidR="005F38DD" w:rsidRPr="005F38DD" w:rsidRDefault="005F38DD" w:rsidP="005F38DD">
      <w:r>
        <w:t xml:space="preserve">The receptionist smiled, mostly to comfort her, and </w:t>
      </w:r>
      <w:del w:id="3118" w:author="Editor" w:date="2026-09-25T09:00:00Z">
        <w:r>
          <w:delText xml:space="preserve">with an engaging tone </w:delText>
        </w:r>
      </w:del>
      <w:r>
        <w:t xml:space="preserve">continued, “Let me see</w:t>
      </w:r>
      <w:ins w:id="3119" w:author="Editor" w:date="2026-09-25T09:00:00Z">
        <w:r>
          <w:t xml:space="preserve">,</w:t>
        </w:r>
      </w:ins>
      <w:r>
        <w:t xml:space="preserve">” and got busy working on her computer. After </w:t>
      </w:r>
      <w:ins w:id="3120" w:author="Editor" w:date="2026-09-25T09:00:00Z">
        <w:r>
          <w:t xml:space="preserve">a </w:t>
        </w:r>
      </w:ins>
      <w:r>
        <w:t xml:space="preserve">few minutes, she looked back at her, still </w:t>
      </w:r>
      <w:del w:id="3121" w:author="Editor" w:date="2026-09-25T09:00:00Z">
        <w:r>
          <w:delText xml:space="preserve">carried the congruent</w:delText>
        </w:r>
      </w:del>
      <w:ins w:id="3122" w:author="Editor" w:date="2026-09-25T09:00:00Z">
        <w:r>
          <w:t xml:space="preserve">carrying the same</w:t>
        </w:r>
      </w:ins>
      <w:r>
        <w:t xml:space="preserve"> smile</w:t>
      </w:r>
      <w:ins w:id="3123" w:author="Editor" w:date="2026-09-25T09:00:00Z">
        <w:r>
          <w:t xml:space="preserve">,</w:t>
        </w:r>
      </w:ins>
      <w:r>
        <w:t xml:space="preserve"> and declared that there were four John </w:t>
      </w:r>
      <w:del w:id="3124" w:author="Editor" w:date="2026-09-25T09:00:00Z">
        <w:r>
          <w:delText xml:space="preserve">Patterson</w:delText>
        </w:r>
      </w:del>
      <w:ins w:id="3125" w:author="Editor" w:date="2026-09-25T09:00:00Z">
        <w:r>
          <w:t xml:space="preserve">Pattersons</w:t>
        </w:r>
      </w:ins>
      <w:r>
        <w:t xml:space="preserve">, and unless she had some more details she wouldn’t be able to help.</w:t>
      </w:r>
    </w:p>
    <w:p w14:paraId="00741F23" w14:textId="4DBFE0F9" w:rsidR="00926E5B" w:rsidRDefault="005F38DD" w:rsidP="00873AF5">
      <w:r>
        <w:t xml:space="preserve">Sanchez had </w:t>
      </w:r>
      <w:del w:id="3126" w:author="Editor" w:date="2026-09-25T09:00:00Z">
        <w:r>
          <w:delText xml:space="preserve">some </w:delText>
        </w:r>
      </w:del>
      <w:r>
        <w:t xml:space="preserve">mixed </w:t>
      </w:r>
      <w:del w:id="3127" w:author="Editor" w:date="2026-09-25T09:00:00Z">
        <w:r>
          <w:delText xml:space="preserve">reaction</w:delText>
        </w:r>
      </w:del>
      <w:ins w:id="3128" w:author="Editor" w:date="2026-09-25T09:00:00Z">
        <w:r>
          <w:t xml:space="preserve">reactions</w:t>
        </w:r>
      </w:ins>
      <w:r>
        <w:t xml:space="preserve">. While the company had four </w:t>
      </w:r>
      <w:del w:id="3129" w:author="Editor" w:date="2026-09-25T09:00:00Z">
        <w:r>
          <w:delText xml:space="preserve">John’s</w:delText>
        </w:r>
      </w:del>
      <w:ins w:id="3130" w:author="Editor" w:date="2026-09-25T09:00:00Z">
        <w:r>
          <w:t xml:space="preserve">Johns,</w:t>
        </w:r>
      </w:ins>
      <w:r>
        <w:t xml:space="preserve"> it hardly meant anything. John Patterson was a common name. Besides, even if all four of them were called out, there was no way she could have </w:t>
      </w:r>
      <w:del w:id="3131" w:author="Editor (Spelling)" w:date="2026-09-25T09:00:00Z">
        <w:r>
          <w:delText xml:space="preserve">recognized</w:delText>
        </w:r>
      </w:del>
      <w:ins w:id="3132" w:author="Editor (Spelling)" w:date="2026-09-25T09:00:00Z">
        <w:r>
          <w:t xml:space="preserve">recognised</w:t>
        </w:r>
      </w:ins>
      <w:r>
        <w:t xml:space="preserve"> the one she was looking for. Going on a quizzing spree with them was never an option </w:t>
      </w:r>
      <w:del w:id="3133" w:author="Editor" w:date="2026-09-25T09:00:00Z">
        <w:r>
          <w:delText xml:space="preserve">anyways</w:delText>
        </w:r>
      </w:del>
      <w:ins w:id="3134" w:author="Editor" w:date="2026-09-25T09:00:00Z">
        <w:r>
          <w:t xml:space="preserve">anyway</w:t>
        </w:r>
      </w:ins>
      <w:r>
        <w:t xml:space="preserve">. She politely thanked the receptionist and promised to come next time with more specifics.</w:t>
      </w:r>
      <w:bookmarkEnd w:id="28"/>
      <w:bookmarkEnd w:id="29"/>
      <w:r>
        <w:br w:type="page"/>
      </w:r>
    </w:p>
    <w:p w14:paraId="6F59AB99" w14:textId="660123FF" w:rsidR="00B04CA8" w:rsidRDefault="00253D69" w:rsidP="00F56514">
      <w:pPr>
        <w:outlineLvl w:val="0"/>
        <w:rPr>
          <w:b/>
        </w:rPr>
      </w:pPr>
      <w:r>
        <w:rPr>
          <w:b/>
        </w:rPr>
        <w:lastRenderedPageBreak/>
        <w:t xml:space="preserve">Chapter 13</w:t>
      </w:r>
    </w:p>
    <w:p w14:paraId="242A3947" w14:textId="61F2E1B8" w:rsidR="006E2646" w:rsidRPr="006E2646" w:rsidRDefault="006E2646" w:rsidP="00B04CA8">
      <w:pPr>
        <w:rPr>
          <w:b/>
          <w:i/>
        </w:rPr>
      </w:pPr>
      <w:commentRangeStart w:id="68"/>
      <w:del w:id="3135" w:author="Editor" w:date="2026-09-25T09:00:00Z">
        <w:r>
          <w:rPr>
            <w:b/>
            <w:i/>
          </w:rPr>
          <w:delText xml:space="preserve">2:00 PM</w:delText>
        </w:r>
      </w:del>
      <w:ins w:id="3136" w:author="Editor" w:date="2026-09-25T09:00:00Z">
        <w:r>
          <w:rPr>
            <w:b/>
            <w:i/>
          </w:rPr>
          <w:t xml:space="preserve">11:45 AM</w:t>
        </w:r>
      </w:ins>
      <w:r>
        <w:rPr>
          <w:b/>
          <w:i/>
        </w:rPr>
        <w:t xml:space="preserve"> 16</w:t>
      </w:r>
      <w:r>
        <w:rPr>
          <w:b/>
          <w:i/>
          <w:vertAlign w:val="superscript"/>
        </w:rPr>
        <w:t xml:space="preserve">th</w:t>
      </w:r>
      <w:r>
        <w:rPr>
          <w:b/>
          <w:i/>
        </w:rPr>
        <w:t xml:space="preserve"> March 2012, Ayr, Scotland</w:t>
      </w:r>
      <w:commentRangeEnd w:id="68"/>
      <w:r>
        <w:commentReference w:id="68"/>
      </w:r>
    </w:p>
    <w:p w14:paraId="46B23C55" w14:textId="77777777" w:rsidR="00C93A27" w:rsidRPr="00C93A27" w:rsidRDefault="00C93A27" w:rsidP="00C93A27">
      <w:commentRangeStart w:id="69"/>
      <w:bookmarkStart w:id="30" w:name="OLE_LINK38"/>
      <w:bookmarkStart w:id="31" w:name="OLE_LINK39"/>
      <w:r>
        <w:t xml:space="preserve">Despondent, she </w:t>
      </w:r>
      <w:del w:id="3137" w:author="Editor" w:date="2026-09-25T09:00:00Z">
        <w:r>
          <w:delText xml:space="preserve">casually sauntered tracing</w:delText>
        </w:r>
      </w:del>
      <w:ins w:id="3138" w:author="Editor" w:date="2026-09-25T09:00:00Z">
        <w:r>
          <w:t xml:space="preserve">traced</w:t>
        </w:r>
      </w:ins>
      <w:r>
        <w:t xml:space="preserve"> her way towards the exit. Her mind suggested ways to converse with all four Johns</w:t>
      </w:r>
      <w:ins w:id="3139" w:author="Editor" w:date="2026-09-25T09:00:00Z">
        <w:r>
          <w:t xml:space="preserve">,</w:t>
        </w:r>
      </w:ins>
      <w:r>
        <w:t xml:space="preserve"> but none of the alternatives </w:t>
      </w:r>
      <w:del w:id="3140" w:author="Editor" w:date="2026-09-25T09:00:00Z">
        <w:r>
          <w:delText xml:space="preserve">were holding</w:delText>
        </w:r>
      </w:del>
      <w:ins w:id="3141" w:author="Editor" w:date="2026-09-25T09:00:00Z">
        <w:r>
          <w:t xml:space="preserve">held</w:t>
        </w:r>
      </w:ins>
      <w:r>
        <w:t xml:space="preserve"> any water. She</w:t>
      </w:r>
      <w:ins w:id="3142" w:author="Editor" w:date="2026-09-25T09:00:00Z">
        <w:r>
          <w:t xml:space="preserve"> had</w:t>
        </w:r>
      </w:ins>
      <w:r>
        <w:t xml:space="preserve"> almost exited the building when a large kiosk by the guest waiting area caught her attention. </w:t>
      </w:r>
      <w:del w:id="3143" w:author="Editor" w:date="2026-09-25T09:00:00Z">
        <w:r>
          <w:delText xml:space="preserve">Few</w:delText>
        </w:r>
      </w:del>
      <w:ins w:id="3144" w:author="Editor" w:date="2026-09-25T09:00:00Z">
        <w:r>
          <w:t xml:space="preserve">A few</w:t>
        </w:r>
      </w:ins>
      <w:r>
        <w:t xml:space="preserve"> visitors were playing with it. While unsure what the kiosk was about, out of curiosity she walked towards it. There was nothing on her mind</w:t>
      </w:r>
      <w:del w:id="3145" w:author="Editor" w:date="2026-09-25T09:00:00Z">
        <w:r>
          <w:delText xml:space="preserve">,</w:delText>
        </w:r>
      </w:del>
      <w:r>
        <w:t xml:space="preserve"> besides a faint hope of finding answers</w:t>
      </w:r>
      <w:del w:id="3146" w:author="Editor" w:date="2026-09-25T09:00:00Z">
        <w:r>
          <w:delText xml:space="preserve"> to her competing quandaries</w:delText>
        </w:r>
      </w:del>
      <w:r>
        <w:t xml:space="preserve">. She spotted an empty space and tapped on the large interactive display.  The screen came to life. It had various zones providing information about the company, its business</w:t>
      </w:r>
      <w:del w:id="3147" w:author="Editor" w:date="2026-09-25T09:00:00Z">
        <w:r>
          <w:delText xml:space="preserve">, credo, and other related facts</w:delText>
        </w:r>
      </w:del>
      <w:ins w:id="3148" w:author="Editor" w:date="2026-09-25T09:00:00Z">
        <w:r>
          <w:t xml:space="preserve"> and credo</w:t>
        </w:r>
      </w:ins>
      <w:r>
        <w:t xml:space="preserve">.  She was randomly playing with the infographics when a section called “New Employment Opportunities” caught her attention. She tapped the area with interest. The screen displayed information about TransPacific’s recruiting </w:t>
      </w:r>
      <w:del w:id="3149" w:author="Editor (Spelling)" w:date="2026-09-25T09:00:00Z">
        <w:r>
          <w:delText xml:space="preserve">program</w:delText>
        </w:r>
      </w:del>
      <w:ins w:id="3150" w:author="Editor (Spelling)" w:date="2026-09-25T09:00:00Z">
        <w:r>
          <w:t xml:space="preserve">programme</w:t>
        </w:r>
      </w:ins>
      <w:r>
        <w:t xml:space="preserve"> for summer interns. There was an email </w:t>
      </w:r>
      <w:del w:id="3151" w:author="Editor" w:date="2026-09-25T09:00:00Z">
        <w:r>
          <w:delText xml:space="preserve">ID</w:delText>
        </w:r>
      </w:del>
      <w:ins w:id="3152" w:author="Editor" w:date="2026-09-25T09:00:00Z">
        <w:r>
          <w:t xml:space="preserve">address</w:t>
        </w:r>
      </w:ins>
      <w:r>
        <w:t xml:space="preserve"> at the bottom of the display and instructions on how to apply for the job. She took a quick note of it before leaving the building. </w:t>
      </w:r>
      <w:commentRangeEnd w:id="69"/>
      <w:r>
        <w:commentReference w:id="69"/>
      </w:r>
    </w:p>
    <w:p w14:paraId="3EC150E3" w14:textId="7817BB6B" w:rsidR="00C93A27" w:rsidRPr="00C93A27" w:rsidRDefault="00C93A27" w:rsidP="00C93A27">
      <w:r>
        <w:t xml:space="preserve">On her way back home, she convinced herself to do whatever it </w:t>
      </w:r>
      <w:del w:id="3153" w:author="Editor" w:date="2026-09-25T09:00:00Z">
        <w:r>
          <w:delText xml:space="preserve">takes</w:delText>
        </w:r>
      </w:del>
      <w:ins w:id="3154" w:author="Editor" w:date="2026-09-25T09:00:00Z">
        <w:r>
          <w:t xml:space="preserve">took</w:t>
        </w:r>
      </w:ins>
      <w:r>
        <w:t xml:space="preserve"> to get the job. She had a strong hunch that the person she was looking for was </w:t>
      </w:r>
      <w:del w:id="3155" w:author="Editor" w:date="2026-09-25T09:00:00Z">
        <w:r>
          <w:delText xml:space="preserve">in</w:delText>
        </w:r>
      </w:del>
      <w:ins w:id="3156" w:author="Editor" w:date="2026-09-25T09:00:00Z">
        <w:r>
          <w:t xml:space="preserve">at</w:t>
        </w:r>
      </w:ins>
      <w:r>
        <w:t xml:space="preserve"> TransPacific. And her hope was to reach </w:t>
      </w:r>
      <w:del w:id="3157" w:author="Editor" w:date="2026-09-25T09:00:00Z">
        <w:r>
          <w:delText xml:space="preserve">to </w:delText>
        </w:r>
      </w:del>
      <w:r>
        <w:t xml:space="preserve">him through this job. </w:t>
      </w:r>
      <w:del w:id="3158" w:author="Editor" w:date="2026-09-25T09:00:00Z">
        <w:r>
          <w:delText xml:space="preserve">She was laced with newfound determination to succeed, and the grit in her believe enthused her with renewed hope. </w:delText>
        </w:r>
      </w:del>
      <w:r>
        <w:t xml:space="preserve">After reaching home</w:t>
      </w:r>
      <w:ins w:id="3159" w:author="Editor" w:date="2026-09-25T09:00:00Z">
        <w:r>
          <w:t xml:space="preserve">,</w:t>
        </w:r>
      </w:ins>
      <w:r>
        <w:t xml:space="preserve"> she soaked herself in </w:t>
      </w:r>
      <w:del w:id="3160" w:author="Editor" w:date="2026-09-25T09:00:00Z">
        <w:r>
          <w:delText xml:space="preserve">a</w:delText>
        </w:r>
      </w:del>
      <w:ins w:id="3161" w:author="Editor" w:date="2026-09-25T09:00:00Z">
        <w:r>
          <w:t xml:space="preserve">the</w:t>
        </w:r>
      </w:ins>
      <w:r>
        <w:t xml:space="preserve"> bathtub. The deluge of hot water helped her immensely to </w:t>
      </w:r>
      <w:del w:id="3162" w:author="Editor" w:date="2026-09-25T09:00:00Z">
        <w:r>
          <w:delText xml:space="preserve">cultivate</w:delText>
        </w:r>
      </w:del>
      <w:ins w:id="3163" w:author="Editor" w:date="2026-09-25T09:00:00Z">
        <w:r>
          <w:t xml:space="preserve">collect</w:t>
        </w:r>
      </w:ins>
      <w:r>
        <w:t xml:space="preserve"> her thoughts. She felt fresh and rejuvenated</w:t>
      </w:r>
      <w:del w:id="3164" w:author="Editor" w:date="2026-09-25T09:00:00Z">
        <w:r>
          <w:delText xml:space="preserve"> ready to conquer the world. First</w:delText>
        </w:r>
      </w:del>
      <w:ins w:id="3165" w:author="Editor" w:date="2026-09-25T09:00:00Z">
        <w:r>
          <w:t xml:space="preserve">. For the first</w:t>
        </w:r>
      </w:ins>
      <w:r>
        <w:t xml:space="preserve"> time since she </w:t>
      </w:r>
      <w:del w:id="3166" w:author="Editor" w:date="2026-09-25T09:00:00Z">
        <w:r>
          <w:delText xml:space="preserve">came</w:delText>
        </w:r>
      </w:del>
      <w:ins w:id="3167" w:author="Editor" w:date="2026-09-25T09:00:00Z">
        <w:r>
          <w:t xml:space="preserve">had come</w:t>
        </w:r>
      </w:ins>
      <w:r>
        <w:t xml:space="preserve"> to Ayr, she had something to cheer about</w:t>
      </w:r>
      <w:del w:id="3168" w:author="Editor" w:date="2026-09-25T09:00:00Z">
        <w:r>
          <w:delText xml:space="preserve">;</w:delText>
        </w:r>
      </w:del>
      <w:ins w:id="3169" w:author="Editor" w:date="2026-09-25T09:00:00Z">
        <w:r>
          <w:t xml:space="preserve">,</w:t>
        </w:r>
      </w:ins>
      <w:r>
        <w:t xml:space="preserve"> a purpose to chase, and she wanted to give it her best.  </w:t>
      </w:r>
    </w:p>
    <w:p w14:paraId="1948DD4C" w14:textId="279B171F" w:rsidR="00C93A27" w:rsidRPr="00C93A27" w:rsidRDefault="00C93A27" w:rsidP="00C93A27">
      <w:r>
        <w:t xml:space="preserve">Her first strategy was to write an email to them. She knew if she failed to get their attention the first time, it would be her last, as she presumed there would be some software to filter and accept only one mail per candidate. She </w:t>
      </w:r>
      <w:del w:id="3170" w:author="Editor" w:date="2026-09-25T09:00:00Z">
        <w:r>
          <w:delText xml:space="preserve">had to get it right on the first go, as there wouldn’t be another chance, and failure was not an option. She </w:delText>
        </w:r>
      </w:del>
      <w:r>
        <w:t xml:space="preserve">wanted the letter to be crisp</w:t>
      </w:r>
      <w:del w:id="3171" w:author="Editor" w:date="2026-09-25T09:00:00Z">
        <w:r>
          <w:delText xml:space="preserve">,</w:delText>
        </w:r>
      </w:del>
      <w:ins w:id="3172" w:author="Editor" w:date="2026-09-25T09:00:00Z">
        <w:r>
          <w:t xml:space="preserve"> and</w:t>
        </w:r>
      </w:ins>
      <w:r>
        <w:t xml:space="preserve"> to the point</w:t>
      </w:r>
      <w:ins w:id="3173" w:author="Editor" w:date="2026-09-25T09:00:00Z">
        <w:r>
          <w:t xml:space="preserve">,</w:t>
        </w:r>
      </w:ins>
      <w:r>
        <w:t xml:space="preserve"> yet interesting. She turned on her computer, and after a lot of </w:t>
      </w:r>
      <w:del w:id="3174" w:author="Editor" w:date="2026-09-25T09:00:00Z">
        <w:r>
          <w:delText xml:space="preserve">deliberation, corrections, </w:delText>
        </w:r>
      </w:del>
      <w:r>
        <w:t xml:space="preserve">writing and rewriting</w:t>
      </w:r>
      <w:ins w:id="3175" w:author="Editor" w:date="2026-09-25T09:00:00Z">
        <w:r>
          <w:t xml:space="preserve">,</w:t>
        </w:r>
      </w:ins>
      <w:r>
        <w:t xml:space="preserve"> she crafted her final script, which she believed was one of </w:t>
      </w:r>
      <w:del w:id="3176" w:author="Editor" w:date="2026-09-25T09:00:00Z">
        <w:r>
          <w:delText xml:space="preserve">her</w:delText>
        </w:r>
      </w:del>
      <w:ins w:id="3177" w:author="Editor" w:date="2026-09-25T09:00:00Z">
        <w:r>
          <w:t xml:space="preserve">the</w:t>
        </w:r>
      </w:ins>
      <w:r>
        <w:t xml:space="preserve"> best pieces she </w:t>
      </w:r>
      <w:ins w:id="3178" w:author="Editor" w:date="2026-09-25T09:00:00Z">
        <w:r>
          <w:t xml:space="preserve">had </w:t>
        </w:r>
      </w:ins>
      <w:r>
        <w:t xml:space="preserve">ever </w:t>
      </w:r>
      <w:del w:id="3179" w:author="Editor" w:date="2026-09-25T09:00:00Z">
        <w:r>
          <w:delText xml:space="preserve">wrote</w:delText>
        </w:r>
      </w:del>
      <w:ins w:id="3180" w:author="Editor" w:date="2026-09-25T09:00:00Z">
        <w:r>
          <w:t xml:space="preserve">written</w:t>
        </w:r>
      </w:ins>
      <w:r>
        <w:t xml:space="preserve">. It took her the rest of the evening to bring it to a </w:t>
      </w:r>
      <w:del w:id="3181" w:author="Editor" w:date="2026-09-25T09:00:00Z">
        <w:r>
          <w:delText xml:space="preserve">final </w:delText>
        </w:r>
      </w:del>
      <w:r>
        <w:t xml:space="preserve">closure.</w:t>
      </w:r>
    </w:p>
    <w:p w14:paraId="1B5E755E" w14:textId="479EF04E" w:rsidR="00C93A27" w:rsidRPr="00C93A27" w:rsidRDefault="00C93A27" w:rsidP="00C93A27">
      <w:commentRangeStart w:id="70"/>
      <w:r>
        <w:t xml:space="preserve">She was extremely good </w:t>
      </w:r>
      <w:del w:id="3182" w:author="Editor" w:date="2026-09-25T09:00:00Z">
        <w:r>
          <w:delText xml:space="preserve">in</w:delText>
        </w:r>
      </w:del>
      <w:ins w:id="3183" w:author="Editor" w:date="2026-09-25T09:00:00Z">
        <w:r>
          <w:t xml:space="preserve">at</w:t>
        </w:r>
      </w:ins>
      <w:r>
        <w:t xml:space="preserve"> language arts. During her school days, she used to write stories and poetry. </w:t>
      </w:r>
      <w:del w:id="3184" w:author="Editor" w:date="2026-09-25T09:00:00Z">
        <w:r>
          <w:delText xml:space="preserve">Despite having a stronghold in English literature, this</w:delText>
        </w:r>
      </w:del>
      <w:ins w:id="3185" w:author="Editor" w:date="2026-09-25T09:00:00Z">
        <w:r>
          <w:t xml:space="preserve">This</w:t>
        </w:r>
      </w:ins>
      <w:r>
        <w:t xml:space="preserve"> email was the toughest letter she </w:t>
      </w:r>
      <w:ins w:id="3186" w:author="Editor" w:date="2026-09-25T09:00:00Z">
        <w:r>
          <w:t xml:space="preserve">had </w:t>
        </w:r>
      </w:ins>
      <w:r>
        <w:t xml:space="preserve">ever </w:t>
      </w:r>
      <w:del w:id="3187" w:author="Editor" w:date="2026-09-25T09:00:00Z">
        <w:r>
          <w:delText xml:space="preserve">wrote</w:delText>
        </w:r>
      </w:del>
      <w:ins w:id="3188" w:author="Editor" w:date="2026-09-25T09:00:00Z">
        <w:r>
          <w:t xml:space="preserve">written</w:t>
        </w:r>
      </w:ins>
      <w:r>
        <w:t xml:space="preserve">. Writing poetry was never a do</w:t>
      </w:r>
      <w:del w:id="3189" w:author="Editor" w:date="2026-09-25T09:00:00Z">
        <w:r>
          <w:delText xml:space="preserve"> or </w:delText>
        </w:r>
      </w:del>
      <w:ins w:id="3190" w:author="Editor" w:date="2026-09-25T09:00:00Z">
        <w:r>
          <w:t xml:space="preserve">-or-</w:t>
        </w:r>
      </w:ins>
      <w:r>
        <w:t xml:space="preserve">die situation, but finding words to </w:t>
      </w:r>
      <w:del w:id="3191" w:author="Editor" w:date="2026-09-25T09:00:00Z">
        <w:r>
          <w:delText xml:space="preserve">ensure selection for</w:delText>
        </w:r>
      </w:del>
      <w:ins w:id="3192" w:author="Editor" w:date="2026-09-25T09:00:00Z">
        <w:r>
          <w:t xml:space="preserve">secure</w:t>
        </w:r>
      </w:ins>
      <w:r>
        <w:t xml:space="preserve"> a job</w:t>
      </w:r>
      <w:del w:id="3193" w:author="Editor" w:date="2026-09-25T09:00:00Z">
        <w:r>
          <w:delText xml:space="preserve">, which</w:delText>
        </w:r>
      </w:del>
      <w:r>
        <w:t xml:space="preserve"> she badly wanted</w:t>
      </w:r>
      <w:del w:id="3194" w:author="Editor" w:date="2026-09-25T09:00:00Z">
        <w:r>
          <w:delText xml:space="preserve">,</w:delText>
        </w:r>
      </w:del>
      <w:r>
        <w:t xml:space="preserve"> was overwhelming</w:t>
      </w:r>
      <w:del w:id="3195" w:author="Editor" w:date="2026-09-25T09:00:00Z">
        <w:r>
          <w:delText xml:space="preserve">, to say the least</w:delText>
        </w:r>
      </w:del>
      <w:r>
        <w:t xml:space="preserve">.  Once satisfied with her work</w:t>
      </w:r>
      <w:ins w:id="3196" w:author="Editor" w:date="2026-09-25T09:00:00Z">
        <w:r>
          <w:t xml:space="preserve">,</w:t>
        </w:r>
      </w:ins>
      <w:r>
        <w:t xml:space="preserve"> she read it aloud to </w:t>
      </w:r>
      <w:del w:id="3197" w:author="Editor" w:date="2026-09-25T09:00:00Z">
        <w:r>
          <w:delText xml:space="preserve">ensure</w:delText>
        </w:r>
      </w:del>
      <w:ins w:id="3198" w:author="Editor" w:date="2026-09-25T09:00:00Z">
        <w:r>
          <w:t xml:space="preserve">make sure</w:t>
        </w:r>
      </w:ins>
      <w:r>
        <w:t xml:space="preserve"> it sounded right.</w:t>
      </w:r>
      <w:commentRangeEnd w:id="70"/>
      <w:r>
        <w:commentReference w:id="70"/>
      </w:r>
    </w:p>
    <w:p w14:paraId="11C958F0" w14:textId="77777777" w:rsidR="00C93A27" w:rsidRPr="00C93A27" w:rsidRDefault="00C93A27" w:rsidP="00C93A27">
      <w:commentRangeStart w:id="71"/>
      <w:r>
        <w:t xml:space="preserve">“</w:t>
      </w:r>
      <w:del w:id="3199" w:author="Editor" w:date="2026-09-25T09:00:00Z">
        <w:r>
          <w:delText xml:space="preserve">Respected</w:delText>
        </w:r>
      </w:del>
      <w:ins w:id="3200" w:author="Editor" w:date="2026-09-25T09:00:00Z">
        <w:r>
          <w:t xml:space="preserve">Dear</w:t>
        </w:r>
      </w:ins>
      <w:r>
        <w:t xml:space="preserve"> Madam/Sir,</w:t>
      </w:r>
      <w:commentRangeEnd w:id="71"/>
      <w:r>
        <w:commentReference w:id="71"/>
      </w:r>
    </w:p>
    <w:p w14:paraId="7465B518" w14:textId="135A41B3" w:rsidR="00C93A27" w:rsidRPr="00C93A27" w:rsidRDefault="00C93A27" w:rsidP="00C93A27">
      <w:commentRangeStart w:id="72"/>
      <w:r>
        <w:t xml:space="preserve">As a child, my most exciting moments were always </w:t>
      </w:r>
      <w:del w:id="3201" w:author="Editor" w:date="2026-09-25T09:00:00Z">
        <w:r>
          <w:delText xml:space="preserve">the</w:delText>
        </w:r>
      </w:del>
      <w:ins w:id="3202" w:author="Editor" w:date="2026-09-25T09:00:00Z">
        <w:r>
          <w:t xml:space="preserve">at</w:t>
        </w:r>
      </w:ins>
      <w:r>
        <w:t xml:space="preserve"> Christmas time</w:t>
      </w:r>
      <w:ins w:id="3203" w:author="Editor" w:date="2026-09-25T09:00:00Z">
        <w:r>
          <w:t xml:space="preserve">,</w:t>
        </w:r>
      </w:ins>
      <w:r>
        <w:t xml:space="preserve"> when Santa magically delivered my wish list toys.</w:t>
      </w:r>
      <w:del w:id="3204" w:author="Editor" w:date="2026-09-25T09:00:00Z">
        <w:r>
          <w:delText xml:space="preserve"> It was sheer magic, and</w:delText>
        </w:r>
      </w:del>
      <w:r>
        <w:t xml:space="preserve"> I used to thank the reindeer that carried Santa to my home despite the dreadful winter.  I also grew up thanking the postman who gave me the joy of receiving my pen friends</w:t>
      </w:r>
      <w:del w:id="3205" w:author="Editor (Typography)" w:date="2026-09-25T09:00:00Z">
        <w:r>
          <w:delText xml:space="preserve">'</w:delText>
        </w:r>
      </w:del>
      <w:ins w:id="3206" w:author="Editor (Typography)" w:date="2026-09-25T09:00:00Z">
        <w:r>
          <w:t xml:space="preserve">’</w:t>
        </w:r>
      </w:ins>
      <w:r>
        <w:t xml:space="preserve"> letters from distant places, or </w:t>
      </w:r>
      <w:del w:id="3207" w:author="Editor" w:date="2026-09-25T09:00:00Z">
        <w:r>
          <w:delText xml:space="preserve">the delivery of </w:delText>
        </w:r>
      </w:del>
      <w:r>
        <w:t xml:space="preserve">surprise gifts from my grandparents. It always brought a smile to my face.</w:t>
      </w:r>
      <w:commentRangeEnd w:id="72"/>
      <w:r>
        <w:commentReference w:id="72"/>
      </w:r>
    </w:p>
    <w:p w14:paraId="7CE1459D" w14:textId="41E8B7FE" w:rsidR="00C93A27" w:rsidRPr="00C93A27" w:rsidRDefault="00C93A27" w:rsidP="00C93A27">
      <w:r>
        <w:t xml:space="preserve">Soon I was introduced to reality and </w:t>
      </w:r>
      <w:del w:id="3208" w:author="Editor" w:date="2026-09-25T09:00:00Z">
        <w:r>
          <w:delText xml:space="preserve">I </w:delText>
        </w:r>
      </w:del>
      <w:r>
        <w:t xml:space="preserve">learned there are no magic </w:t>
      </w:r>
      <w:del w:id="3209" w:author="Editor" w:date="2026-09-25T09:00:00Z">
        <w:r>
          <w:delText xml:space="preserve">reindeers</w:delText>
        </w:r>
      </w:del>
      <w:ins w:id="3210" w:author="Editor" w:date="2026-09-25T09:00:00Z">
        <w:r>
          <w:t xml:space="preserve">reindeer</w:t>
        </w:r>
      </w:ins>
      <w:r>
        <w:t xml:space="preserve">. Nor does the postman have a magic wand that could bring surprises on a whim. And I learned that all the complex crisscrossing of parcels across the globe is immaculately handled and accurately delivered by logistics companies such as yours. It is because of enterprises like yours that </w:t>
      </w:r>
      <w:del w:id="3211" w:author="Editor" w:date="2026-09-25T09:00:00Z">
        <w:r>
          <w:delText xml:space="preserve">makes </w:delText>
        </w:r>
      </w:del>
      <w:r>
        <w:t xml:space="preserve">this otherwise </w:t>
      </w:r>
      <w:del w:id="3212" w:author="Editor" w:date="2026-09-25T09:00:00Z">
        <w:r>
          <w:delText xml:space="preserve">ginormous</w:delText>
        </w:r>
      </w:del>
      <w:ins w:id="3213" w:author="Editor" w:date="2026-09-25T09:00:00Z">
        <w:r>
          <w:t xml:space="preserve">vast</w:t>
        </w:r>
      </w:ins>
      <w:r>
        <w:t xml:space="preserve"> world</w:t>
      </w:r>
      <w:ins w:id="3214" w:author="Editor" w:date="2026-09-25T09:00:00Z">
        <w:r>
          <w:t xml:space="preserve"> is</w:t>
        </w:r>
      </w:ins>
      <w:r>
        <w:t xml:space="preserve"> truly within our reach.</w:t>
      </w:r>
      <w:del w:id="3215" w:author="Editor" w:date="2026-09-25T09:00:00Z">
        <w:r>
          <w:delText xml:space="preserve"> Logistics companies truly help bring myriad cultures into one-fold and help us appreciate the world better and make us more compassionate and informed.</w:delText>
        </w:r>
      </w:del>
    </w:p>
    <w:p w14:paraId="69388774" w14:textId="77777777" w:rsidR="00C93A27" w:rsidRPr="00C93A27" w:rsidRDefault="00C93A27" w:rsidP="00C93A27">
      <w:commentRangeStart w:id="73"/>
      <w:r>
        <w:t xml:space="preserve">My father was a delivery man, who </w:t>
      </w:r>
      <w:del w:id="3216" w:author="Editor (Spelling)" w:date="2026-09-25T09:00:00Z">
        <w:r>
          <w:delText xml:space="preserve">traveled</w:delText>
        </w:r>
      </w:del>
      <w:ins w:id="3217" w:author="Editor (Spelling)" w:date="2026-09-25T09:00:00Z">
        <w:r>
          <w:t xml:space="preserve">travelled</w:t>
        </w:r>
      </w:ins>
      <w:ins w:id="3218" w:author="Editor" w:date="2026-09-25T09:00:00Z">
        <w:r>
          <w:t xml:space="preserve"> to</w:t>
        </w:r>
      </w:ins>
      <w:r>
        <w:t xml:space="preserve"> places to make sure he delivered things that mattered most to people on time, and in the process brought happiness </w:t>
      </w:r>
      <w:del w:id="3219" w:author="Editor" w:date="2026-09-25T09:00:00Z">
        <w:r>
          <w:delText xml:space="preserve">in</w:delText>
        </w:r>
      </w:del>
      <w:ins w:id="3220" w:author="Editor" w:date="2026-09-25T09:00:00Z">
        <w:r>
          <w:t xml:space="preserve">into</w:t>
        </w:r>
      </w:ins>
      <w:r>
        <w:t xml:space="preserve"> their lives. </w:t>
      </w:r>
      <w:del w:id="3221" w:author="Editor" w:date="2026-09-25T09:00:00Z">
        <w:r>
          <w:delText xml:space="preserve">Since the beginning, I had</w:delText>
        </w:r>
      </w:del>
      <w:ins w:id="3222" w:author="Editor" w:date="2026-09-25T09:00:00Z">
        <w:r>
          <w:t xml:space="preserve">I have</w:t>
        </w:r>
      </w:ins>
      <w:r>
        <w:t xml:space="preserve"> always dreamt of working for a logistics company to continue what my father started, bringing happiness to countless people</w:t>
      </w:r>
      <w:del w:id="3223" w:author="Editor" w:date="2026-09-25T09:00:00Z">
        <w:r>
          <w:delText xml:space="preserve"> through my job</w:delText>
        </w:r>
      </w:del>
      <w:r>
        <w:t xml:space="preserve">. </w:t>
      </w:r>
      <w:commentRangeEnd w:id="73"/>
      <w:r>
        <w:commentReference w:id="73"/>
      </w:r>
    </w:p>
    <w:p w14:paraId="38B14AE0" w14:textId="77777777" w:rsidR="00C93A27" w:rsidRPr="00C93A27" w:rsidRDefault="00C93A27" w:rsidP="00C93A27">
      <w:r>
        <w:t xml:space="preserve">TransPacific is an esteemed enterprise</w:t>
      </w:r>
      <w:ins w:id="3224" w:author="Editor" w:date="2026-09-25T09:00:00Z">
        <w:r>
          <w:t xml:space="preserve">,</w:t>
        </w:r>
      </w:ins>
      <w:r>
        <w:t xml:space="preserve"> and I am aware that to earn a seat as an intern</w:t>
      </w:r>
      <w:ins w:id="3225" w:author="Editor" w:date="2026-09-25T09:00:00Z">
        <w:r>
          <w:t xml:space="preserve">,</w:t>
        </w:r>
      </w:ins>
      <w:r>
        <w:t xml:space="preserve"> besides the intent, </w:t>
      </w:r>
      <w:del w:id="3226" w:author="Editor" w:date="2026-09-25T09:00:00Z">
        <w:r>
          <w:delText xml:space="preserve">there needs to be</w:delText>
        </w:r>
      </w:del>
      <w:ins w:id="3227" w:author="Editor" w:date="2026-09-25T09:00:00Z">
        <w:r>
          <w:t xml:space="preserve">one should demonstrate</w:t>
        </w:r>
      </w:ins>
      <w:r>
        <w:t xml:space="preserve"> an excellent education track record</w:t>
      </w:r>
      <w:del w:id="3228" w:author="Editor" w:date="2026-09-25T09:00:00Z">
        <w:r>
          <w:delText xml:space="preserve"> one should demonstrate</w:delText>
        </w:r>
      </w:del>
      <w:r>
        <w:t xml:space="preserve">. I have made a conscious decision </w:t>
      </w:r>
      <w:del w:id="3229" w:author="Editor" w:date="2026-09-25T09:00:00Z">
        <w:r>
          <w:delText xml:space="preserve">in electing</w:delText>
        </w:r>
      </w:del>
      <w:ins w:id="3230" w:author="Editor" w:date="2026-09-25T09:00:00Z">
        <w:r>
          <w:t xml:space="preserve">to elect</w:t>
        </w:r>
      </w:ins>
      <w:r>
        <w:t xml:space="preserve"> the right subjects to </w:t>
      </w:r>
      <w:del w:id="3231" w:author="Editor" w:date="2026-09-25T09:00:00Z">
        <w:r>
          <w:delText xml:space="preserve">be qualified</w:delText>
        </w:r>
      </w:del>
      <w:ins w:id="3232" w:author="Editor" w:date="2026-09-25T09:00:00Z">
        <w:r>
          <w:t xml:space="preserve">qualify</w:t>
        </w:r>
      </w:ins>
      <w:r>
        <w:t xml:space="preserve"> for the job. I have taken advanced courses in Geography and Political Science. I am not only good </w:t>
      </w:r>
      <w:del w:id="3233" w:author="Editor" w:date="2026-09-25T09:00:00Z">
        <w:r>
          <w:delText xml:space="preserve">in</w:delText>
        </w:r>
      </w:del>
      <w:ins w:id="3234" w:author="Editor" w:date="2026-09-25T09:00:00Z">
        <w:r>
          <w:t xml:space="preserve">at</w:t>
        </w:r>
      </w:ins>
      <w:r>
        <w:t xml:space="preserve"> demographics but also have great knowledge </w:t>
      </w:r>
      <w:del w:id="3235" w:author="Editor" w:date="2026-09-25T09:00:00Z">
        <w:r>
          <w:delText xml:space="preserve">about</w:delText>
        </w:r>
      </w:del>
      <w:ins w:id="3236" w:author="Editor" w:date="2026-09-25T09:00:00Z">
        <w:r>
          <w:t xml:space="preserve">of</w:t>
        </w:r>
      </w:ins>
      <w:r>
        <w:t xml:space="preserve"> the political landscape of Scotland, England and the east European region. Besides the core subjects, I have technology as one of my electives</w:t>
      </w:r>
      <w:del w:id="3237" w:author="Editor" w:date="2026-09-25T09:00:00Z">
        <w:r>
          <w:delText xml:space="preserve">, and I possess significant knowledge in getting work done using computers</w:delText>
        </w:r>
      </w:del>
      <w:r>
        <w:t xml:space="preserve">.</w:t>
      </w:r>
    </w:p>
    <w:p w14:paraId="04925622" w14:textId="77777777" w:rsidR="00C93A27" w:rsidRPr="00C93A27" w:rsidRDefault="00C93A27" w:rsidP="00C93A27">
      <w:r>
        <w:t>With this background, I submit my candidature for your kind consideration.</w:t>
      </w:r>
    </w:p>
    <w:p w14:paraId="7CFF1942" w14:textId="77777777" w:rsidR="00C93A27" w:rsidRPr="00C93A27" w:rsidRDefault="00C93A27" w:rsidP="00C93A27">
      <w:del w:id="3238" w:author="Editor" w:date="2026-09-25T09:00:00Z">
        <w:r>
          <w:delText xml:space="preserve">In Anticipation and with</w:delText>
        </w:r>
      </w:del>
      <w:ins w:id="3239" w:author="Editor" w:date="2026-09-25T09:00:00Z">
        <w:r>
          <w:t xml:space="preserve">With</w:t>
        </w:r>
      </w:ins>
      <w:r>
        <w:t xml:space="preserve"> best </w:t>
      </w:r>
      <w:del w:id="3240" w:author="Editor" w:date="2026-09-25T09:00:00Z">
        <w:r>
          <w:delText xml:space="preserve">Regards</w:delText>
        </w:r>
      </w:del>
      <w:ins w:id="3241" w:author="Editor" w:date="2026-09-25T09:00:00Z">
        <w:r>
          <w:t xml:space="preserve">regards</w:t>
        </w:r>
      </w:ins>
      <w:r>
        <w:t xml:space="preserve">,</w:t>
      </w:r>
    </w:p>
    <w:p w14:paraId="6179010B" w14:textId="77777777" w:rsidR="00C93A27" w:rsidRPr="00C93A27" w:rsidRDefault="00C93A27" w:rsidP="00C93A27">
      <w:commentRangeStart w:id="74"/>
      <w:r>
        <w:t xml:space="preserve">Sanchez </w:t>
      </w:r>
      <w:del w:id="3242" w:author="Editor (Names)" w:date="2026-09-25T09:00:00Z">
        <w:r>
          <w:delText xml:space="preserve">Roberto</w:delText>
        </w:r>
      </w:del>
      <w:ins w:id="3243" w:author="Editor (Names)" w:date="2026-09-25T09:00:00Z">
        <w:r>
          <w:t xml:space="preserve">Roberti</w:t>
        </w:r>
      </w:ins>
      <w:del w:id="3244" w:author="Editor" w:date="2026-09-25T09:00:00Z">
        <w:r>
          <w:delText xml:space="preserve">.</w:delText>
        </w:r>
      </w:del>
      <w:r>
        <w:t xml:space="preserve">”</w:t>
      </w:r>
      <w:commentRangeEnd w:id="74"/>
      <w:r>
        <w:commentReference w:id="74"/>
      </w:r>
    </w:p>
    <w:p w14:paraId="7A29FDCD" w14:textId="77777777" w:rsidR="00C93A27" w:rsidRPr="00C93A27" w:rsidRDefault="00C93A27" w:rsidP="00C93A27">
      <w:commentRangeStart w:id="75"/>
      <w:r>
        <w:t xml:space="preserve">Once convinced</w:t>
      </w:r>
      <w:ins w:id="3245" w:author="Editor" w:date="2026-09-25T09:00:00Z">
        <w:r>
          <w:t xml:space="preserve">,</w:t>
        </w:r>
      </w:ins>
      <w:r>
        <w:t xml:space="preserve"> she emailed it </w:t>
      </w:r>
      <w:ins w:id="3246" w:author="Editor" w:date="2026-09-25T09:00:00Z">
        <w:r>
          <w:t xml:space="preserve">along with her resume </w:t>
        </w:r>
      </w:ins>
      <w:r>
        <w:t xml:space="preserve">to the </w:t>
      </w:r>
      <w:del w:id="3247" w:author="Editor" w:date="2026-09-25T09:00:00Z">
        <w:r>
          <w:delText xml:space="preserve">ID</w:delText>
        </w:r>
      </w:del>
      <w:ins w:id="3248" w:author="Editor" w:date="2026-09-25T09:00:00Z">
        <w:r>
          <w:t xml:space="preserve">address</w:t>
        </w:r>
      </w:ins>
      <w:r>
        <w:t xml:space="preserve"> she had noted from the kiosk</w:t>
      </w:r>
      <w:del w:id="3249" w:author="Editor" w:date="2026-09-25T09:00:00Z">
        <w:r>
          <w:delText xml:space="preserve"> along with her resume</w:delText>
        </w:r>
      </w:del>
      <w:r>
        <w:t xml:space="preserve">. It was a </w:t>
      </w:r>
      <w:del w:id="3250" w:author="Editor" w:date="2026-09-25T09:00:00Z">
        <w:r>
          <w:delText xml:space="preserve">Monday</w:delText>
        </w:r>
      </w:del>
      <w:ins w:id="3251" w:author="Editor" w:date="2026-09-25T09:00:00Z">
        <w:r>
          <w:t xml:space="preserve">Friday</w:t>
        </w:r>
      </w:ins>
      <w:r>
        <w:t xml:space="preserve"> when she wrote to them</w:t>
      </w:r>
      <w:ins w:id="3252" w:author="Editor" w:date="2026-09-25T09:00:00Z">
        <w:r>
          <w:t xml:space="preserve">,</w:t>
        </w:r>
      </w:ins>
      <w:r>
        <w:t xml:space="preserve"> and it wasn’t until </w:t>
      </w:r>
      <w:ins w:id="3253" w:author="Editor" w:date="2026-09-25T09:00:00Z">
        <w:r>
          <w:t xml:space="preserve">the following </w:t>
        </w:r>
      </w:ins>
      <w:r>
        <w:t xml:space="preserve">Friday </w:t>
      </w:r>
      <w:del w:id="3254" w:author="Editor" w:date="2026-09-25T09:00:00Z">
        <w:r>
          <w:delText xml:space="preserve">when</w:delText>
        </w:r>
      </w:del>
      <w:ins w:id="3255" w:author="Editor" w:date="2026-09-25T09:00:00Z">
        <w:r>
          <w:t xml:space="preserve">that</w:t>
        </w:r>
      </w:ins>
      <w:r>
        <w:t xml:space="preserve"> she received a response</w:t>
      </w:r>
      <w:del w:id="3256" w:author="Editor" w:date="2026-09-25T09:00:00Z">
        <w:r>
          <w:delText xml:space="preserve"> back</w:delText>
        </w:r>
      </w:del>
      <w:r>
        <w:t xml:space="preserve">.</w:t>
      </w:r>
      <w:commentRangeEnd w:id="75"/>
      <w:r>
        <w:commentReference w:id="75"/>
      </w:r>
    </w:p>
    <w:p w14:paraId="37FA9683" w14:textId="77777777" w:rsidR="00C93A27" w:rsidRPr="00C93A27" w:rsidRDefault="00C93A27" w:rsidP="00C93A27">
      <w:commentRangeStart w:id="76"/>
      <w:r>
        <w:t xml:space="preserve">She decided to spend that weekend with </w:t>
      </w:r>
      <w:del w:id="3257" w:author="Editor" w:date="2026-09-25T09:00:00Z">
        <w:r>
          <w:delText xml:space="preserve">aunt</w:delText>
        </w:r>
      </w:del>
      <w:ins w:id="3258" w:author="Editor" w:date="2026-09-25T09:00:00Z">
        <w:r>
          <w:t xml:space="preserve">Aunt</w:t>
        </w:r>
      </w:ins>
      <w:r>
        <w:t xml:space="preserve"> </w:t>
      </w:r>
      <w:del w:id="3259" w:author="Editor (Names)" w:date="2026-09-25T09:00:00Z">
        <w:r>
          <w:delText xml:space="preserve">Naiena</w:delText>
        </w:r>
      </w:del>
      <w:ins w:id="3260" w:author="Editor (Names)" w:date="2026-09-25T09:00:00Z">
        <w:r>
          <w:t xml:space="preserve">Nina</w:t>
        </w:r>
      </w:ins>
      <w:r>
        <w:t xml:space="preserve">. It was a lazy afternoon</w:t>
      </w:r>
      <w:ins w:id="3261" w:author="Editor" w:date="2026-09-25T09:00:00Z">
        <w:r>
          <w:t xml:space="preserve">,</w:t>
        </w:r>
      </w:ins>
      <w:r>
        <w:t xml:space="preserve"> and she came directly to her aunt’s place from </w:t>
      </w:r>
      <w:del w:id="3262" w:author="Editor" w:date="2026-09-25T09:00:00Z">
        <w:r>
          <w:delText xml:space="preserve">school</w:delText>
        </w:r>
      </w:del>
      <w:ins w:id="3263" w:author="Editor" w:date="2026-09-25T09:00:00Z">
        <w:r>
          <w:t xml:space="preserve">college</w:t>
        </w:r>
      </w:ins>
      <w:r>
        <w:t xml:space="preserve">. Like always, she headed straight </w:t>
      </w:r>
      <w:del w:id="3264" w:author="Editor" w:date="2026-09-25T09:00:00Z">
        <w:r>
          <w:delText xml:space="preserve">to </w:delText>
        </w:r>
      </w:del>
      <w:r>
        <w:t xml:space="preserve">upstairs</w:t>
      </w:r>
      <w:ins w:id="3265" w:author="Editor" w:date="2026-09-25T09:00:00Z">
        <w:r>
          <w:t xml:space="preserve">,</w:t>
        </w:r>
      </w:ins>
      <w:r>
        <w:t xml:space="preserve"> where the desktop computer was stationed.</w:t>
      </w:r>
      <w:commentRangeEnd w:id="76"/>
      <w:r>
        <w:commentReference w:id="76"/>
      </w:r>
    </w:p>
    <w:p w14:paraId="236CEEF1" w14:textId="77777777" w:rsidR="00C93A27" w:rsidRPr="00C93A27" w:rsidRDefault="00C93A27" w:rsidP="00C93A27">
      <w:r>
        <w:t xml:space="preserve">She logged in to her email account in anticipation of a response from TransPacific, and there it was! Her heart was pulsating so hard </w:t>
      </w:r>
      <w:del w:id="3266" w:author="Editor" w:date="2026-09-25T09:00:00Z">
        <w:r>
          <w:delText xml:space="preserve">for once she cogitated</w:delText>
        </w:r>
      </w:del>
      <w:ins w:id="3267" w:author="Editor" w:date="2026-09-25T09:00:00Z">
        <w:r>
          <w:t xml:space="preserve">that for a moment she feared</w:t>
        </w:r>
      </w:ins>
      <w:r>
        <w:t xml:space="preserve"> it would explode</w:t>
      </w:r>
      <w:del w:id="3268" w:author="Editor" w:date="2026-09-25T09:00:00Z">
        <w:r>
          <w:delText xml:space="preserve"> on her</w:delText>
        </w:r>
      </w:del>
      <w:r>
        <w:t xml:space="preserve">. With sheer nervousness, she clicked on the mail and waited impatiently for </w:t>
      </w:r>
      <w:del w:id="3269" w:author="Editor" w:date="2026-09-25T09:00:00Z">
        <w:r>
          <w:delText xml:space="preserve">the mail</w:delText>
        </w:r>
      </w:del>
      <w:ins w:id="3270" w:author="Editor" w:date="2026-09-25T09:00:00Z">
        <w:r>
          <w:t xml:space="preserve">it</w:t>
        </w:r>
      </w:ins>
      <w:r>
        <w:t xml:space="preserve"> to open. She tried hard to control her excitement as she read</w:t>
      </w:r>
      <w:del w:id="3271" w:author="Editor" w:date="2026-09-25T09:00:00Z">
        <w:r>
          <w:delText xml:space="preserve">,</w:delText>
        </w:r>
      </w:del>
      <w:ins w:id="3272" w:author="Editor" w:date="2026-09-25T09:00:00Z">
        <w:r>
          <w:t xml:space="preserve">.</w:t>
        </w:r>
      </w:ins>
    </w:p>
    <w:p w14:paraId="251754BE" w14:textId="77777777" w:rsidR="00C93A27" w:rsidRPr="00C93A27" w:rsidRDefault="00C93A27" w:rsidP="00C93A27">
      <w:commentRangeStart w:id="77"/>
      <w:r>
        <w:t xml:space="preserve">“Dear Ms. </w:t>
      </w:r>
      <w:del w:id="3273" w:author="Editor" w:date="2026-09-25T09:00:00Z">
        <w:r>
          <w:delText xml:space="preserve">Sanchez</w:delText>
        </w:r>
      </w:del>
      <w:ins w:id="3274" w:author="Editor" w:date="2026-09-25T09:00:00Z">
        <w:r>
          <w:t xml:space="preserve">Roberti</w:t>
        </w:r>
      </w:ins>
      <w:r>
        <w:t xml:space="preserve">,</w:t>
      </w:r>
      <w:commentRangeEnd w:id="77"/>
      <w:r>
        <w:commentReference w:id="77"/>
      </w:r>
    </w:p>
    <w:p w14:paraId="0B1AB18D" w14:textId="37383583" w:rsidR="00C93A27" w:rsidRPr="00C93A27" w:rsidRDefault="00C93A27" w:rsidP="00C93A27">
      <w:commentRangeStart w:id="78"/>
      <w:r>
        <w:t xml:space="preserve">We have received your candidature for the job</w:t>
      </w:r>
      <w:ins w:id="3275" w:author="Editor" w:date="2026-09-25T09:00:00Z">
        <w:r>
          <w:t xml:space="preserve">,</w:t>
        </w:r>
      </w:ins>
      <w:r>
        <w:t xml:space="preserve"> and we take great pleasure in inviting you to the next round of evaluation. You are required to come in</w:t>
      </w:r>
      <w:del w:id="3276" w:author="Editor" w:date="2026-09-25T09:00:00Z">
        <w:r>
          <w:delText xml:space="preserve">-</w:delText>
        </w:r>
      </w:del>
      <w:ins w:id="3277" w:author="Editor" w:date="2026-09-25T09:00:00Z">
        <w:r>
          <w:t xml:space="preserve"> </w:t>
        </w:r>
      </w:ins>
      <w:r>
        <w:t xml:space="preserve">person for </w:t>
      </w:r>
      <w:del w:id="3278" w:author="Editor" w:date="2026-09-25T09:00:00Z">
        <w:r>
          <w:delText xml:space="preserve">your next</w:delText>
        </w:r>
      </w:del>
      <w:ins w:id="3279" w:author="Editor" w:date="2026-09-25T09:00:00Z">
        <w:r>
          <w:t xml:space="preserve">an</w:t>
        </w:r>
      </w:ins>
      <w:r>
        <w:t xml:space="preserve"> interview.</w:t>
      </w:r>
      <w:del w:id="3280" w:author="Editor" w:date="2026-09-25T09:00:00Z">
        <w:r>
          <w:delText xml:space="preserve"> The details of the location and time are given below.</w:delText>
        </w:r>
      </w:del>
      <w:commentRangeEnd w:id="78"/>
      <w:r>
        <w:commentReference w:id="78"/>
      </w:r>
    </w:p>
    <w:p w14:paraId="1A1A2E5D" w14:textId="77777777" w:rsidR="00C93A27" w:rsidRPr="00C93A27" w:rsidRDefault="00C93A27" w:rsidP="00C93A27">
      <w:r>
        <w:t xml:space="preserve">Please</w:t>
      </w:r>
      <w:del w:id="3281" w:author="Editor" w:date="2026-09-25T09:00:00Z">
        <w:r>
          <w:delText xml:space="preserve"> ensure you</w:delText>
        </w:r>
      </w:del>
      <w:r>
        <w:t xml:space="preserve"> bring an ID, all certificates and any recommendations that you consider </w:t>
      </w:r>
      <w:del w:id="3282" w:author="Editor" w:date="2026-09-25T09:00:00Z">
        <w:r>
          <w:delText xml:space="preserve">will be </w:delText>
        </w:r>
      </w:del>
      <w:r>
        <w:t xml:space="preserve">relevant</w:t>
      </w:r>
      <w:del w:id="3283" w:author="Editor" w:date="2026-09-25T09:00:00Z">
        <w:r>
          <w:delText xml:space="preserve"> to the meeting</w:delText>
        </w:r>
      </w:del>
      <w:r>
        <w:t xml:space="preserve">.</w:t>
      </w:r>
    </w:p>
    <w:p w14:paraId="79716BD7" w14:textId="77777777" w:rsidR="00C93A27" w:rsidRPr="00C93A27" w:rsidRDefault="00C93A27" w:rsidP="00C93A27">
      <w:r>
        <w:t>We look forward to meeting you. </w:t>
      </w:r>
    </w:p>
    <w:p w14:paraId="0F4310F1" w14:textId="77777777" w:rsidR="00C93A27" w:rsidRPr="00C93A27" w:rsidRDefault="00C93A27" w:rsidP="00C93A27">
      <w:r>
        <w:t>Regards,</w:t>
      </w:r>
    </w:p>
    <w:p w14:paraId="1AEDAE84" w14:textId="77777777" w:rsidR="00C93A27" w:rsidRPr="00C93A27" w:rsidRDefault="00C93A27" w:rsidP="00C93A27">
      <w:r>
        <w:t>June Wield</w:t>
      </w:r>
    </w:p>
    <w:p w14:paraId="2B4CC3F0" w14:textId="77777777" w:rsidR="00C93A27" w:rsidRPr="00C93A27" w:rsidRDefault="00C93A27" w:rsidP="00C93A27">
      <w:r>
        <w:t>Recruitment Coordinator”</w:t>
      </w:r>
    </w:p>
    <w:p w14:paraId="3B059AB1" w14:textId="58BA7CC3" w:rsidR="00C93A27" w:rsidRPr="00C93A27" w:rsidRDefault="00C93A27" w:rsidP="00C93A27">
      <w:r>
        <w:t xml:space="preserve">She was on top of the world. She couldn’t believe what she </w:t>
      </w:r>
      <w:ins w:id="3284" w:author="Editor" w:date="2026-09-25T09:00:00Z">
        <w:r>
          <w:t xml:space="preserve">had </w:t>
        </w:r>
      </w:ins>
      <w:r>
        <w:t xml:space="preserve">read. No matter how many times she read</w:t>
      </w:r>
      <w:del w:id="3285" w:author="Editor" w:date="2026-09-25T09:00:00Z">
        <w:r>
          <w:delText xml:space="preserve">,</w:delText>
        </w:r>
      </w:del>
      <w:ins w:id="3286" w:author="Editor" w:date="2026-09-25T09:00:00Z">
        <w:r>
          <w:t xml:space="preserve"> it, it</w:t>
        </w:r>
      </w:ins>
      <w:r>
        <w:t xml:space="preserve"> still </w:t>
      </w:r>
      <w:del w:id="3287" w:author="Editor" w:date="2026-09-25T09:00:00Z">
        <w:r>
          <w:delText xml:space="preserve">it was hard to</w:delText>
        </w:r>
      </w:del>
      <w:ins w:id="3288" w:author="Editor" w:date="2026-09-25T09:00:00Z">
        <w:r>
          <w:t xml:space="preserve">didn’t</w:t>
        </w:r>
      </w:ins>
      <w:r>
        <w:t xml:space="preserve"> sink in. She could have stayed in that room reading it for </w:t>
      </w:r>
      <w:ins w:id="3289" w:author="Editor" w:date="2026-09-25T09:00:00Z">
        <w:r>
          <w:t xml:space="preserve">the </w:t>
        </w:r>
      </w:ins>
      <w:r>
        <w:t xml:space="preserve">next few hours, but </w:t>
      </w:r>
      <w:del w:id="3290" w:author="Editor" w:date="2026-09-25T09:00:00Z">
        <w:r>
          <w:delText xml:space="preserve">her elated being got ruffled when </w:delText>
        </w:r>
      </w:del>
      <w:r>
        <w:t xml:space="preserve">Aunt </w:t>
      </w:r>
      <w:del w:id="3291" w:author="Editor (Names)" w:date="2026-09-25T09:00:00Z">
        <w:r>
          <w:delText xml:space="preserve">Naiena</w:delText>
        </w:r>
      </w:del>
      <w:ins w:id="3292" w:author="Editor (Names)" w:date="2026-09-25T09:00:00Z">
        <w:r>
          <w:t xml:space="preserve">Nina</w:t>
        </w:r>
      </w:ins>
      <w:r>
        <w:t xml:space="preserve"> called </w:t>
      </w:r>
      <w:del w:id="3293" w:author="Editor" w:date="2026-09-25T09:00:00Z">
        <w:r>
          <w:delText xml:space="preserve">over for evening</w:delText>
        </w:r>
      </w:del>
      <w:ins w:id="3294" w:author="Editor" w:date="2026-09-25T09:00:00Z">
        <w:r>
          <w:t xml:space="preserve">her for</w:t>
        </w:r>
      </w:ins>
      <w:r>
        <w:t xml:space="preserve"> supper. Before scurrying away, she wrote a thank</w:t>
      </w:r>
      <w:ins w:id="3295" w:author="Editor" w:date="2026-09-25T09:00:00Z">
        <w:r>
          <w:t xml:space="preserve">-you</w:t>
        </w:r>
      </w:ins>
      <w:r>
        <w:t xml:space="preserve"> note to the recruitment officer, acknowledged </w:t>
      </w:r>
      <w:del w:id="3296" w:author="Editor" w:date="2026-09-25T09:00:00Z">
        <w:r>
          <w:delText xml:space="preserve">the </w:delText>
        </w:r>
      </w:del>
      <w:r>
        <w:t xml:space="preserve">receipt of the mail and confirmed </w:t>
      </w:r>
      <w:del w:id="3297" w:author="Editor" w:date="2026-09-25T09:00:00Z">
        <w:r>
          <w:delText xml:space="preserve">her in-person presence</w:delText>
        </w:r>
      </w:del>
      <w:ins w:id="3298" w:author="Editor" w:date="2026-09-25T09:00:00Z">
        <w:r>
          <w:t xml:space="preserve">that she would come</w:t>
        </w:r>
      </w:ins>
      <w:r>
        <w:t xml:space="preserve"> for the interview. She was beaming with elation </w:t>
      </w:r>
      <w:del w:id="3299" w:author="Editor" w:date="2026-09-25T09:00:00Z">
        <w:r>
          <w:delText xml:space="preserve">after</w:delText>
        </w:r>
      </w:del>
      <w:ins w:id="3300" w:author="Editor" w:date="2026-09-25T09:00:00Z">
        <w:r>
          <w:t xml:space="preserve">for the first time in</w:t>
        </w:r>
      </w:ins>
      <w:r>
        <w:t xml:space="preserve"> a long </w:t>
      </w:r>
      <w:del w:id="3301" w:author="Editor" w:date="2026-09-25T09:00:00Z">
        <w:r>
          <w:delText xml:space="preserve">time and it was visibly noticeable to all</w:delText>
        </w:r>
      </w:del>
      <w:ins w:id="3302" w:author="Editor" w:date="2026-09-25T09:00:00Z">
        <w:r>
          <w:t xml:space="preserve">while</w:t>
        </w:r>
      </w:ins>
      <w:r>
        <w:t xml:space="preserve">, and Aunt </w:t>
      </w:r>
      <w:del w:id="3303" w:author="Editor (Names)" w:date="2026-09-25T09:00:00Z">
        <w:r>
          <w:delText xml:space="preserve">Naiena</w:delText>
        </w:r>
      </w:del>
      <w:ins w:id="3304" w:author="Editor (Names)" w:date="2026-09-25T09:00:00Z">
        <w:r>
          <w:t xml:space="preserve">Nina</w:t>
        </w:r>
      </w:ins>
      <w:r>
        <w:t xml:space="preserve"> didn’t shy away from complimenting</w:t>
      </w:r>
      <w:ins w:id="3305" w:author="Editor" w:date="2026-09-25T09:00:00Z">
        <w:r>
          <w:t xml:space="preserve"> her</w:t>
        </w:r>
      </w:ins>
      <w:r>
        <w:t xml:space="preserve">.</w:t>
      </w:r>
    </w:p>
    <w:p w14:paraId="610C3D3C" w14:textId="77777777" w:rsidR="00C93A27" w:rsidRPr="00C93A27" w:rsidRDefault="00C93A27" w:rsidP="00C93A27">
      <w:commentRangeStart w:id="79"/>
      <w:r>
        <w:t xml:space="preserve">She had planned ahead in anticipation of the interview call. She had </w:t>
      </w:r>
      <w:del w:id="3306" w:author="Editor" w:date="2026-09-25T09:00:00Z">
        <w:r>
          <w:delText xml:space="preserve">requested</w:delText>
        </w:r>
      </w:del>
      <w:ins w:id="3307" w:author="Editor" w:date="2026-09-25T09:00:00Z">
        <w:r>
          <w:t xml:space="preserve">asked</w:t>
        </w:r>
      </w:ins>
      <w:r>
        <w:t xml:space="preserve"> her literature and Geography professors for recommendation letters. She was a straight ‘A’ student. Much to the envy of her classmates, her literature professor was accused of </w:t>
      </w:r>
      <w:del w:id="3308" w:author="Editor (Spelling)" w:date="2026-09-25T09:00:00Z">
        <w:r>
          <w:delText xml:space="preserve">favoring</w:delText>
        </w:r>
      </w:del>
      <w:ins w:id="3309" w:author="Editor (Spelling)" w:date="2026-09-25T09:00:00Z">
        <w:r>
          <w:t xml:space="preserve">favouring</w:t>
        </w:r>
      </w:ins>
      <w:r>
        <w:t xml:space="preserve"> her over others. Both the professors were pleased to learn about her </w:t>
      </w:r>
      <w:del w:id="3310" w:author="Editor" w:date="2026-09-25T09:00:00Z">
        <w:r>
          <w:delText xml:space="preserve">summer intern job</w:delText>
        </w:r>
      </w:del>
      <w:ins w:id="3311" w:author="Editor" w:date="2026-09-25T09:00:00Z">
        <w:r>
          <w:t xml:space="preserve">application</w:t>
        </w:r>
      </w:ins>
      <w:r>
        <w:t xml:space="preserve">, and they gladly provided their</w:t>
      </w:r>
      <w:del w:id="3312" w:author="Editor" w:date="2026-09-25T09:00:00Z">
        <w:r>
          <w:delText xml:space="preserve"> respective</w:delText>
        </w:r>
      </w:del>
      <w:r>
        <w:t xml:space="preserve"> recommendation notes. She already had a distinction certificate </w:t>
      </w:r>
      <w:del w:id="3313" w:author="Editor" w:date="2026-09-25T09:00:00Z">
        <w:r>
          <w:delText xml:space="preserve">on</w:delText>
        </w:r>
      </w:del>
      <w:ins w:id="3314" w:author="Editor" w:date="2026-09-25T09:00:00Z">
        <w:r>
          <w:t xml:space="preserve">in</w:t>
        </w:r>
      </w:ins>
      <w:r>
        <w:t xml:space="preserve"> computers</w:t>
      </w:r>
      <w:ins w:id="3315" w:author="Editor" w:date="2026-09-25T09:00:00Z">
        <w:r>
          <w:t xml:space="preserve">,</w:t>
        </w:r>
      </w:ins>
      <w:r>
        <w:t xml:space="preserve"> and fortunately that year she had also won the </w:t>
      </w:r>
      <w:del w:id="3316" w:author="Editor" w:date="2026-09-25T09:00:00Z">
        <w:r>
          <w:delText xml:space="preserve">interschool</w:delText>
        </w:r>
      </w:del>
      <w:ins w:id="3317" w:author="Editor" w:date="2026-09-25T09:00:00Z">
        <w:r>
          <w:t xml:space="preserve">inter-college</w:t>
        </w:r>
      </w:ins>
      <w:r>
        <w:t xml:space="preserve"> debate competition.</w:t>
      </w:r>
      <w:commentRangeEnd w:id="79"/>
      <w:r>
        <w:commentReference w:id="79"/>
      </w:r>
    </w:p>
    <w:p w14:paraId="2D9604D5" w14:textId="77777777" w:rsidR="00C93A27" w:rsidRPr="00C93A27" w:rsidRDefault="00C93A27" w:rsidP="00C93A27">
      <w:del w:id="3318" w:author="Editor" w:date="2026-09-25T09:00:00Z">
        <w:r>
          <w:delText xml:space="preserve">Her</w:delText>
        </w:r>
      </w:del>
      <w:ins w:id="3319" w:author="Editor" w:date="2026-09-25T09:00:00Z">
        <w:r>
          <w:t xml:space="preserve">She spent the</w:t>
        </w:r>
      </w:ins>
      <w:r>
        <w:t xml:space="preserve"> next two days </w:t>
      </w:r>
      <w:del w:id="3320" w:author="Editor" w:date="2026-09-25T09:00:00Z">
        <w:r>
          <w:delText xml:space="preserve">went </w:delText>
        </w:r>
      </w:del>
      <w:r>
        <w:t xml:space="preserve">overthinking</w:t>
      </w:r>
      <w:del w:id="3321" w:author="Editor" w:date="2026-09-25T09:00:00Z">
        <w:r>
          <w:delText xml:space="preserve"> about</w:delText>
        </w:r>
      </w:del>
      <w:r>
        <w:t xml:space="preserve"> everything that could go wrong in the interview and what mitigation strategies she would deploy.</w:t>
      </w:r>
    </w:p>
    <w:p w14:paraId="6F4437A4" w14:textId="18A4CD41" w:rsidR="00C93A27" w:rsidRPr="00C93A27" w:rsidRDefault="00C93A27" w:rsidP="00C93A27">
      <w:r>
        <w:t xml:space="preserve">After a long</w:t>
      </w:r>
      <w:ins w:id="3322" w:author="Editor" w:date="2026-09-25T09:00:00Z">
        <w:r>
          <w:t xml:space="preserve">,</w:t>
        </w:r>
      </w:ins>
      <w:r>
        <w:t xml:space="preserve"> excruciating wait, </w:t>
      </w:r>
      <w:del w:id="3323" w:author="Editor" w:date="2026-09-25T09:00:00Z">
        <w:r>
          <w:delText xml:space="preserve">finally, </w:delText>
        </w:r>
      </w:del>
      <w:r>
        <w:t xml:space="preserve">it was</w:t>
      </w:r>
      <w:ins w:id="3324" w:author="Editor" w:date="2026-09-25T09:00:00Z">
        <w:r>
          <w:t xml:space="preserve"> finally</w:t>
        </w:r>
      </w:ins>
      <w:r>
        <w:t xml:space="preserve"> Monday. She was at the office thirty minutes </w:t>
      </w:r>
      <w:del w:id="3325" w:author="Editor" w:date="2026-09-25T09:00:00Z">
        <w:r>
          <w:delText xml:space="preserve">before time</w:delText>
        </w:r>
      </w:del>
      <w:ins w:id="3326" w:author="Editor" w:date="2026-09-25T09:00:00Z">
        <w:r>
          <w:t xml:space="preserve">early</w:t>
        </w:r>
      </w:ins>
      <w:r>
        <w:t xml:space="preserve">. She put on the best attire possible</w:t>
      </w:r>
      <w:del w:id="3327" w:author="Editor" w:date="2026-09-25T09:00:00Z">
        <w:r>
          <w:delText xml:space="preserve">. A</w:delText>
        </w:r>
      </w:del>
      <w:ins w:id="3328" w:author="Editor" w:date="2026-09-25T09:00:00Z">
        <w:r>
          <w:t xml:space="preserve">, a pair of</w:t>
        </w:r>
      </w:ins>
      <w:r>
        <w:t xml:space="preserve"> dress </w:t>
      </w:r>
      <w:del w:id="3329" w:author="Editor" w:date="2026-09-25T09:00:00Z">
        <w:r>
          <w:delText xml:space="preserve">pants she</w:delText>
        </w:r>
      </w:del>
      <w:ins w:id="3330" w:author="Editor" w:date="2026-09-25T09:00:00Z">
        <w:r>
          <w:t xml:space="preserve">trousers she had</w:t>
        </w:r>
      </w:ins>
      <w:r>
        <w:t xml:space="preserve"> got for her concert the previous year and a white shirt that she </w:t>
      </w:r>
      <w:ins w:id="3331" w:author="Editor" w:date="2026-09-25T09:00:00Z">
        <w:r>
          <w:t xml:space="preserve">had </w:t>
        </w:r>
      </w:ins>
      <w:r>
        <w:t xml:space="preserve">bought with her savings over the weekend. </w:t>
      </w:r>
      <w:del w:id="3332" w:author="Editor" w:date="2026-09-25T09:00:00Z">
        <w:r>
          <w:delText xml:space="preserve">After about</w:delText>
        </w:r>
      </w:del>
      <w:ins w:id="3333" w:author="Editor" w:date="2026-09-25T09:00:00Z">
        <w:r>
          <w:t xml:space="preserve">About</w:t>
        </w:r>
      </w:ins>
      <w:r>
        <w:t xml:space="preserve"> fifteen minutes </w:t>
      </w:r>
      <w:del w:id="3334" w:author="Editor" w:date="2026-09-25T09:00:00Z">
        <w:r>
          <w:delText xml:space="preserve">of</w:delText>
        </w:r>
      </w:del>
      <w:ins w:id="3335" w:author="Editor" w:date="2026-09-25T09:00:00Z">
        <w:r>
          <w:t xml:space="preserve">after</w:t>
        </w:r>
      </w:ins>
      <w:r>
        <w:t xml:space="preserve"> her arrival, she saw two more candidates </w:t>
      </w:r>
      <w:del w:id="3336" w:author="Editor" w:date="2026-09-25T09:00:00Z">
        <w:r>
          <w:delText xml:space="preserve">joining</w:delText>
        </w:r>
      </w:del>
      <w:ins w:id="3337" w:author="Editor" w:date="2026-09-25T09:00:00Z">
        <w:r>
          <w:t xml:space="preserve">join</w:t>
        </w:r>
      </w:ins>
      <w:r>
        <w:t xml:space="preserve"> her. </w:t>
      </w:r>
      <w:del w:id="3338" w:author="Editor" w:date="2026-09-25T09:00:00Z">
        <w:r>
          <w:delText xml:space="preserve">They</w:delText>
        </w:r>
      </w:del>
      <w:ins w:id="3339" w:author="Editor" w:date="2026-09-25T09:00:00Z">
        <w:r>
          <w:t xml:space="preserve">There</w:t>
        </w:r>
      </w:ins>
      <w:r>
        <w:t xml:space="preserve"> were three of them – clearly, she was the youngest, at least by the look of it. She was a first-year college student</w:t>
      </w:r>
      <w:del w:id="3340" w:author="Editor" w:date="2026-09-25T09:00:00Z">
        <w:r>
          <w:delText xml:space="preserve"> –</w:delText>
        </w:r>
      </w:del>
      <w:ins w:id="3341" w:author="Editor" w:date="2026-09-25T09:00:00Z">
        <w:r>
          <w:t xml:space="preserve">, and</w:t>
        </w:r>
      </w:ins>
      <w:r>
        <w:t xml:space="preserve"> usually</w:t>
      </w:r>
      <w:del w:id="3342" w:author="Editor" w:date="2026-09-25T09:00:00Z">
        <w:r>
          <w:delText xml:space="preserve">,</w:delText>
        </w:r>
      </w:del>
      <w:r>
        <w:t xml:space="preserve"> people </w:t>
      </w:r>
      <w:del w:id="3343" w:author="Editor" w:date="2026-09-25T09:00:00Z">
        <w:r>
          <w:delText xml:space="preserve">come</w:delText>
        </w:r>
      </w:del>
      <w:ins w:id="3344" w:author="Editor" w:date="2026-09-25T09:00:00Z">
        <w:r>
          <w:t xml:space="preserve">came</w:t>
        </w:r>
      </w:ins>
      <w:r>
        <w:t xml:space="preserve"> for intern jobs in their final year</w:t>
      </w:r>
      <w:del w:id="3345" w:author="Editor" w:date="2026-09-25T09:00:00Z">
        <w:r>
          <w:delText xml:space="preserve"> of college and hence she visibly was littlest amongst the three</w:delText>
        </w:r>
      </w:del>
      <w:r>
        <w:t xml:space="preserve">. In fact, that was her biggest apprehension</w:t>
      </w:r>
      <w:del w:id="3346" w:author="Editor" w:date="2026-09-25T09:00:00Z">
        <w:r>
          <w:delText xml:space="preserve">, she</w:delText>
        </w:r>
      </w:del>
      <w:ins w:id="3347" w:author="Editor" w:date="2026-09-25T09:00:00Z">
        <w:r>
          <w:t xml:space="preserve">. She</w:t>
        </w:r>
      </w:ins>
      <w:r>
        <w:t xml:space="preserve"> was scared to be rejected for being too young for the job.</w:t>
      </w:r>
    </w:p>
    <w:p w14:paraId="27178DBC" w14:textId="77777777" w:rsidR="00C93A27" w:rsidRPr="00C93A27" w:rsidRDefault="00C93A27" w:rsidP="00C93A27">
      <w:r>
        <w:t xml:space="preserve">At about 8:50 AM</w:t>
      </w:r>
      <w:ins w:id="3348" w:author="Editor" w:date="2026-09-25T09:00:00Z">
        <w:r>
          <w:t xml:space="preserve">,</w:t>
        </w:r>
      </w:ins>
      <w:r>
        <w:t xml:space="preserve"> the receptionist called her name and she was </w:t>
      </w:r>
      <w:del w:id="3349" w:author="Editor" w:date="2026-09-25T09:00:00Z">
        <w:r>
          <w:delText xml:space="preserve">walked</w:delText>
        </w:r>
      </w:del>
      <w:ins w:id="3350" w:author="Editor" w:date="2026-09-25T09:00:00Z">
        <w:r>
          <w:t xml:space="preserve">led</w:t>
        </w:r>
      </w:ins>
      <w:r>
        <w:t xml:space="preserve"> into a conference room. The room appeared inviting. It was a well-lit space, large enough to fit four people. There were two people in the room waiting for her. She greeted her audience and </w:t>
      </w:r>
      <w:del w:id="3351" w:author="Editor" w:date="2026-09-25T09:00:00Z">
        <w:r>
          <w:delText xml:space="preserve">she was</w:delText>
        </w:r>
      </w:del>
      <w:ins w:id="3352" w:author="Editor" w:date="2026-09-25T09:00:00Z">
        <w:r>
          <w:t xml:space="preserve">they</w:t>
        </w:r>
      </w:ins>
      <w:r>
        <w:t xml:space="preserve"> reciprocated with some grim smiles. The room that </w:t>
      </w:r>
      <w:ins w:id="3353" w:author="Editor" w:date="2026-09-25T09:00:00Z">
        <w:r>
          <w:t xml:space="preserve">had </w:t>
        </w:r>
      </w:ins>
      <w:r>
        <w:t xml:space="preserve">appeared inviting suddenly </w:t>
      </w:r>
      <w:del w:id="3354" w:author="Editor" w:date="2026-09-25T09:00:00Z">
        <w:r>
          <w:delText xml:space="preserve">metaphor to</w:delText>
        </w:r>
      </w:del>
      <w:ins w:id="3355" w:author="Editor" w:date="2026-09-25T09:00:00Z">
        <w:r>
          <w:t xml:space="preserve">turned into</w:t>
        </w:r>
      </w:ins>
      <w:r>
        <w:t xml:space="preserve"> a suffocating zone. She tried her best to retain her composure as she settled on a chair across </w:t>
      </w:r>
      <w:ins w:id="3356" w:author="Editor" w:date="2026-09-25T09:00:00Z">
        <w:r>
          <w:t xml:space="preserve">from </w:t>
        </w:r>
      </w:ins>
      <w:r>
        <w:t xml:space="preserve">them.</w:t>
      </w:r>
    </w:p>
    <w:p w14:paraId="4DA52237" w14:textId="77777777" w:rsidR="00C93A27" w:rsidRPr="00C93A27" w:rsidRDefault="00C93A27" w:rsidP="00C93A27">
      <w:r>
        <w:t xml:space="preserve">The first person introduced himself as David </w:t>
      </w:r>
      <w:del w:id="3357" w:author="Editor (Names)" w:date="2026-09-25T09:00:00Z">
        <w:r>
          <w:delText xml:space="preserve">Sussex</w:delText>
        </w:r>
      </w:del>
      <w:ins w:id="3358" w:author="Editor (Names)" w:date="2026-09-25T09:00:00Z">
        <w:r>
          <w:t xml:space="preserve">Buchanan</w:t>
        </w:r>
      </w:ins>
      <w:r>
        <w:t xml:space="preserve">, customer relationship manager. He was sitting right across </w:t>
      </w:r>
      <w:del w:id="3359" w:author="Editor" w:date="2026-09-25T09:00:00Z">
        <w:r>
          <w:delText xml:space="preserve">her, must be</w:delText>
        </w:r>
      </w:del>
      <w:ins w:id="3360" w:author="Editor" w:date="2026-09-25T09:00:00Z">
        <w:r>
          <w:t xml:space="preserve">from her, probably</w:t>
        </w:r>
      </w:ins>
      <w:r>
        <w:t xml:space="preserve"> in his late thirties,</w:t>
      </w:r>
      <w:ins w:id="3361" w:author="Editor" w:date="2026-09-25T09:00:00Z">
        <w:r>
          <w:t xml:space="preserve"> and</w:t>
        </w:r>
      </w:ins>
      <w:r>
        <w:t xml:space="preserve"> wearing a plaid coat with a checked shirt. Right next to him was a young lady named Amanda Pearl</w:t>
      </w:r>
      <w:del w:id="3362" w:author="Editor" w:date="2026-09-25T09:00:00Z">
        <w:r>
          <w:delText xml:space="preserve">; she was</w:delText>
        </w:r>
      </w:del>
      <w:ins w:id="3363" w:author="Editor" w:date="2026-09-25T09:00:00Z">
        <w:r>
          <w:t xml:space="preserve">,</w:t>
        </w:r>
      </w:ins>
      <w:r>
        <w:t xml:space="preserve"> looking graceful in her black </w:t>
      </w:r>
      <w:del w:id="3364" w:author="Editor" w:date="2026-09-25T09:00:00Z">
        <w:r>
          <w:delText xml:space="preserve">dress </w:delText>
        </w:r>
      </w:del>
      <w:r>
        <w:t xml:space="preserve">suit </w:t>
      </w:r>
      <w:del w:id="3365" w:author="Editor" w:date="2026-09-25T09:00:00Z">
        <w:r>
          <w:delText xml:space="preserve">with a</w:delText>
        </w:r>
      </w:del>
      <w:ins w:id="3366" w:author="Editor" w:date="2026-09-25T09:00:00Z">
        <w:r>
          <w:t xml:space="preserve">and</w:t>
        </w:r>
      </w:ins>
      <w:r>
        <w:t xml:space="preserve"> white blouse.</w:t>
      </w:r>
    </w:p>
    <w:p w14:paraId="531E654E" w14:textId="77777777" w:rsidR="00C93A27" w:rsidRPr="00C93A27" w:rsidRDefault="00C93A27" w:rsidP="00C93A27">
      <w:r>
        <w:t xml:space="preserve">She </w:t>
      </w:r>
      <w:del w:id="3367" w:author="Editor" w:date="2026-09-25T09:00:00Z">
        <w:r>
          <w:delText xml:space="preserve">forwarded the</w:delText>
        </w:r>
      </w:del>
      <w:ins w:id="3368" w:author="Editor" w:date="2026-09-25T09:00:00Z">
        <w:r>
          <w:t xml:space="preserve">handed them</w:t>
        </w:r>
      </w:ins>
      <w:r>
        <w:t xml:space="preserve"> copies of her resume and recommendation letters</w:t>
      </w:r>
      <w:del w:id="3369" w:author="Editor" w:date="2026-09-25T09:00:00Z">
        <w:r>
          <w:delText xml:space="preserve"> to them</w:delText>
        </w:r>
      </w:del>
      <w:r>
        <w:t xml:space="preserve">. As they were flipping through the pages, David launched his first question.</w:t>
      </w:r>
    </w:p>
    <w:p w14:paraId="50214C8F" w14:textId="77777777" w:rsidR="00C93A27" w:rsidRPr="00C93A27" w:rsidRDefault="00C93A27" w:rsidP="00C93A27">
      <w:r>
        <w:t xml:space="preserve">“Tell me more about yourself</w:t>
      </w:r>
      <w:del w:id="3370" w:author="Editor" w:date="2026-09-25T09:00:00Z">
        <w:r>
          <w:delText xml:space="preserve">?</w:delText>
        </w:r>
      </w:del>
      <w:ins w:id="3371" w:author="Editor" w:date="2026-09-25T09:00:00Z">
        <w:r>
          <w:t xml:space="preserve">.</w:t>
        </w:r>
      </w:ins>
      <w:r>
        <w:t xml:space="preserve">”</w:t>
      </w:r>
    </w:p>
    <w:p w14:paraId="2882E105" w14:textId="77777777" w:rsidR="00C93A27" w:rsidRPr="00C93A27" w:rsidRDefault="00C93A27" w:rsidP="00C93A27">
      <w:r>
        <w:t xml:space="preserve">She told him about the village she belonged to, her family, </w:t>
      </w:r>
      <w:del w:id="3372" w:author="Editor" w:date="2026-09-25T09:00:00Z">
        <w:r>
          <w:delText xml:space="preserve">academics achievement</w:delText>
        </w:r>
      </w:del>
      <w:ins w:id="3373" w:author="Editor" w:date="2026-09-25T09:00:00Z">
        <w:r>
          <w:t xml:space="preserve">academic achievements</w:t>
        </w:r>
      </w:ins>
      <w:r>
        <w:t xml:space="preserve">, her interest in gymnastics, coming to Ayr for higher studies, awards she had won and her hobbies. She mentioned everything except </w:t>
      </w:r>
      <w:ins w:id="3374" w:author="Editor" w:date="2026-09-25T09:00:00Z">
        <w:r>
          <w:t xml:space="preserve">a </w:t>
        </w:r>
      </w:ins>
      <w:r>
        <w:t xml:space="preserve">few things, which she concealed for reasons best known to her. </w:t>
      </w:r>
    </w:p>
    <w:p w14:paraId="3FFF32D7" w14:textId="1B53FF2C" w:rsidR="00C93A27" w:rsidRPr="00C93A27" w:rsidRDefault="00C93A27" w:rsidP="00C93A27">
      <w:r>
        <w:t xml:space="preserve">David continued with</w:t>
      </w:r>
      <w:ins w:id="3375" w:author="Editor" w:date="2026-09-25T09:00:00Z">
        <w:r>
          <w:t xml:space="preserve"> a</w:t>
        </w:r>
      </w:ins>
      <w:r>
        <w:t xml:space="preserve"> few more questions about gymnastics and the awards she had won. He was particularly interested in her recent debate win. Sanchez provided him with all </w:t>
      </w:r>
      <w:ins w:id="3376" w:author="Editor" w:date="2026-09-25T09:00:00Z">
        <w:r>
          <w:t xml:space="preserve">the </w:t>
        </w:r>
      </w:ins>
      <w:r>
        <w:t xml:space="preserve">necessary details. After</w:t>
      </w:r>
      <w:del w:id="3377" w:author="Editor" w:date="2026-09-25T09:00:00Z">
        <w:r>
          <w:delText xml:space="preserve"> answering</w:delText>
        </w:r>
      </w:del>
      <w:r>
        <w:t xml:space="preserve"> the first few questions</w:t>
      </w:r>
      <w:ins w:id="3378" w:author="Editor" w:date="2026-09-25T09:00:00Z">
        <w:r>
          <w:t xml:space="preserve">,</w:t>
        </w:r>
      </w:ins>
      <w:r>
        <w:t xml:space="preserve"> she was at ease</w:t>
      </w:r>
      <w:ins w:id="3379" w:author="Editor" w:date="2026-09-25T09:00:00Z">
        <w:r>
          <w:t xml:space="preserve">,</w:t>
        </w:r>
      </w:ins>
      <w:r>
        <w:t xml:space="preserve"> much to her relief. All her fears had disappeared</w:t>
      </w:r>
      <w:del w:id="3380" w:author="Editor" w:date="2026-09-25T09:00:00Z">
        <w:r>
          <w:delText xml:space="preserve">, and she was in complete control of the conversation</w:delText>
        </w:r>
      </w:del>
      <w:r>
        <w:t xml:space="preserve">. </w:t>
      </w:r>
    </w:p>
    <w:p w14:paraId="3C4E3A85" w14:textId="77777777" w:rsidR="00C93A27" w:rsidRPr="00C93A27" w:rsidRDefault="00C93A27" w:rsidP="00C93A27">
      <w:r>
        <w:t>David continued, “What do you know about TransPacific?”</w:t>
      </w:r>
    </w:p>
    <w:p w14:paraId="2027E70C" w14:textId="3EE943F5" w:rsidR="00C93A27" w:rsidRPr="00C93A27" w:rsidRDefault="00C93A27" w:rsidP="00C93A27">
      <w:r>
        <w:t xml:space="preserve">That was an easy question for her – she had done</w:t>
      </w:r>
      <w:del w:id="3381" w:author="Editor" w:date="2026-09-25T09:00:00Z">
        <w:r>
          <w:delText xml:space="preserve"> an</w:delText>
        </w:r>
      </w:del>
      <w:r>
        <w:t xml:space="preserve"> exhaustive research on TransPacific. She was sure that she knew more about the company than her immediate audience. She provided them </w:t>
      </w:r>
      <w:ins w:id="3382" w:author="Editor" w:date="2026-09-25T09:00:00Z">
        <w:r>
          <w:t xml:space="preserve">with </w:t>
        </w:r>
      </w:ins>
      <w:r>
        <w:t xml:space="preserve">a nice summary</w:t>
      </w:r>
      <w:del w:id="3383" w:author="Editor" w:date="2026-09-25T09:00:00Z">
        <w:r>
          <w:delText xml:space="preserve"> –</w:delText>
        </w:r>
      </w:del>
      <w:ins w:id="3384" w:author="Editor" w:date="2026-09-25T09:00:00Z">
        <w:r>
          <w:t xml:space="preserve">,</w:t>
        </w:r>
      </w:ins>
      <w:r>
        <w:t xml:space="preserve"> right from how it was founded, its </w:t>
      </w:r>
      <w:del w:id="3385" w:author="Editor" w:date="2026-09-25T09:00:00Z">
        <w:r>
          <w:delText xml:space="preserve">value</w:delText>
        </w:r>
      </w:del>
      <w:ins w:id="3386" w:author="Editor" w:date="2026-09-25T09:00:00Z">
        <w:r>
          <w:t xml:space="preserve">values</w:t>
        </w:r>
      </w:ins>
      <w:r>
        <w:t xml:space="preserve"> and credo, the acquisitions it had made over time, recent news, geographical spread, financial performance, key </w:t>
      </w:r>
      <w:del w:id="3387" w:author="Editor" w:date="2026-09-25T09:00:00Z">
        <w:r>
          <w:delText xml:space="preserve">leader’s</w:delText>
        </w:r>
      </w:del>
      <w:ins w:id="3388" w:author="Editor" w:date="2026-09-25T09:00:00Z">
        <w:r>
          <w:t xml:space="preserve">leaders’</w:t>
        </w:r>
      </w:ins>
      <w:r>
        <w:t xml:space="preserve"> insights and </w:t>
      </w:r>
      <w:del w:id="3389" w:author="Editor" w:date="2026-09-25T09:00:00Z">
        <w:r>
          <w:delText xml:space="preserve">their</w:delText>
        </w:r>
      </w:del>
      <w:ins w:id="3390" w:author="Editor" w:date="2026-09-25T09:00:00Z">
        <w:r>
          <w:t xml:space="preserve">its</w:t>
        </w:r>
      </w:ins>
      <w:r>
        <w:t xml:space="preserve"> future growth strategy. Though they both held an impassive posture, she could clearly see </w:t>
      </w:r>
      <w:del w:id="3391" w:author="Editor" w:date="2026-09-25T09:00:00Z">
        <w:r>
          <w:delText xml:space="preserve">through them on </w:delText>
        </w:r>
      </w:del>
      <w:r>
        <w:t xml:space="preserve">how impressed they were.</w:t>
      </w:r>
    </w:p>
    <w:p w14:paraId="35D76BF6" w14:textId="77777777" w:rsidR="00C93A27" w:rsidRPr="00C93A27" w:rsidRDefault="00C93A27" w:rsidP="00C93A27">
      <w:r>
        <w:t xml:space="preserve">Amanda, the HR person</w:t>
      </w:r>
      <w:ins w:id="3392" w:author="Editor" w:date="2026-09-25T09:00:00Z">
        <w:r>
          <w:t xml:space="preserve">,</w:t>
        </w:r>
      </w:ins>
      <w:r>
        <w:t xml:space="preserve"> broke her silence. Her question was more about how choosing this job would help </w:t>
      </w:r>
      <w:del w:id="3393" w:author="Editor" w:date="2026-09-25T09:00:00Z">
        <w:r>
          <w:delText xml:space="preserve">in </w:delText>
        </w:r>
      </w:del>
      <w:r>
        <w:t xml:space="preserve">her career progression. A prelude to this</w:t>
      </w:r>
      <w:del w:id="3394" w:author="Editor" w:date="2026-09-25T09:00:00Z">
        <w:r>
          <w:delText xml:space="preserve"> question</w:delText>
        </w:r>
      </w:del>
      <w:r>
        <w:t xml:space="preserve"> was in her initial email to them, and she </w:t>
      </w:r>
      <w:del w:id="3395" w:author="Editor" w:date="2026-09-25T09:00:00Z">
        <w:r>
          <w:delText xml:space="preserve">went ahead and elaborated</w:delText>
        </w:r>
      </w:del>
      <w:ins w:id="3396" w:author="Editor" w:date="2026-09-25T09:00:00Z">
        <w:r>
          <w:t xml:space="preserve">elaborated on</w:t>
        </w:r>
      </w:ins>
      <w:r>
        <w:t xml:space="preserve"> it to their satisfaction.</w:t>
      </w:r>
    </w:p>
    <w:p w14:paraId="2455837A" w14:textId="77777777" w:rsidR="00C93A27" w:rsidRPr="00C93A27" w:rsidRDefault="00C93A27" w:rsidP="00C93A27">
      <w:r>
        <w:t xml:space="preserve">David took the </w:t>
      </w:r>
      <w:del w:id="3397" w:author="Editor" w:date="2026-09-25T09:00:00Z">
        <w:r>
          <w:delText xml:space="preserve">rein</w:delText>
        </w:r>
      </w:del>
      <w:ins w:id="3398" w:author="Editor" w:date="2026-09-25T09:00:00Z">
        <w:r>
          <w:t xml:space="preserve">reins</w:t>
        </w:r>
      </w:ins>
      <w:r>
        <w:t xml:space="preserve"> back from Amanda and put forward a </w:t>
      </w:r>
      <w:del w:id="3399" w:author="Editor" w:date="2026-09-25T09:00:00Z">
        <w:r>
          <w:delText xml:space="preserve">dangerously leading</w:delText>
        </w:r>
      </w:del>
      <w:ins w:id="3400" w:author="Editor" w:date="2026-09-25T09:00:00Z">
        <w:r>
          <w:t xml:space="preserve">difficult</w:t>
        </w:r>
      </w:ins>
      <w:r>
        <w:t xml:space="preserve"> question. “Let us assume you are </w:t>
      </w:r>
      <w:del w:id="3401" w:author="Editor" w:date="2026-09-25T09:00:00Z">
        <w:r>
          <w:delText xml:space="preserve">in</w:delText>
        </w:r>
      </w:del>
      <w:ins w:id="3402" w:author="Editor" w:date="2026-09-25T09:00:00Z">
        <w:r>
          <w:t xml:space="preserve">on</w:t>
        </w:r>
      </w:ins>
      <w:r>
        <w:t xml:space="preserve"> a customer call and the person is in extreme frustration about an undelivered package. You </w:t>
      </w:r>
      <w:del w:id="3403" w:author="Editor" w:date="2026-09-25T09:00:00Z">
        <w:r>
          <w:delText xml:space="preserve">couldn’t</w:delText>
        </w:r>
      </w:del>
      <w:ins w:id="3404" w:author="Editor" w:date="2026-09-25T09:00:00Z">
        <w:r>
          <w:t xml:space="preserve">cannot</w:t>
        </w:r>
      </w:ins>
      <w:r>
        <w:t xml:space="preserve"> trace the package either, and you need to reach out to the shipping team for help. Meanwhile, the customer is furious and making all </w:t>
      </w:r>
      <w:del w:id="3405" w:author="Editor" w:date="2026-09-25T09:00:00Z">
        <w:r>
          <w:delText xml:space="preserve">kind</w:delText>
        </w:r>
      </w:del>
      <w:ins w:id="3406" w:author="Editor" w:date="2026-09-25T09:00:00Z">
        <w:r>
          <w:t xml:space="preserve">kinds</w:t>
        </w:r>
      </w:ins>
      <w:r>
        <w:t xml:space="preserve"> of threats. How will you handle the situation?”</w:t>
      </w:r>
    </w:p>
    <w:p w14:paraId="7FA1A141" w14:textId="77777777" w:rsidR="00C93A27" w:rsidRPr="00C93A27" w:rsidRDefault="00C93A27" w:rsidP="00C93A27">
      <w:r>
        <w:t xml:space="preserve">It was a tough question to answer, particularly when she hardly had any time </w:t>
      </w:r>
      <w:del w:id="3407" w:author="Editor" w:date="2026-09-25T09:00:00Z">
        <w:r>
          <w:delText xml:space="preserve">for rationalizing</w:delText>
        </w:r>
      </w:del>
      <w:ins w:id="3408" w:author="Editor" w:date="2026-09-25T09:00:00Z">
        <w:r>
          <w:t xml:space="preserve">to weigh</w:t>
        </w:r>
      </w:ins>
      <w:r>
        <w:t xml:space="preserve"> her options. But</w:t>
      </w:r>
      <w:del w:id="3409" w:author="Editor" w:date="2026-09-25T09:00:00Z">
        <w:r>
          <w:delText xml:space="preserve">,</w:delText>
        </w:r>
      </w:del>
      <w:r>
        <w:t xml:space="preserve"> that was the prime intent behind the question, as he wanted her to respond impromptu. </w:t>
      </w:r>
    </w:p>
    <w:p w14:paraId="76B434D1" w14:textId="77777777" w:rsidR="00C93A27" w:rsidRPr="00C93A27" w:rsidRDefault="00C93A27" w:rsidP="00C93A27">
      <w:r>
        <w:t xml:space="preserve">She took a pause, recalibrated her thoughts and </w:t>
      </w:r>
      <w:del w:id="3410" w:author="Editor" w:date="2026-09-25T09:00:00Z">
        <w:r>
          <w:delText xml:space="preserve">continued</w:delText>
        </w:r>
      </w:del>
      <w:ins w:id="3411" w:author="Editor" w:date="2026-09-25T09:00:00Z">
        <w:r>
          <w:t xml:space="preserve">responded</w:t>
        </w:r>
      </w:ins>
      <w:r>
        <w:t xml:space="preserve">. </w:t>
      </w:r>
    </w:p>
    <w:p w14:paraId="7A5B4004" w14:textId="71B7C94A" w:rsidR="00C93A27" w:rsidRPr="00C93A27" w:rsidRDefault="00C93A27" w:rsidP="00C93A27">
      <w:commentRangeStart w:id="80"/>
      <w:r>
        <w:t xml:space="preserve">“If the situation is that bad and I can’t resolve the problem, </w:t>
      </w:r>
      <w:del w:id="3412" w:author="Editor" w:date="2026-09-25T09:00:00Z">
        <w:r>
          <w:delText xml:space="preserve">the chances of calming the customer is highly unlikely unless one approaches it</w:delText>
        </w:r>
      </w:del>
      <w:ins w:id="3413" w:author="Editor" w:date="2026-09-25T09:00:00Z">
        <w:r>
          <w:t xml:space="preserve">I will have to approach it a</w:t>
        </w:r>
      </w:ins>
      <w:r>
        <w:t xml:space="preserve"> little differently. I will first </w:t>
      </w:r>
      <w:del w:id="3414" w:author="Editor (Spelling)" w:date="2026-09-25T09:00:00Z">
        <w:r>
          <w:delText xml:space="preserve">empathize</w:delText>
        </w:r>
      </w:del>
      <w:ins w:id="3415" w:author="Editor (Spelling)" w:date="2026-09-25T09:00:00Z">
        <w:r>
          <w:t xml:space="preserve">empathise</w:t>
        </w:r>
      </w:ins>
      <w:r>
        <w:t xml:space="preserve"> with his situation. </w:t>
      </w:r>
      <w:del w:id="3416" w:author="Editor" w:date="2026-09-25T09:00:00Z">
        <w:r>
          <w:delText xml:space="preserve">To ensure that he believes in my empathetic demeanor, </w:delText>
        </w:r>
      </w:del>
      <w:r>
        <w:t xml:space="preserve">I will</w:t>
      </w:r>
      <w:del w:id="3417" w:author="Editor" w:date="2026-09-25T09:00:00Z">
        <w:r>
          <w:delText xml:space="preserve"> use an apologetic tone in my conversation with him. I will also</w:delText>
        </w:r>
      </w:del>
      <w:r>
        <w:t xml:space="preserve"> let him know that</w:t>
      </w:r>
      <w:del w:id="3418" w:author="Editor" w:date="2026-09-25T09:00:00Z">
        <w:r>
          <w:delText xml:space="preserve"> in the system</w:delText>
        </w:r>
      </w:del>
      <w:r>
        <w:t xml:space="preserve"> I am unable to see his order </w:t>
      </w:r>
      <w:del w:id="3419" w:author="Editor" w:date="2026-09-25T09:00:00Z">
        <w:r>
          <w:delText xml:space="preserve">and I</w:delText>
        </w:r>
      </w:del>
      <w:ins w:id="3420" w:author="Editor" w:date="2026-09-25T09:00:00Z">
        <w:r>
          <w:t xml:space="preserve">in the system and</w:t>
        </w:r>
      </w:ins>
      <w:r>
        <w:t xml:space="preserve"> need to put him on hold briefly</w:t>
      </w:r>
      <w:del w:id="3421" w:author="Editor" w:date="2026-09-25T09:00:00Z">
        <w:r>
          <w:delText xml:space="preserve"> as I need</w:delText>
        </w:r>
      </w:del>
      <w:r>
        <w:t xml:space="preserve"> to talk to the shipping department. When a person is frustrated, the last thing you want to do is put the person on hold. As I may not be sure how long it </w:t>
      </w:r>
      <w:del w:id="3422" w:author="Editor" w:date="2026-09-25T09:00:00Z">
        <w:r>
          <w:delText xml:space="preserve">may</w:delText>
        </w:r>
      </w:del>
      <w:ins w:id="3423" w:author="Editor" w:date="2026-09-25T09:00:00Z">
        <w:r>
          <w:t xml:space="preserve">will</w:t>
        </w:r>
      </w:ins>
      <w:r>
        <w:t xml:space="preserve"> take,</w:t>
      </w:r>
      <w:del w:id="3424" w:author="Editor" w:date="2026-09-25T09:00:00Z">
        <w:r>
          <w:delText xml:space="preserve"> I will ensure that</w:delText>
        </w:r>
      </w:del>
      <w:r>
        <w:t xml:space="preserve"> I will come back on the line </w:t>
      </w:r>
      <w:del w:id="3425" w:author="Editor" w:date="2026-09-25T09:00:00Z">
        <w:r>
          <w:delText xml:space="preserve">in</w:delText>
        </w:r>
      </w:del>
      <w:ins w:id="3426" w:author="Editor" w:date="2026-09-25T09:00:00Z">
        <w:r>
          <w:t xml:space="preserve">at</w:t>
        </w:r>
      </w:ins>
      <w:r>
        <w:t xml:space="preserve"> regular </w:t>
      </w:r>
      <w:del w:id="3427" w:author="Editor" w:date="2026-09-25T09:00:00Z">
        <w:r>
          <w:delText xml:space="preserve">frequency</w:delText>
        </w:r>
      </w:del>
      <w:ins w:id="3428" w:author="Editor" w:date="2026-09-25T09:00:00Z">
        <w:r>
          <w:t xml:space="preserve">intervals</w:t>
        </w:r>
      </w:ins>
      <w:r>
        <w:t xml:space="preserve"> to update him</w:t>
      </w:r>
      <w:del w:id="3429" w:author="Editor" w:date="2026-09-25T09:00:00Z">
        <w:r>
          <w:delText xml:space="preserve"> on the proceedings. I will be transparent with him about what I am trying to do and if the investigation is going to take a longer time, I will keep him informed about the same</w:delText>
        </w:r>
      </w:del>
      <w:r>
        <w:t xml:space="preserve">. No matter how many hops </w:t>
      </w:r>
      <w:del w:id="3430" w:author="Editor" w:date="2026-09-25T09:00:00Z">
        <w:r>
          <w:delText xml:space="preserve">I need to go I will ensure</w:delText>
        </w:r>
      </w:del>
      <w:ins w:id="3431" w:author="Editor" w:date="2026-09-25T09:00:00Z">
        <w:r>
          <w:t xml:space="preserve">it takes,</w:t>
        </w:r>
      </w:ins>
      <w:r>
        <w:t xml:space="preserve"> I will not transfer the call. </w:t>
      </w:r>
      <w:del w:id="3432" w:author="Editor" w:date="2026-09-25T09:00:00Z">
        <w:r>
          <w:delText xml:space="preserve">Also, </w:delText>
        </w:r>
      </w:del>
      <w:r>
        <w:t xml:space="preserve">I will </w:t>
      </w:r>
      <w:ins w:id="3433" w:author="Editor" w:date="2026-09-25T09:00:00Z">
        <w:r>
          <w:t xml:space="preserve">also </w:t>
        </w:r>
      </w:ins>
      <w:r>
        <w:t xml:space="preserve">get a</w:t>
      </w:r>
      <w:del w:id="3434" w:author="Editor" w:date="2026-09-25T09:00:00Z">
        <w:r>
          <w:delText xml:space="preserve"> convenient</w:delText>
        </w:r>
      </w:del>
      <w:r>
        <w:t xml:space="preserve"> number I can call him back</w:t>
      </w:r>
      <w:ins w:id="3435" w:author="Editor" w:date="2026-09-25T09:00:00Z">
        <w:r>
          <w:t xml:space="preserve"> on</w:t>
        </w:r>
      </w:ins>
      <w:r>
        <w:t xml:space="preserve"> in case the line gets dropped. In situations like this</w:t>
      </w:r>
      <w:ins w:id="3436" w:author="Editor" w:date="2026-09-25T09:00:00Z">
        <w:r>
          <w:t xml:space="preserve">,</w:t>
        </w:r>
      </w:ins>
      <w:r>
        <w:t xml:space="preserve"> giving reassurance is key. </w:t>
      </w:r>
      <w:del w:id="3437" w:author="Editor" w:date="2026-09-25T09:00:00Z">
        <w:r>
          <w:delText xml:space="preserve">I will ensure that if</w:delText>
        </w:r>
      </w:del>
      <w:ins w:id="3438" w:author="Editor" w:date="2026-09-25T09:00:00Z">
        <w:r>
          <w:t xml:space="preserve">If</w:t>
        </w:r>
      </w:ins>
      <w:r>
        <w:t xml:space="preserve"> I am unable to resolve his problem, I will have my supervisor available </w:t>
      </w:r>
      <w:del w:id="3439" w:author="Editor" w:date="2026-09-25T09:00:00Z">
        <w:r>
          <w:delText xml:space="preserve">for him to interact with. Meanwhile, I will send an escalation note to my immediate supervisor apprising him of the situation in hand</w:delText>
        </w:r>
      </w:del>
      <w:ins w:id="3440" w:author="Editor" w:date="2026-09-25T09:00:00Z">
        <w:r>
          <w:t xml:space="preserve">to speak to him</w:t>
        </w:r>
      </w:ins>
      <w:r>
        <w:t xml:space="preserve">.”</w:t>
      </w:r>
      <w:commentRangeEnd w:id="80"/>
      <w:r>
        <w:commentReference w:id="80"/>
      </w:r>
    </w:p>
    <w:p w14:paraId="19B3D0AB" w14:textId="77777777" w:rsidR="00C93A27" w:rsidRPr="00C93A27" w:rsidRDefault="00C93A27" w:rsidP="00C93A27">
      <w:r>
        <w:t xml:space="preserve">She was in complete control of the conversation</w:t>
      </w:r>
      <w:ins w:id="3441" w:author="Editor" w:date="2026-09-25T09:00:00Z">
        <w:r>
          <w:t xml:space="preserve">,</w:t>
        </w:r>
      </w:ins>
      <w:r>
        <w:t xml:space="preserve"> and she knew </w:t>
      </w:r>
      <w:ins w:id="3442" w:author="Editor" w:date="2026-09-25T09:00:00Z">
        <w:r>
          <w:t xml:space="preserve">that </w:t>
        </w:r>
      </w:ins>
      <w:r>
        <w:t xml:space="preserve">after that response</w:t>
      </w:r>
      <w:del w:id="3443" w:author="Editor" w:date="2026-09-25T09:00:00Z">
        <w:r>
          <w:delText xml:space="preserve">,</w:delText>
        </w:r>
      </w:del>
      <w:r>
        <w:t xml:space="preserve"> she had secured the job. After some casual probing, they finally came to the </w:t>
      </w:r>
      <w:del w:id="3444" w:author="Editor" w:date="2026-09-25T09:00:00Z">
        <w:r>
          <w:delText xml:space="preserve">penultimate</w:delText>
        </w:r>
      </w:del>
      <w:ins w:id="3445" w:author="Editor" w:date="2026-09-25T09:00:00Z">
        <w:r>
          <w:t xml:space="preserve">last</w:t>
        </w:r>
      </w:ins>
      <w:r>
        <w:t xml:space="preserve"> question. “Any questions </w:t>
      </w:r>
      <w:del w:id="3446" w:author="Editor" w:date="2026-09-25T09:00:00Z">
        <w:r>
          <w:delText xml:space="preserve">you have </w:delText>
        </w:r>
      </w:del>
      <w:r>
        <w:t xml:space="preserve">for us?”</w:t>
      </w:r>
    </w:p>
    <w:p w14:paraId="2258E34D" w14:textId="77777777" w:rsidR="00C93A27" w:rsidRPr="00C93A27" w:rsidRDefault="00C93A27" w:rsidP="00C93A27">
      <w:r>
        <w:t xml:space="preserve">While she was tempted to inquire how she </w:t>
      </w:r>
      <w:del w:id="3447" w:author="Editor" w:date="2026-09-25T09:00:00Z">
        <w:r>
          <w:delText xml:space="preserve">faired</w:delText>
        </w:r>
      </w:del>
      <w:ins w:id="3448" w:author="Editor" w:date="2026-09-25T09:00:00Z">
        <w:r>
          <w:t xml:space="preserve">fared</w:t>
        </w:r>
      </w:ins>
      <w:r>
        <w:t xml:space="preserve">, she controlled her anxiousness. She </w:t>
      </w:r>
      <w:del w:id="3449" w:author="Editor" w:date="2026-09-25T09:00:00Z">
        <w:r>
          <w:delText xml:space="preserve">passed</w:delText>
        </w:r>
      </w:del>
      <w:ins w:id="3450" w:author="Editor" w:date="2026-09-25T09:00:00Z">
        <w:r>
          <w:t xml:space="preserve">gave</w:t>
        </w:r>
      </w:ins>
      <w:r>
        <w:t xml:space="preserve"> a tight-lipped smile and </w:t>
      </w:r>
      <w:del w:id="3451" w:author="Editor" w:date="2026-09-25T09:00:00Z">
        <w:r>
          <w:delText xml:space="preserve">queried</w:delText>
        </w:r>
      </w:del>
      <w:ins w:id="3452" w:author="Editor" w:date="2026-09-25T09:00:00Z">
        <w:r>
          <w:t xml:space="preserve">asked</w:t>
        </w:r>
      </w:ins>
      <w:r>
        <w:t xml:space="preserve"> about the next steps.</w:t>
      </w:r>
    </w:p>
    <w:p w14:paraId="4714B6C5" w14:textId="77777777" w:rsidR="00C93A27" w:rsidRPr="00C93A27" w:rsidRDefault="00C93A27" w:rsidP="00C93A27">
      <w:r>
        <w:t xml:space="preserve">She got </w:t>
      </w:r>
      <w:del w:id="3453" w:author="Editor" w:date="2026-09-25T09:00:00Z">
        <w:r>
          <w:delText xml:space="preserve">some</w:delText>
        </w:r>
      </w:del>
      <w:ins w:id="3454" w:author="Editor" w:date="2026-09-25T09:00:00Z">
        <w:r>
          <w:t xml:space="preserve">a</w:t>
        </w:r>
      </w:ins>
      <w:r>
        <w:t xml:space="preserve"> general answer </w:t>
      </w:r>
      <w:del w:id="3455" w:author="Editor" w:date="2026-09-25T09:00:00Z">
        <w:r>
          <w:delText xml:space="preserve">on</w:delText>
        </w:r>
      </w:del>
      <w:ins w:id="3456" w:author="Editor" w:date="2026-09-25T09:00:00Z">
        <w:r>
          <w:t xml:space="preserve">that</w:t>
        </w:r>
      </w:ins>
      <w:r>
        <w:t xml:space="preserve"> someone from human resources would get in touch with her should they decide to go forward. With that, she thanked them and stepped out of the room.</w:t>
      </w:r>
    </w:p>
    <w:p w14:paraId="00B48D72" w14:textId="77777777" w:rsidR="00C93A27" w:rsidRPr="00C93A27" w:rsidRDefault="00C93A27" w:rsidP="00C93A27">
      <w:r>
        <w:t xml:space="preserve">She looked at her watch and was amazed to </w:t>
      </w:r>
      <w:del w:id="3457" w:author="Editor" w:date="2026-09-25T09:00:00Z">
        <w:r>
          <w:delText xml:space="preserve">learn</w:delText>
        </w:r>
      </w:del>
      <w:ins w:id="3458" w:author="Editor" w:date="2026-09-25T09:00:00Z">
        <w:r>
          <w:t xml:space="preserve">find</w:t>
        </w:r>
      </w:ins>
      <w:r>
        <w:t xml:space="preserve"> that she</w:t>
      </w:r>
      <w:ins w:id="3459" w:author="Editor" w:date="2026-09-25T09:00:00Z">
        <w:r>
          <w:t xml:space="preserve"> had</w:t>
        </w:r>
      </w:ins>
      <w:r>
        <w:t xml:space="preserve"> spent a good forty-five minutes with them</w:t>
      </w:r>
      <w:del w:id="3460" w:author="Editor" w:date="2026-09-25T09:00:00Z">
        <w:r>
          <w:delText xml:space="preserve">, and time surprisingly flew</w:delText>
        </w:r>
      </w:del>
      <w:r>
        <w:t xml:space="preserve">. She was delighted and headed straight to college to continue with her schedule.</w:t>
      </w:r>
    </w:p>
    <w:p w14:paraId="29A2F4C7" w14:textId="77777777" w:rsidR="00C93A27" w:rsidRPr="00C93A27" w:rsidRDefault="00C93A27" w:rsidP="00C93A27">
      <w:commentRangeStart w:id="81"/>
      <w:r>
        <w:t xml:space="preserve">She didn’t hear anything from them until the following Monday. There was a mail congratulating her on being chosen as an intern. There was some online paperwork that she had to get done, </w:t>
      </w:r>
      <w:del w:id="3461" w:author="Editor" w:date="2026-09-25T09:00:00Z">
        <w:r>
          <w:delText xml:space="preserve">some</w:delText>
        </w:r>
      </w:del>
      <w:ins w:id="3462" w:author="Editor" w:date="2026-09-25T09:00:00Z">
        <w:r>
          <w:t xml:space="preserve">a</w:t>
        </w:r>
      </w:ins>
      <w:r>
        <w:t xml:space="preserve"> drug test and a contract that she was required to sign.</w:t>
      </w:r>
      <w:commentRangeEnd w:id="81"/>
      <w:r>
        <w:commentReference w:id="81"/>
      </w:r>
    </w:p>
    <w:p w14:paraId="41CCEFC0" w14:textId="46F66EFE" w:rsidR="0041105B" w:rsidRDefault="00C93A27" w:rsidP="006D3701">
      <w:r>
        <w:t xml:space="preserve">She had no clue how to react to the news. </w:t>
      </w:r>
      <w:del w:id="3463" w:author="Editor" w:date="2026-09-25T09:00:00Z">
        <w:r>
          <w:delText xml:space="preserve">First,</w:delText>
        </w:r>
      </w:del>
      <w:ins w:id="3464" w:author="Editor" w:date="2026-09-25T09:00:00Z">
        <w:r>
          <w:t xml:space="preserve">At first</w:t>
        </w:r>
      </w:ins>
      <w:r>
        <w:t xml:space="preserve"> she was numb</w:t>
      </w:r>
      <w:ins w:id="3465" w:author="Editor" w:date="2026-09-25T09:00:00Z">
        <w:r>
          <w:t xml:space="preserve">,</w:t>
        </w:r>
      </w:ins>
      <w:r>
        <w:t xml:space="preserve"> and then a sudden surge of emotions overtook her</w:t>
      </w:r>
      <w:del w:id="3466" w:author="Editor" w:date="2026-09-25T09:00:00Z">
        <w:r>
          <w:delText xml:space="preserve"> sanity</w:delText>
        </w:r>
      </w:del>
      <w:r>
        <w:t xml:space="preserve">. She cried, she laughed, and she screamed. It was a huge milestone</w:t>
      </w:r>
      <w:ins w:id="3467" w:author="Editor" w:date="2026-09-25T09:00:00Z">
        <w:r>
          <w:t xml:space="preserve">,</w:t>
        </w:r>
      </w:ins>
      <w:r>
        <w:t xml:space="preserve"> and she dearly hoped all the answers she </w:t>
      </w:r>
      <w:del w:id="3468" w:author="Editor" w:date="2026-09-25T09:00:00Z">
        <w:r>
          <w:delText xml:space="preserve">was</w:delText>
        </w:r>
      </w:del>
      <w:ins w:id="3469" w:author="Editor" w:date="2026-09-25T09:00:00Z">
        <w:r>
          <w:t xml:space="preserve">had been</w:t>
        </w:r>
      </w:ins>
      <w:r>
        <w:t xml:space="preserve"> looking for</w:t>
      </w:r>
      <w:ins w:id="3470" w:author="Editor" w:date="2026-09-25T09:00:00Z">
        <w:r>
          <w:t xml:space="preserve"> all these</w:t>
        </w:r>
      </w:ins>
      <w:r>
        <w:t xml:space="preserve"> years were hidden somewhere in TransPacific</w:t>
      </w:r>
      <w:del w:id="3471" w:author="Editor" w:date="2026-09-25T09:00:00Z">
        <w:r>
          <w:delText xml:space="preserve">, and she</w:delText>
        </w:r>
      </w:del>
      <w:ins w:id="3472" w:author="Editor" w:date="2026-09-25T09:00:00Z">
        <w:r>
          <w:t xml:space="preserve">. She</w:t>
        </w:r>
      </w:ins>
      <w:r>
        <w:t xml:space="preserve"> was raring to unearth </w:t>
      </w:r>
      <w:del w:id="3473" w:author="Editor" w:date="2026-09-25T09:00:00Z">
        <w:r>
          <w:delText xml:space="preserve">it</w:delText>
        </w:r>
      </w:del>
      <w:ins w:id="3474" w:author="Editor" w:date="2026-09-25T09:00:00Z">
        <w:r>
          <w:t xml:space="preserve">them</w:t>
        </w:r>
      </w:ins>
      <w:r>
        <w:t xml:space="preserve">. </w:t>
      </w:r>
      <w:bookmarkEnd w:id="30"/>
      <w:bookmarkEnd w:id="31"/>
      <w:r>
        <w:br w:type="page"/>
      </w:r>
    </w:p>
    <w:p w14:paraId="6E166EC4" w14:textId="3959AFC4" w:rsidR="0041105B" w:rsidRDefault="0041105B" w:rsidP="00F56514">
      <w:pPr>
        <w:outlineLvl w:val="0"/>
        <w:rPr>
          <w:b/>
        </w:rPr>
      </w:pPr>
      <w:r>
        <w:rPr>
          <w:b/>
        </w:rPr>
        <w:lastRenderedPageBreak/>
        <w:t>Chapter 14</w:t>
      </w:r>
    </w:p>
    <w:p w14:paraId="1B9A0FDA" w14:textId="67FDCF42" w:rsidR="000B45D4" w:rsidRPr="005E5375" w:rsidRDefault="006E2646" w:rsidP="00475523">
      <w:pPr>
        <w:rPr>
          <w:b/>
          <w:i/>
        </w:rPr>
      </w:pPr>
      <w:r>
        <w:rPr>
          <w:b/>
          <w:i/>
        </w:rPr>
        <w:t>16</w:t>
      </w:r>
      <w:r>
        <w:rPr>
          <w:b/>
          <w:i/>
          <w:vertAlign w:val="superscript"/>
        </w:rPr>
        <w:t>th</w:t>
      </w:r>
      <w:r>
        <w:rPr>
          <w:b/>
          <w:i/>
        </w:rPr>
        <w:t xml:space="preserve"> April 2012, Ayr, Scotland</w:t>
      </w:r>
    </w:p>
    <w:p w14:paraId="7A8E1C33" w14:textId="77777777" w:rsidR="00D86047" w:rsidRPr="00D86047" w:rsidRDefault="00D86047" w:rsidP="00D86047">
      <w:bookmarkStart w:id="32" w:name="OLE_LINK40"/>
      <w:bookmarkStart w:id="33" w:name="OLE_LINK41"/>
      <w:r>
        <w:t xml:space="preserve">Her job as a summer intern was starting in two weeks, and her eagerness to begin was testing her patience. After a long </w:t>
      </w:r>
      <w:del w:id="3475" w:author="Editor" w:date="2026-09-25T09:00:00Z">
        <w:r>
          <w:delText xml:space="preserve">arduous </w:delText>
        </w:r>
      </w:del>
      <w:r>
        <w:t xml:space="preserve">wait, the day finally arrived. She was </w:t>
      </w:r>
      <w:del w:id="3476" w:author="Editor" w:date="2026-09-25T09:00:00Z">
        <w:r>
          <w:delText xml:space="preserve">aligned with</w:delText>
        </w:r>
      </w:del>
      <w:ins w:id="3477" w:author="Editor" w:date="2026-09-25T09:00:00Z">
        <w:r>
          <w:t xml:space="preserve">assigned to</w:t>
        </w:r>
      </w:ins>
      <w:r>
        <w:t xml:space="preserve"> the customer service department, reporting to David </w:t>
      </w:r>
      <w:del w:id="3478" w:author="Editor (Names)" w:date="2026-09-25T09:00:00Z">
        <w:r>
          <w:delText xml:space="preserve">Sussex</w:delText>
        </w:r>
      </w:del>
      <w:ins w:id="3479" w:author="Editor (Names)" w:date="2026-09-25T09:00:00Z">
        <w:r>
          <w:t xml:space="preserve">Buchanan</w:t>
        </w:r>
      </w:ins>
      <w:r>
        <w:t xml:space="preserve">, the person who </w:t>
      </w:r>
      <w:ins w:id="3480" w:author="Editor" w:date="2026-09-25T09:00:00Z">
        <w:r>
          <w:t xml:space="preserve">had </w:t>
        </w:r>
      </w:ins>
      <w:r>
        <w:t xml:space="preserve">interviewed her.</w:t>
      </w:r>
    </w:p>
    <w:p w14:paraId="38DCC2A5" w14:textId="77777777" w:rsidR="00D86047" w:rsidRPr="00D86047" w:rsidRDefault="00D86047" w:rsidP="00D86047">
      <w:r>
        <w:t xml:space="preserve">He was one of the nicest people she met at TransPacific. He was kind, gave her</w:t>
      </w:r>
      <w:ins w:id="3481" w:author="Editor" w:date="2026-09-25T09:00:00Z">
        <w:r>
          <w:t xml:space="preserve"> a</w:t>
        </w:r>
      </w:ins>
      <w:r>
        <w:t xml:space="preserve"> lot of space and helped her learn the business. She developed an instant liking for him. The first few days were tough. She was overwhelmed </w:t>
      </w:r>
      <w:del w:id="3482" w:author="Editor" w:date="2026-09-25T09:00:00Z">
        <w:r>
          <w:delText xml:space="preserve">with</w:delText>
        </w:r>
      </w:del>
      <w:ins w:id="3483" w:author="Editor" w:date="2026-09-25T09:00:00Z">
        <w:r>
          <w:t xml:space="preserve">by</w:t>
        </w:r>
      </w:ins>
      <w:r>
        <w:t xml:space="preserve"> the size and</w:t>
      </w:r>
      <w:del w:id="3484" w:author="Editor" w:date="2026-09-25T09:00:00Z">
        <w:r>
          <w:delText xml:space="preserve"> the</w:delText>
        </w:r>
      </w:del>
      <w:r>
        <w:t xml:space="preserve"> scale of the work. But </w:t>
      </w:r>
      <w:del w:id="3485" w:author="Editor" w:date="2026-09-25T09:00:00Z">
        <w:r>
          <w:delText xml:space="preserve">David</w:delText>
        </w:r>
      </w:del>
      <w:ins w:id="3486" w:author="Editor" w:date="2026-09-25T09:00:00Z">
        <w:r>
          <w:t xml:space="preserve">David’s</w:t>
        </w:r>
      </w:ins>
      <w:r>
        <w:t xml:space="preserve"> support in </w:t>
      </w:r>
      <w:del w:id="3487" w:author="Editor" w:date="2026-09-25T09:00:00Z">
        <w:r>
          <w:delText xml:space="preserve">the</w:delText>
        </w:r>
      </w:del>
      <w:ins w:id="3488" w:author="Editor" w:date="2026-09-25T09:00:00Z">
        <w:r>
          <w:t xml:space="preserve">those</w:t>
        </w:r>
      </w:ins>
      <w:r>
        <w:t xml:space="preserve"> initial days helped her immensely to overcome her </w:t>
      </w:r>
      <w:del w:id="3489" w:author="Editor" w:date="2026-09-25T09:00:00Z">
        <w:r>
          <w:delText xml:space="preserve">unwarranted </w:delText>
        </w:r>
      </w:del>
      <w:r>
        <w:t xml:space="preserve">apprehensions.</w:t>
      </w:r>
    </w:p>
    <w:p w14:paraId="0823FFFF" w14:textId="77777777" w:rsidR="00D86047" w:rsidRPr="00D86047" w:rsidRDefault="00D86047" w:rsidP="00D86047">
      <w:r>
        <w:t xml:space="preserve">She was on the customer service operator floor.  She had no job assigned. </w:t>
      </w:r>
      <w:del w:id="3490" w:author="Editor" w:date="2026-09-25T09:00:00Z">
        <w:r>
          <w:delText xml:space="preserve">Only</w:delText>
        </w:r>
      </w:del>
      <w:ins w:id="3491" w:author="Editor" w:date="2026-09-25T09:00:00Z">
        <w:r>
          <w:t xml:space="preserve">The only</w:t>
        </w:r>
      </w:ins>
      <w:r>
        <w:t xml:space="preserve"> instruction she received was to help </w:t>
      </w:r>
      <w:ins w:id="3492" w:author="Editor" w:date="2026-09-25T09:00:00Z">
        <w:r>
          <w:t xml:space="preserve">the </w:t>
        </w:r>
      </w:ins>
      <w:r>
        <w:t xml:space="preserve">call agents whenever they needed </w:t>
      </w:r>
      <w:del w:id="3493" w:author="Editor" w:date="2026-09-25T09:00:00Z">
        <w:r>
          <w:delText xml:space="preserve">any. First</w:delText>
        </w:r>
      </w:del>
      <w:ins w:id="3494" w:author="Editor" w:date="2026-09-25T09:00:00Z">
        <w:r>
          <w:t xml:space="preserve">her. She spent the first</w:t>
        </w:r>
      </w:ins>
      <w:r>
        <w:t xml:space="preserve"> two weeks</w:t>
      </w:r>
      <w:del w:id="3495" w:author="Editor" w:date="2026-09-25T09:00:00Z">
        <w:r>
          <w:delText xml:space="preserve"> went in</w:delText>
        </w:r>
      </w:del>
      <w:r>
        <w:t xml:space="preserve"> observing the work, learning how they operated and </w:t>
      </w:r>
      <w:del w:id="3496" w:author="Editor" w:date="2026-09-25T09:00:00Z">
        <w:r>
          <w:delText xml:space="preserve">taking count of</w:delText>
        </w:r>
      </w:del>
      <w:ins w:id="3497" w:author="Editor" w:date="2026-09-25T09:00:00Z">
        <w:r>
          <w:t xml:space="preserve">the</w:t>
        </w:r>
      </w:ins>
      <w:r>
        <w:t xml:space="preserve"> processes they followed. After her induction, she was at the </w:t>
      </w:r>
      <w:del w:id="3498" w:author="Editor" w:date="2026-09-25T09:00:00Z">
        <w:r>
          <w:delText xml:space="preserve">total discretion</w:delText>
        </w:r>
      </w:del>
      <w:ins w:id="3499" w:author="Editor" w:date="2026-09-25T09:00:00Z">
        <w:r>
          <w:t xml:space="preserve">disposal</w:t>
        </w:r>
      </w:ins>
      <w:r>
        <w:t xml:space="preserve"> of the team leads on the ground</w:t>
      </w:r>
      <w:del w:id="3500" w:author="Editor" w:date="2026-09-25T09:00:00Z">
        <w:r>
          <w:delText xml:space="preserve">, most</w:delText>
        </w:r>
      </w:del>
      <w:ins w:id="3501" w:author="Editor" w:date="2026-09-25T09:00:00Z">
        <w:r>
          <w:t xml:space="preserve">. Most</w:t>
        </w:r>
      </w:ins>
      <w:r>
        <w:t xml:space="preserve"> of the time she was running between agents to pass information or generating some arbitrary reports. While working for a large corporation was exciting, she </w:t>
      </w:r>
      <w:del w:id="3502" w:author="Editor" w:date="2026-09-25T09:00:00Z">
        <w:r>
          <w:delText xml:space="preserve">ensured</w:delText>
        </w:r>
      </w:del>
      <w:ins w:id="3503" w:author="Editor" w:date="2026-09-25T09:00:00Z">
        <w:r>
          <w:t xml:space="preserve">made sure</w:t>
        </w:r>
      </w:ins>
      <w:r>
        <w:t xml:space="preserve"> not to drift away from her goal </w:t>
      </w:r>
      <w:del w:id="3504" w:author="Editor" w:date="2026-09-25T09:00:00Z">
        <w:r>
          <w:delText xml:space="preserve">to find</w:delText>
        </w:r>
      </w:del>
      <w:ins w:id="3505" w:author="Editor" w:date="2026-09-25T09:00:00Z">
        <w:r>
          <w:t xml:space="preserve">of finding</w:t>
        </w:r>
      </w:ins>
      <w:r>
        <w:t xml:space="preserve"> John Patterson.</w:t>
      </w:r>
    </w:p>
    <w:p w14:paraId="68209B1F" w14:textId="76DDBEDF" w:rsidR="00D86047" w:rsidRPr="00D86047" w:rsidRDefault="00D86047" w:rsidP="00D86047">
      <w:commentRangeStart w:id="82"/>
      <w:r>
        <w:t xml:space="preserve">It took </w:t>
      </w:r>
      <w:del w:id="3506" w:author="Editor" w:date="2026-09-25T09:00:00Z">
        <w:r>
          <w:delText xml:space="preserve">a month</w:delText>
        </w:r>
      </w:del>
      <w:ins w:id="3507" w:author="Editor" w:date="2026-09-25T09:00:00Z">
        <w:r>
          <w:t xml:space="preserve">two weeks</w:t>
        </w:r>
      </w:ins>
      <w:r>
        <w:t xml:space="preserve"> before she was assigned a desktop computer, something she </w:t>
      </w:r>
      <w:del w:id="3508" w:author="Editor" w:date="2026-09-25T09:00:00Z">
        <w:r>
          <w:delText xml:space="preserve">was</w:delText>
        </w:r>
      </w:del>
      <w:ins w:id="3509" w:author="Editor" w:date="2026-09-25T09:00:00Z">
        <w:r>
          <w:t xml:space="preserve">had been</w:t>
        </w:r>
      </w:ins>
      <w:r>
        <w:t xml:space="preserve"> eagerly waiting for. That day she decided to stay back in </w:t>
      </w:r>
      <w:ins w:id="3510" w:author="Editor" w:date="2026-09-25T09:00:00Z">
        <w:r>
          <w:t xml:space="preserve">the </w:t>
        </w:r>
      </w:ins>
      <w:r>
        <w:t xml:space="preserve">office to </w:t>
      </w:r>
      <w:del w:id="3511" w:author="Editor" w:date="2026-09-25T09:00:00Z">
        <w:r>
          <w:delText xml:space="preserve">initiate her initial </w:delText>
        </w:r>
      </w:del>
      <w:ins w:id="3512" w:author="Editor" w:date="2026-09-25T09:00:00Z">
        <w:r>
          <w:t xml:space="preserve">begin her </w:t>
        </w:r>
      </w:ins>
      <w:r>
        <w:t xml:space="preserve">research.</w:t>
      </w:r>
      <w:commentRangeEnd w:id="82"/>
      <w:r>
        <w:commentReference w:id="82"/>
      </w:r>
    </w:p>
    <w:p w14:paraId="45EBEB06" w14:textId="77777777" w:rsidR="00D86047" w:rsidRPr="00D86047" w:rsidRDefault="00D86047" w:rsidP="00D86047">
      <w:r>
        <w:t xml:space="preserve">At 6:00 PM</w:t>
      </w:r>
      <w:ins w:id="3513" w:author="Editor" w:date="2026-09-25T09:00:00Z">
        <w:r>
          <w:t xml:space="preserve">,</w:t>
        </w:r>
      </w:ins>
      <w:r>
        <w:t xml:space="preserve"> the day shift </w:t>
      </w:r>
      <w:del w:id="3514" w:author="Editor" w:date="2026-09-25T09:00:00Z">
        <w:r>
          <w:delText xml:space="preserve">rolled off</w:delText>
        </w:r>
      </w:del>
      <w:ins w:id="3515" w:author="Editor" w:date="2026-09-25T09:00:00Z">
        <w:r>
          <w:t xml:space="preserve">left</w:t>
        </w:r>
      </w:ins>
      <w:r>
        <w:t xml:space="preserve">. The night shift people were slowly coming in</w:t>
      </w:r>
      <w:ins w:id="3516" w:author="Editor" w:date="2026-09-25T09:00:00Z">
        <w:r>
          <w:t xml:space="preserve">,</w:t>
        </w:r>
      </w:ins>
      <w:r>
        <w:t xml:space="preserve"> and the floor was sparsely filled. She looked around and found no one paying any attention to her. The time looked right for her to initiate her search. With extreme caution, she opened the global address list on her computer and searched </w:t>
      </w:r>
      <w:ins w:id="3517" w:author="Editor" w:date="2026-09-25T09:00:00Z">
        <w:r>
          <w:t xml:space="preserve">for </w:t>
        </w:r>
      </w:ins>
      <w:r>
        <w:t xml:space="preserve">John Patterson. As the receptionist had mentioned</w:t>
      </w:r>
      <w:del w:id="3518" w:author="Editor" w:date="2026-09-25T09:00:00Z">
        <w:r>
          <w:delText xml:space="preserve"> before</w:delText>
        </w:r>
      </w:del>
      <w:r>
        <w:t xml:space="preserve">, she </w:t>
      </w:r>
      <w:del w:id="3519" w:author="Editor" w:date="2026-09-25T09:00:00Z">
        <w:r>
          <w:delText xml:space="preserve">got</w:delText>
        </w:r>
      </w:del>
      <w:ins w:id="3520" w:author="Editor" w:date="2026-09-25T09:00:00Z">
        <w:r>
          <w:t xml:space="preserve">found</w:t>
        </w:r>
      </w:ins>
      <w:r>
        <w:t xml:space="preserve"> four people with the same name. She looked through the details of each one of them to see if she could draw any meaningful insights.</w:t>
      </w:r>
    </w:p>
    <w:p w14:paraId="06A41B34" w14:textId="77777777" w:rsidR="00D86047" w:rsidRPr="00D86047" w:rsidRDefault="00D86047" w:rsidP="00D86047">
      <w:commentRangeStart w:id="83"/>
      <w:r>
        <w:t xml:space="preserve">The first John was a vice president of international operations</w:t>
      </w:r>
      <w:del w:id="3521" w:author="Editor" w:date="2026-09-25T09:00:00Z">
        <w:r>
          <w:delText xml:space="preserve">, she</w:delText>
        </w:r>
      </w:del>
      <w:ins w:id="3522" w:author="Editor" w:date="2026-09-25T09:00:00Z">
        <w:r>
          <w:t xml:space="preserve">. She</w:t>
        </w:r>
      </w:ins>
      <w:r>
        <w:t xml:space="preserve"> ruled him out, as he didn’t seem to be the person who </w:t>
      </w:r>
      <w:del w:id="3523" w:author="Editor" w:date="2026-09-25T09:00:00Z">
        <w:r>
          <w:delText xml:space="preserve">will</w:delText>
        </w:r>
      </w:del>
      <w:ins w:id="3524" w:author="Editor" w:date="2026-09-25T09:00:00Z">
        <w:r>
          <w:t xml:space="preserve">would</w:t>
        </w:r>
      </w:ins>
      <w:r>
        <w:t xml:space="preserve"> carry freight around. The second John had a field job. He was from the </w:t>
      </w:r>
      <w:del w:id="3525" w:author="Editor" w:date="2026-09-25T09:00:00Z">
        <w:r>
          <w:delText xml:space="preserve">Far East side</w:delText>
        </w:r>
      </w:del>
      <w:ins w:id="3526" w:author="Editor" w:date="2026-09-25T09:00:00Z">
        <w:r>
          <w:t xml:space="preserve">far north-east</w:t>
        </w:r>
      </w:ins>
      <w:r>
        <w:t xml:space="preserve"> of Scotland, a place called Fraserburgh. Though his job profile was akin to what she was looking for, the distance between her village and Fraserburgh wasn’t convincing enough. It was too far for anyone to make </w:t>
      </w:r>
      <w:del w:id="3527" w:author="Editor" w:date="2026-09-25T09:00:00Z">
        <w:r>
          <w:delText xml:space="preserve">delivery</w:delText>
        </w:r>
      </w:del>
      <w:ins w:id="3528" w:author="Editor" w:date="2026-09-25T09:00:00Z">
        <w:r>
          <w:t xml:space="preserve">deliveries</w:t>
        </w:r>
      </w:ins>
      <w:r>
        <w:t xml:space="preserve"> on a regular basis. She put </w:t>
      </w:r>
      <w:del w:id="3529" w:author="Editor" w:date="2026-09-25T09:00:00Z">
        <w:r>
          <w:delText xml:space="preserve">aside </w:delText>
        </w:r>
      </w:del>
      <w:r>
        <w:t xml:space="preserve">this John </w:t>
      </w:r>
      <w:del w:id="3530" w:author="Editor" w:date="2026-09-25T09:00:00Z">
        <w:r>
          <w:delText xml:space="preserve">in</w:delText>
        </w:r>
      </w:del>
      <w:ins w:id="3531" w:author="Editor" w:date="2026-09-25T09:00:00Z">
        <w:r>
          <w:t xml:space="preserve">aside as</w:t>
        </w:r>
      </w:ins>
      <w:r>
        <w:t xml:space="preserve"> her fallback </w:t>
      </w:r>
      <w:del w:id="3532" w:author="Editor" w:date="2026-09-25T09:00:00Z">
        <w:r>
          <w:delText xml:space="preserve">plan </w:delText>
        </w:r>
      </w:del>
      <w:r>
        <w:t xml:space="preserve">and moved </w:t>
      </w:r>
      <w:del w:id="3533" w:author="Editor" w:date="2026-09-25T09:00:00Z">
        <w:r>
          <w:delText xml:space="preserve">forward in examining</w:delText>
        </w:r>
      </w:del>
      <w:ins w:id="3534" w:author="Editor" w:date="2026-09-25T09:00:00Z">
        <w:r>
          <w:t xml:space="preserve">on to</w:t>
        </w:r>
      </w:ins>
      <w:r>
        <w:t xml:space="preserve"> the remaining two names. The third John was in South Africa</w:t>
      </w:r>
      <w:del w:id="3535" w:author="Editor" w:date="2026-09-25T09:00:00Z">
        <w:r>
          <w:delText xml:space="preserve">, putting</w:delText>
        </w:r>
      </w:del>
      <w:ins w:id="3536" w:author="Editor" w:date="2026-09-25T09:00:00Z">
        <w:r>
          <w:t xml:space="preserve">. Putting</w:t>
        </w:r>
      </w:ins>
      <w:r>
        <w:t xml:space="preserve"> that one aside</w:t>
      </w:r>
      <w:ins w:id="3537" w:author="Editor" w:date="2026-09-25T09:00:00Z">
        <w:r>
          <w:t xml:space="preserve">,</w:t>
        </w:r>
      </w:ins>
      <w:r>
        <w:t xml:space="preserve"> she opened the last </w:t>
      </w:r>
      <w:del w:id="3538" w:author="Editor" w:date="2026-09-25T09:00:00Z">
        <w:r>
          <w:delText xml:space="preserve">John</w:delText>
        </w:r>
      </w:del>
      <w:ins w:id="3539" w:author="Editor" w:date="2026-09-25T09:00:00Z">
        <w:r>
          <w:t xml:space="preserve">John’s</w:t>
        </w:r>
      </w:ins>
      <w:r>
        <w:t xml:space="preserve"> details.</w:t>
      </w:r>
      <w:commentRangeEnd w:id="83"/>
      <w:r>
        <w:commentReference w:id="83"/>
      </w:r>
    </w:p>
    <w:p w14:paraId="02746AF4" w14:textId="3362C33A" w:rsidR="009A5E7B" w:rsidRDefault="00D86047" w:rsidP="00CA3CE3">
      <w:commentRangeStart w:id="84"/>
      <w:r>
        <w:t xml:space="preserve">And as fate would have it, this John was a perfect match. He was from Ayr</w:t>
      </w:r>
      <w:ins w:id="3540" w:author="Editor" w:date="2026-09-25T09:00:00Z">
        <w:r>
          <w:t xml:space="preserve">,</w:t>
        </w:r>
      </w:ins>
      <w:r>
        <w:t xml:space="preserve"> and sure</w:t>
      </w:r>
      <w:ins w:id="3541" w:author="Editor" w:date="2026-09-25T09:00:00Z">
        <w:r>
          <w:t xml:space="preserve"> enough,</w:t>
        </w:r>
      </w:ins>
      <w:r>
        <w:t xml:space="preserve"> he was a freight delivery person.  She hurriedly noted his number and office stop. Her feet were trembling with fear, </w:t>
      </w:r>
      <w:del w:id="3542" w:author="Editor" w:date="2026-09-25T09:00:00Z">
        <w:r>
          <w:delText xml:space="preserve">her stature</w:delText>
        </w:r>
      </w:del>
      <w:ins w:id="3543" w:author="Editor" w:date="2026-09-25T09:00:00Z">
        <w:r>
          <w:t xml:space="preserve">and she was</w:t>
        </w:r>
      </w:ins>
      <w:r>
        <w:t xml:space="preserve"> perspiring</w:t>
      </w:r>
      <w:del w:id="3544" w:author="Editor" w:date="2026-09-25T09:00:00Z">
        <w:r>
          <w:delText xml:space="preserve"> and her heartfelt desirous</w:delText>
        </w:r>
      </w:del>
      <w:r>
        <w:t xml:space="preserve">. All she wanted was to leave the office as fast as she could before anyone </w:t>
      </w:r>
      <w:del w:id="3545" w:author="Editor" w:date="2026-09-25T09:00:00Z">
        <w:r>
          <w:delText xml:space="preserve">notices</w:delText>
        </w:r>
      </w:del>
      <w:ins w:id="3546" w:author="Editor" w:date="2026-09-25T09:00:00Z">
        <w:r>
          <w:t xml:space="preserve">noticed</w:t>
        </w:r>
      </w:ins>
      <w:r>
        <w:t xml:space="preserve"> her fidgety </w:t>
      </w:r>
      <w:del w:id="3547" w:author="Editor" w:date="2026-09-25T09:00:00Z">
        <w:r>
          <w:delText xml:space="preserve">being</w:delText>
        </w:r>
      </w:del>
      <w:ins w:id="3548" w:author="Editor" w:date="2026-09-25T09:00:00Z">
        <w:r>
          <w:t xml:space="preserve">state</w:t>
        </w:r>
      </w:ins>
      <w:r>
        <w:t xml:space="preserve">.</w:t>
      </w:r>
      <w:bookmarkEnd w:id="32"/>
      <w:bookmarkEnd w:id="33"/>
      <w:r>
        <w:br w:type="page"/>
      </w:r>
      <w:commentRangeEnd w:id="84"/>
      <w:r>
        <w:commentReference w:id="84"/>
      </w:r>
    </w:p>
    <w:p w14:paraId="4737B5A2" w14:textId="73ECD01A" w:rsidR="009A5E7B" w:rsidRDefault="009972EA" w:rsidP="00F56514">
      <w:pPr>
        <w:outlineLvl w:val="0"/>
        <w:rPr>
          <w:b/>
        </w:rPr>
      </w:pPr>
      <w:r>
        <w:rPr>
          <w:b/>
        </w:rPr>
        <w:lastRenderedPageBreak/>
        <w:t>Chapter 15</w:t>
      </w:r>
    </w:p>
    <w:p w14:paraId="1841157A" w14:textId="5C338324" w:rsidR="00050376" w:rsidRPr="00050376" w:rsidRDefault="00050376" w:rsidP="00B04CA8">
      <w:pPr>
        <w:rPr>
          <w:b/>
          <w:i/>
        </w:rPr>
      </w:pPr>
      <w:r>
        <w:rPr>
          <w:b/>
          <w:i/>
        </w:rPr>
        <w:t>30</w:t>
      </w:r>
      <w:r>
        <w:rPr>
          <w:b/>
          <w:i/>
          <w:vertAlign w:val="superscript"/>
        </w:rPr>
        <w:t>th</w:t>
      </w:r>
      <w:r>
        <w:rPr>
          <w:b/>
          <w:i/>
        </w:rPr>
        <w:t xml:space="preserve"> April 2012, Ayr, Scotland</w:t>
      </w:r>
    </w:p>
    <w:p w14:paraId="4CBF37A2" w14:textId="77777777" w:rsidR="00051251" w:rsidRPr="00051251" w:rsidRDefault="00051251" w:rsidP="00051251">
      <w:commentRangeStart w:id="85"/>
      <w:r>
        <w:t xml:space="preserve">Though not confirmed, she had a strong intuition of being very close to the truth she was seeking. The first </w:t>
      </w:r>
      <w:del w:id="3549" w:author="Editor" w:date="2026-09-25T09:00:00Z">
        <w:r>
          <w:delText xml:space="preserve">four </w:delText>
        </w:r>
      </w:del>
      <w:r>
        <w:t xml:space="preserve">months in Ayr were testing times; often she was </w:t>
      </w:r>
      <w:del w:id="3550" w:author="Editor" w:date="2026-09-25T09:00:00Z">
        <w:r>
          <w:delText xml:space="preserve">deplored</w:delText>
        </w:r>
      </w:del>
      <w:ins w:id="3551" w:author="Editor" w:date="2026-09-25T09:00:00Z">
        <w:r>
          <w:t xml:space="preserve">dejected</w:t>
        </w:r>
      </w:ins>
      <w:r>
        <w:t xml:space="preserve"> and clueless.  But</w:t>
      </w:r>
      <w:del w:id="3552" w:author="Editor" w:date="2026-09-25T09:00:00Z">
        <w:r>
          <w:delText xml:space="preserve">,</w:delText>
        </w:r>
      </w:del>
      <w:r>
        <w:t xml:space="preserve"> with the job she had found a purpose, a resurrection from her </w:t>
      </w:r>
      <w:del w:id="3553" w:author="Editor" w:date="2026-09-25T09:00:00Z">
        <w:r>
          <w:delText xml:space="preserve">shambled</w:delText>
        </w:r>
      </w:del>
      <w:ins w:id="3554" w:author="Editor" w:date="2026-09-25T09:00:00Z">
        <w:r>
          <w:t xml:space="preserve">shattered</w:t>
        </w:r>
      </w:ins>
      <w:r>
        <w:t xml:space="preserve"> life, and she was enthralled </w:t>
      </w:r>
      <w:del w:id="3555" w:author="Editor" w:date="2026-09-25T09:00:00Z">
        <w:r>
          <w:delText xml:space="preserve">fancying</w:delText>
        </w:r>
      </w:del>
      <w:ins w:id="3556" w:author="Editor" w:date="2026-09-25T09:00:00Z">
        <w:r>
          <w:t xml:space="preserve">by</w:t>
        </w:r>
      </w:ins>
      <w:r>
        <w:t xml:space="preserve"> the possibilities that had surged back with urgency</w:t>
      </w:r>
      <w:del w:id="3557" w:author="Editor" w:date="2026-09-25T09:00:00Z">
        <w:r>
          <w:delText xml:space="preserve"> and purpose</w:delText>
        </w:r>
      </w:del>
      <w:r>
        <w:t xml:space="preserve">.</w:t>
      </w:r>
      <w:commentRangeEnd w:id="85"/>
      <w:r>
        <w:commentReference w:id="85"/>
      </w:r>
    </w:p>
    <w:p w14:paraId="5EC62D13" w14:textId="2B0BB31B" w:rsidR="00051251" w:rsidRPr="00051251" w:rsidRDefault="00051251" w:rsidP="00051251">
      <w:r>
        <w:t xml:space="preserve">On her way back home</w:t>
      </w:r>
      <w:del w:id="3558" w:author="Editor" w:date="2026-09-25T09:00:00Z">
        <w:r>
          <w:delText xml:space="preserve"> sitting</w:delText>
        </w:r>
      </w:del>
      <w:ins w:id="3559" w:author="Editor" w:date="2026-09-25T09:00:00Z">
        <w:r>
          <w:t xml:space="preserve">, as she sat</w:t>
        </w:r>
      </w:ins>
      <w:r>
        <w:t xml:space="preserve"> alone on the bus, a thought crossed her mind</w:t>
      </w:r>
      <w:ins w:id="3560" w:author="Editor" w:date="2026-09-25T09:00:00Z">
        <w:r>
          <w:t xml:space="preserve">,</w:t>
        </w:r>
      </w:ins>
      <w:r>
        <w:t xml:space="preserve"> leaving her scared </w:t>
      </w:r>
      <w:del w:id="3561" w:author="Editor" w:date="2026-09-25T09:00:00Z">
        <w:r>
          <w:delText xml:space="preserve">and petrified – when</w:delText>
        </w:r>
      </w:del>
      <w:ins w:id="3562" w:author="Editor" w:date="2026-09-25T09:00:00Z">
        <w:r>
          <w:t xml:space="preserve">– if</w:t>
        </w:r>
      </w:ins>
      <w:r>
        <w:t xml:space="preserve"> a neophyte like her </w:t>
      </w:r>
      <w:del w:id="3563" w:author="Editor" w:date="2026-09-25T09:00:00Z">
        <w:r>
          <w:delText xml:space="preserve">can</w:delText>
        </w:r>
      </w:del>
      <w:ins w:id="3564" w:author="Editor" w:date="2026-09-25T09:00:00Z">
        <w:r>
          <w:t xml:space="preserve">could</w:t>
        </w:r>
      </w:ins>
      <w:r>
        <w:t xml:space="preserve"> find John Patterson</w:t>
      </w:r>
      <w:del w:id="3565" w:author="Editor" w:date="2026-09-25T09:00:00Z">
        <w:r>
          <w:delText xml:space="preserve"> why</w:delText>
        </w:r>
      </w:del>
      <w:ins w:id="3566" w:author="Editor" w:date="2026-09-25T09:00:00Z">
        <w:r>
          <w:t xml:space="preserve">, why had</w:t>
        </w:r>
      </w:ins>
      <w:r>
        <w:t xml:space="preserve"> the cops failed? Or did they consciously stay away for reasons unknown? Something was not right, and it disturbed her</w:t>
      </w:r>
      <w:del w:id="3567" w:author="Editor" w:date="2026-09-25T09:00:00Z">
        <w:r>
          <w:delText xml:space="preserve">, there</w:delText>
        </w:r>
      </w:del>
      <w:ins w:id="3568" w:author="Editor" w:date="2026-09-25T09:00:00Z">
        <w:r>
          <w:t xml:space="preserve">. There</w:t>
        </w:r>
      </w:ins>
      <w:r>
        <w:t xml:space="preserve"> was more to this episode, a conspiracy, a subterfuge she wasn</w:t>
      </w:r>
      <w:del w:id="3569" w:author="Editor (Typography)" w:date="2026-09-25T09:00:00Z">
        <w:r>
          <w:delText xml:space="preserve">'</w:delText>
        </w:r>
      </w:del>
      <w:ins w:id="3570" w:author="Editor (Typography)" w:date="2026-09-25T09:00:00Z">
        <w:r>
          <w:t xml:space="preserve">’</w:t>
        </w:r>
      </w:ins>
      <w:r>
        <w:t xml:space="preserve">t aware of. </w:t>
      </w:r>
      <w:del w:id="3571" w:author="Editor" w:date="2026-09-25T09:00:00Z">
        <w:r>
          <w:delText xml:space="preserve">More</w:delText>
        </w:r>
      </w:del>
      <w:ins w:id="3572" w:author="Editor" w:date="2026-09-25T09:00:00Z">
        <w:r>
          <w:t xml:space="preserve">The more</w:t>
        </w:r>
      </w:ins>
      <w:r>
        <w:t xml:space="preserve"> her mind indulged in the quandary</w:t>
      </w:r>
      <w:del w:id="3573" w:author="Editor" w:date="2026-09-25T09:00:00Z">
        <w:r>
          <w:delText xml:space="preserve"> increasingly she became</w:delText>
        </w:r>
      </w:del>
      <w:ins w:id="3574" w:author="Editor" w:date="2026-09-25T09:00:00Z">
        <w:r>
          <w:t xml:space="preserve">, the more</w:t>
        </w:r>
      </w:ins>
      <w:r>
        <w:t xml:space="preserve"> uncomfortable and restless</w:t>
      </w:r>
      <w:ins w:id="3575" w:author="Editor" w:date="2026-09-25T09:00:00Z">
        <w:r>
          <w:t xml:space="preserve"> she became</w:t>
        </w:r>
      </w:ins>
      <w:r>
        <w:t xml:space="preserve">. She forced her mind away from the shackles of the past </w:t>
      </w:r>
      <w:del w:id="3576" w:author="Editor" w:date="2026-09-25T09:00:00Z">
        <w:r>
          <w:delText xml:space="preserve">incidences</w:delText>
        </w:r>
      </w:del>
      <w:ins w:id="3577" w:author="Editor" w:date="2026-09-25T09:00:00Z">
        <w:r>
          <w:t xml:space="preserve">incidents</w:t>
        </w:r>
      </w:ins>
      <w:r>
        <w:t xml:space="preserve"> and brought her focus back </w:t>
      </w:r>
      <w:del w:id="3578" w:author="Editor" w:date="2026-09-25T09:00:00Z">
        <w:r>
          <w:delText xml:space="preserve">on</w:delText>
        </w:r>
      </w:del>
      <w:ins w:id="3579" w:author="Editor" w:date="2026-09-25T09:00:00Z">
        <w:r>
          <w:t xml:space="preserve">to</w:t>
        </w:r>
      </w:ins>
      <w:r>
        <w:t xml:space="preserve"> John Patterson. After a lot of </w:t>
      </w:r>
      <w:del w:id="3580" w:author="Editor" w:date="2026-09-25T09:00:00Z">
        <w:r>
          <w:delText xml:space="preserve">deliberations</w:delText>
        </w:r>
      </w:del>
      <w:ins w:id="3581" w:author="Editor" w:date="2026-09-25T09:00:00Z">
        <w:r>
          <w:t xml:space="preserve">deliberation</w:t>
        </w:r>
      </w:ins>
      <w:r>
        <w:t xml:space="preserve">, she concocted a plan and now she was raring to execute </w:t>
      </w:r>
      <w:del w:id="3582" w:author="Editor" w:date="2026-09-25T09:00:00Z">
        <w:r>
          <w:delText xml:space="preserve">on </w:delText>
        </w:r>
      </w:del>
      <w:r>
        <w:t xml:space="preserve">it.</w:t>
      </w:r>
    </w:p>
    <w:p w14:paraId="73BC08F7" w14:textId="40633F5B" w:rsidR="00051251" w:rsidRPr="00051251" w:rsidRDefault="00051251" w:rsidP="00051251">
      <w:commentRangeStart w:id="87"/>
      <w:commentRangeStart w:id="86"/>
      <w:r>
        <w:t xml:space="preserve">Her next day went by quickly, mostly in running tasks for the team. She was now well versed </w:t>
      </w:r>
      <w:del w:id="3583" w:author="Editor" w:date="2026-09-25T09:00:00Z">
        <w:r>
          <w:delText xml:space="preserve">with</w:delText>
        </w:r>
      </w:del>
      <w:ins w:id="3584" w:author="Editor" w:date="2026-09-25T09:00:00Z">
        <w:r>
          <w:t xml:space="preserve">in</w:t>
        </w:r>
      </w:ins>
      <w:r>
        <w:t xml:space="preserve"> the customer service process. She also gave a couple of significant data curating ideas. </w:t>
      </w:r>
      <w:del w:id="3585" w:author="Editor" w:date="2026-09-25T09:00:00Z">
        <w:r>
          <w:delText xml:space="preserve">Dave</w:delText>
        </w:r>
      </w:del>
      <w:ins w:id="3586" w:author="Editor" w:date="2026-09-25T09:00:00Z">
        <w:r>
          <w:t xml:space="preserve">David</w:t>
        </w:r>
      </w:ins>
      <w:r>
        <w:t xml:space="preserve"> was extremely happy with her contributions and gave her the go-ahead to pilot one of the concepts she had proposed. Incidentally, there was an </w:t>
      </w:r>
      <w:del w:id="3587" w:author="Editor (Spelling)" w:date="2026-09-25T09:00:00Z">
        <w:r>
          <w:delText xml:space="preserve">organization</w:delText>
        </w:r>
      </w:del>
      <w:ins w:id="3588" w:author="Editor (Spelling)" w:date="2026-09-25T09:00:00Z">
        <w:r>
          <w:t xml:space="preserve">organisation</w:t>
        </w:r>
      </w:ins>
      <w:r>
        <w:t xml:space="preserve">-wide </w:t>
      </w:r>
      <w:del w:id="3589" w:author="Editor" w:date="2026-09-25T09:00:00Z">
        <w:r>
          <w:delText xml:space="preserve">idea </w:delText>
        </w:r>
      </w:del>
      <w:r>
        <w:t xml:space="preserve">innovation quest </w:t>
      </w:r>
      <w:del w:id="3590" w:author="Editor" w:date="2026-09-25T09:00:00Z">
        <w:r>
          <w:delText xml:space="preserve">undergoing</w:delText>
        </w:r>
      </w:del>
      <w:ins w:id="3591" w:author="Editor" w:date="2026-09-25T09:00:00Z">
        <w:r>
          <w:t xml:space="preserve">going on</w:t>
        </w:r>
      </w:ins>
      <w:r>
        <w:t xml:space="preserve">, which was run by the corporate office. </w:t>
      </w:r>
      <w:del w:id="3592" w:author="Editor" w:date="2026-09-25T09:00:00Z">
        <w:r>
          <w:delText xml:space="preserve">Dave</w:delText>
        </w:r>
      </w:del>
      <w:ins w:id="3593" w:author="Editor" w:date="2026-09-25T09:00:00Z">
        <w:r>
          <w:t xml:space="preserve">David</w:t>
        </w:r>
      </w:ins>
      <w:r>
        <w:t xml:space="preserve"> encouraged her to put forward her idea for the contest.</w:t>
      </w:r>
      <w:commentRangeEnd w:id="86"/>
      <w:r>
        <w:commentReference w:id="86"/>
      </w:r>
      <w:commentRangeEnd w:id="87"/>
      <w:r>
        <w:commentReference w:id="87"/>
      </w:r>
    </w:p>
    <w:p w14:paraId="0FB0EE7C" w14:textId="77777777" w:rsidR="00051251" w:rsidRPr="00051251" w:rsidRDefault="00051251" w:rsidP="00051251">
      <w:r>
        <w:t xml:space="preserve">Soon it was evening</w:t>
      </w:r>
      <w:del w:id="3594" w:author="Editor" w:date="2026-09-25T09:00:00Z">
        <w:r>
          <w:delText xml:space="preserve">, she</w:delText>
        </w:r>
      </w:del>
      <w:ins w:id="3595" w:author="Editor" w:date="2026-09-25T09:00:00Z">
        <w:r>
          <w:t xml:space="preserve">. She</w:t>
        </w:r>
      </w:ins>
      <w:r>
        <w:t xml:space="preserve"> had planned beforehand to stay</w:t>
      </w:r>
      <w:del w:id="3596" w:author="Editor" w:date="2026-09-25T09:00:00Z">
        <w:r>
          <w:delText xml:space="preserve"> back</w:delText>
        </w:r>
      </w:del>
      <w:r>
        <w:t xml:space="preserve"> late. She patiently waited for the office people to leave. Once convinced </w:t>
      </w:r>
      <w:del w:id="3597" w:author="Editor" w:date="2026-09-25T09:00:00Z">
        <w:r>
          <w:delText xml:space="preserve">of</w:delText>
        </w:r>
      </w:del>
      <w:ins w:id="3598" w:author="Editor" w:date="2026-09-25T09:00:00Z">
        <w:r>
          <w:t xml:space="preserve">that</w:t>
        </w:r>
      </w:ins>
      <w:r>
        <w:t xml:space="preserve"> no one </w:t>
      </w:r>
      <w:del w:id="3599" w:author="Editor" w:date="2026-09-25T09:00:00Z">
        <w:r>
          <w:delText xml:space="preserve">being</w:delText>
        </w:r>
      </w:del>
      <w:ins w:id="3600" w:author="Editor" w:date="2026-09-25T09:00:00Z">
        <w:r>
          <w:t xml:space="preserve">was</w:t>
        </w:r>
      </w:ins>
      <w:r>
        <w:t xml:space="preserve"> around, she picked </w:t>
      </w:r>
      <w:ins w:id="3601" w:author="Editor" w:date="2026-09-25T09:00:00Z">
        <w:r>
          <w:t xml:space="preserve">up </w:t>
        </w:r>
      </w:ins>
      <w:r>
        <w:t xml:space="preserve">one of the </w:t>
      </w:r>
      <w:del w:id="3602" w:author="Editor" w:date="2026-09-25T09:00:00Z">
        <w:r>
          <w:delText xml:space="preserve">agent’s phone</w:delText>
        </w:r>
      </w:del>
      <w:ins w:id="3603" w:author="Editor" w:date="2026-09-25T09:00:00Z">
        <w:r>
          <w:t xml:space="preserve">agents’ phones</w:t>
        </w:r>
      </w:ins>
      <w:r>
        <w:t xml:space="preserve"> and called John’s number. After</w:t>
      </w:r>
      <w:ins w:id="3604" w:author="Editor" w:date="2026-09-25T09:00:00Z">
        <w:r>
          <w:t xml:space="preserve"> a</w:t>
        </w:r>
      </w:ins>
      <w:r>
        <w:t xml:space="preserve"> few rings, she heard a deep </w:t>
      </w:r>
      <w:del w:id="3605" w:author="Editor" w:date="2026-09-25T09:00:00Z">
        <w:r>
          <w:delText xml:space="preserve">embodied </w:delText>
        </w:r>
      </w:del>
      <w:r>
        <w:t xml:space="preserve">voice on the other end.</w:t>
      </w:r>
    </w:p>
    <w:p w14:paraId="11B9BD2D" w14:textId="77777777" w:rsidR="00051251" w:rsidRPr="00051251" w:rsidRDefault="00051251" w:rsidP="00051251">
      <w:r>
        <w:t xml:space="preserve">Sanchez cleared her throat</w:t>
      </w:r>
      <w:del w:id="3606" w:author="Editor" w:date="2026-09-25T09:00:00Z">
        <w:r>
          <w:delText xml:space="preserve"> and in a disheveled voice blurted,</w:delText>
        </w:r>
      </w:del>
      <w:ins w:id="3607" w:author="Editor" w:date="2026-09-25T09:00:00Z">
        <w:r>
          <w:t xml:space="preserve">.</w:t>
        </w:r>
      </w:ins>
      <w:r>
        <w:t xml:space="preserve"> “Am I speaking to John Patterson</w:t>
      </w:r>
      <w:del w:id="3608" w:author="Editor" w:date="2026-09-25T09:00:00Z">
        <w:r>
          <w:delText xml:space="preserve">.</w:delText>
        </w:r>
      </w:del>
      <w:ins w:id="3609" w:author="Editor" w:date="2026-09-25T09:00:00Z">
        <w:r>
          <w:t xml:space="preserve">?</w:t>
        </w:r>
      </w:ins>
      <w:del w:id="3610" w:author="Editor (Typography)" w:date="2026-09-25T09:00:00Z">
        <w:r>
          <w:delText xml:space="preserve">"</w:delText>
        </w:r>
      </w:del>
      <w:ins w:id="3611" w:author="Editor (Typography)" w:date="2026-09-25T09:00:00Z">
        <w:r>
          <w:t xml:space="preserve">”</w:t>
        </w:r>
      </w:ins>
    </w:p>
    <w:p w14:paraId="1D9B2EAF" w14:textId="77777777" w:rsidR="00051251" w:rsidRPr="00051251" w:rsidRDefault="00051251" w:rsidP="00051251">
      <w:r>
        <w:t xml:space="preserve">“Yes, you are.</w:t>
      </w:r>
      <w:del w:id="3612" w:author="Editor (Typography)" w:date="2026-09-25T09:00:00Z">
        <w:r>
          <w:delText xml:space="preserve">"</w:delText>
        </w:r>
      </w:del>
      <w:ins w:id="3613" w:author="Editor (Typography)" w:date="2026-09-25T09:00:00Z">
        <w:r>
          <w:t xml:space="preserve">”</w:t>
        </w:r>
      </w:ins>
    </w:p>
    <w:p w14:paraId="655AA00D" w14:textId="77777777" w:rsidR="00051251" w:rsidRPr="00051251" w:rsidRDefault="00051251" w:rsidP="00051251">
      <w:r>
        <w:t xml:space="preserve">“I am calling from Mr. Cussak’s office</w:t>
      </w:r>
      <w:ins w:id="3614" w:author="Editor" w:date="2026-09-25T09:00:00Z">
        <w:r>
          <w:t xml:space="preserve">,</w:t>
        </w:r>
      </w:ins>
      <w:r>
        <w:t xml:space="preserve"> and there is an important packet he wants me to deliver to you. You can either come to</w:t>
      </w:r>
      <w:ins w:id="3615" w:author="Editor" w:date="2026-09-25T09:00:00Z">
        <w:r>
          <w:t xml:space="preserve"> the</w:t>
        </w:r>
      </w:ins>
      <w:r>
        <w:t xml:space="preserve"> office or I can deliver it to your home. Sorry for the inconvenience, but the package needs immediate attention.”</w:t>
      </w:r>
    </w:p>
    <w:p w14:paraId="60BB0091" w14:textId="77777777" w:rsidR="00051251" w:rsidRPr="00051251" w:rsidRDefault="00051251" w:rsidP="00051251">
      <w:r>
        <w:t xml:space="preserve">Mr. Cussak was John’s reporting manager’s superior, and her hope was </w:t>
      </w:r>
      <w:ins w:id="3616" w:author="Editor" w:date="2026-09-25T09:00:00Z">
        <w:r>
          <w:t xml:space="preserve">that </w:t>
        </w:r>
      </w:ins>
      <w:r>
        <w:t xml:space="preserve">he wouldn’t </w:t>
      </w:r>
      <w:del w:id="3617" w:author="Editor" w:date="2026-09-25T09:00:00Z">
        <w:r>
          <w:delText xml:space="preserve">take his chances to say</w:delText>
        </w:r>
      </w:del>
      <w:ins w:id="3618" w:author="Editor" w:date="2026-09-25T09:00:00Z">
        <w:r>
          <w:t xml:space="preserve">risk saying</w:t>
        </w:r>
      </w:ins>
      <w:r>
        <w:t xml:space="preserve"> no. Also, as </w:t>
      </w:r>
      <w:del w:id="3619" w:author="Editor" w:date="2026-09-25T09:00:00Z">
        <w:r>
          <w:delText xml:space="preserve">he</w:delText>
        </w:r>
      </w:del>
      <w:ins w:id="3620" w:author="Editor" w:date="2026-09-25T09:00:00Z">
        <w:r>
          <w:t xml:space="preserve">Cussak</w:t>
        </w:r>
      </w:ins>
      <w:r>
        <w:t xml:space="preserve"> wasn’t </w:t>
      </w:r>
      <w:del w:id="3621" w:author="Editor" w:date="2026-09-25T09:00:00Z">
        <w:r>
          <w:delText xml:space="preserve">his</w:delText>
        </w:r>
      </w:del>
      <w:ins w:id="3622" w:author="Editor" w:date="2026-09-25T09:00:00Z">
        <w:r>
          <w:t xml:space="preserve">John’s</w:t>
        </w:r>
      </w:ins>
      <w:r>
        <w:t xml:space="preserve"> immediate reporting manager, her belief was </w:t>
      </w:r>
      <w:del w:id="3623" w:author="Editor" w:date="2026-09-25T09:00:00Z">
        <w:r>
          <w:delText xml:space="preserve">he</w:delText>
        </w:r>
      </w:del>
      <w:ins w:id="3624" w:author="Editor" w:date="2026-09-25T09:00:00Z">
        <w:r>
          <w:t xml:space="preserve">that John</w:t>
        </w:r>
      </w:ins>
      <w:r>
        <w:t xml:space="preserve"> wouldn’t call him </w:t>
      </w:r>
      <w:del w:id="3625" w:author="Editor" w:date="2026-09-25T09:00:00Z">
        <w:r>
          <w:delText xml:space="preserve">either </w:delText>
        </w:r>
      </w:del>
      <w:r>
        <w:t xml:space="preserve">to confirm </w:t>
      </w:r>
      <w:del w:id="3626" w:author="Editor" w:date="2026-09-25T09:00:00Z">
        <w:r>
          <w:delText xml:space="preserve">for the same</w:delText>
        </w:r>
      </w:del>
      <w:ins w:id="3627" w:author="Editor" w:date="2026-09-25T09:00:00Z">
        <w:r>
          <w:t xml:space="preserve">either</w:t>
        </w:r>
      </w:ins>
      <w:r>
        <w:t xml:space="preserve">.</w:t>
      </w:r>
    </w:p>
    <w:p w14:paraId="01119F75" w14:textId="77777777" w:rsidR="00051251" w:rsidRPr="00051251" w:rsidRDefault="00051251" w:rsidP="00051251">
      <w:r>
        <w:t>“Do you know what I need to do with the packet?” came a puzzled response from John.</w:t>
      </w:r>
    </w:p>
    <w:p w14:paraId="1C1F0ABF" w14:textId="77777777" w:rsidR="00051251" w:rsidRPr="00051251" w:rsidRDefault="00051251" w:rsidP="00051251">
      <w:r>
        <w:lastRenderedPageBreak/>
        <w:t>The conversation was progressing as she anticipated.</w:t>
      </w:r>
    </w:p>
    <w:p w14:paraId="6DEC008D" w14:textId="77777777" w:rsidR="00051251" w:rsidRPr="00051251" w:rsidRDefault="00051251" w:rsidP="00051251">
      <w:del w:id="3628" w:author="Editor (Typography)" w:date="2026-09-25T09:00:00Z">
        <w:r>
          <w:delText xml:space="preserve">"</w:delText>
        </w:r>
      </w:del>
      <w:ins w:id="3629" w:author="Editor (Typography)" w:date="2026-09-25T09:00:00Z">
        <w:r>
          <w:t xml:space="preserve">“</w:t>
        </w:r>
      </w:ins>
      <w:r>
        <w:t xml:space="preserve">I wouldn</w:t>
      </w:r>
      <w:del w:id="3630" w:author="Editor (Typography)" w:date="2026-09-25T09:00:00Z">
        <w:r>
          <w:delText xml:space="preserve">'</w:delText>
        </w:r>
      </w:del>
      <w:ins w:id="3631" w:author="Editor (Typography)" w:date="2026-09-25T09:00:00Z">
        <w:r>
          <w:t xml:space="preserve">’</w:t>
        </w:r>
      </w:ins>
      <w:r>
        <w:t xml:space="preserve">t know. But there is a sealed letter that has all the instructions. Would you prefer to come to the office or do you want me to deliver it to you?”</w:t>
      </w:r>
    </w:p>
    <w:p w14:paraId="11DE0B49" w14:textId="77777777" w:rsidR="00051251" w:rsidRPr="00051251" w:rsidRDefault="00051251" w:rsidP="00051251">
      <w:commentRangeStart w:id="88"/>
      <w:r>
        <w:t xml:space="preserve">He took a long pause, and with clear </w:t>
      </w:r>
      <w:del w:id="3632" w:author="Editor" w:date="2026-09-25T09:00:00Z">
        <w:r>
          <w:delText xml:space="preserve">averseness</w:delText>
        </w:r>
      </w:del>
      <w:ins w:id="3633" w:author="Editor" w:date="2026-09-25T09:00:00Z">
        <w:r>
          <w:t xml:space="preserve">reluctance</w:t>
        </w:r>
      </w:ins>
      <w:r>
        <w:t xml:space="preserve"> in his voice </w:t>
      </w:r>
      <w:del w:id="3634" w:author="Editor" w:date="2026-09-25T09:00:00Z">
        <w:r>
          <w:delText xml:space="preserve">stated</w:delText>
        </w:r>
      </w:del>
      <w:ins w:id="3635" w:author="Editor" w:date="2026-09-25T09:00:00Z">
        <w:r>
          <w:t xml:space="preserve">said</w:t>
        </w:r>
      </w:ins>
      <w:r>
        <w:t xml:space="preserve">, “It would be great if you could deliver</w:t>
      </w:r>
      <w:ins w:id="3636" w:author="Editor" w:date="2026-09-25T09:00:00Z">
        <w:r>
          <w:t xml:space="preserve"> it</w:t>
        </w:r>
      </w:ins>
      <w:r>
        <w:t xml:space="preserve">. The address is 254 Brendstad Street</w:t>
      </w:r>
      <w:ins w:id="3637" w:author="Editor" w:date="2026-09-25T09:00:00Z">
        <w:r>
          <w:t xml:space="preserve">,</w:t>
        </w:r>
      </w:ins>
      <w:r>
        <w:t xml:space="preserve"> Ayr.”</w:t>
      </w:r>
      <w:commentRangeEnd w:id="88"/>
      <w:r>
        <w:commentReference w:id="88"/>
      </w:r>
    </w:p>
    <w:p w14:paraId="0E63BA87" w14:textId="77777777" w:rsidR="00051251" w:rsidRPr="00051251" w:rsidRDefault="00051251" w:rsidP="00051251">
      <w:r>
        <w:t xml:space="preserve">She thanked him and promised to deliver it </w:t>
      </w:r>
      <w:del w:id="3638" w:author="Editor" w:date="2026-09-25T09:00:00Z">
        <w:r>
          <w:delText xml:space="preserve">in</w:delText>
        </w:r>
      </w:del>
      <w:ins w:id="3639" w:author="Editor" w:date="2026-09-25T09:00:00Z">
        <w:r>
          <w:t xml:space="preserve">within</w:t>
        </w:r>
      </w:ins>
      <w:r>
        <w:t xml:space="preserve"> the next hour. She couldn’t believe she had John’s address in her possession. She had a strong intuition </w:t>
      </w:r>
      <w:del w:id="3640" w:author="Editor" w:date="2026-09-25T09:00:00Z">
        <w:r>
          <w:delText xml:space="preserve">of</w:delText>
        </w:r>
      </w:del>
      <w:ins w:id="3641" w:author="Editor" w:date="2026-09-25T09:00:00Z">
        <w:r>
          <w:t xml:space="preserve">that</w:t>
        </w:r>
      </w:ins>
      <w:r>
        <w:t xml:space="preserve"> this John </w:t>
      </w:r>
      <w:del w:id="3642" w:author="Editor" w:date="2026-09-25T09:00:00Z">
        <w:r>
          <w:delText xml:space="preserve">to be</w:delText>
        </w:r>
      </w:del>
      <w:ins w:id="3643" w:author="Editor" w:date="2026-09-25T09:00:00Z">
        <w:r>
          <w:t xml:space="preserve">was</w:t>
        </w:r>
      </w:ins>
      <w:r>
        <w:t xml:space="preserve"> the one she was looking for.  Though she knew it was a huge risk</w:t>
      </w:r>
      <w:ins w:id="3644" w:author="Editor" w:date="2026-09-25T09:00:00Z">
        <w:r>
          <w:t xml:space="preserve">,</w:t>
        </w:r>
      </w:ins>
      <w:r>
        <w:t xml:space="preserve"> it hardly deterred her from going ahead with her plan.</w:t>
      </w:r>
    </w:p>
    <w:p w14:paraId="22F779B4" w14:textId="6A8FBCA9" w:rsidR="00051251" w:rsidRPr="00051251" w:rsidRDefault="00051251" w:rsidP="00051251">
      <w:commentRangeStart w:id="89"/>
      <w:r>
        <w:t xml:space="preserve">She ditched her usual</w:t>
      </w:r>
      <w:del w:id="3645" w:author="Editor" w:date="2026-09-25T09:00:00Z">
        <w:r>
          <w:delText xml:space="preserve"> daily commute</w:delText>
        </w:r>
      </w:del>
      <w:r>
        <w:t xml:space="preserve"> bus ride and took a cab instead. Throughout the </w:t>
      </w:r>
      <w:del w:id="3646" w:author="Editor" w:date="2026-09-25T09:00:00Z">
        <w:r>
          <w:delText xml:space="preserve">travel</w:delText>
        </w:r>
      </w:del>
      <w:ins w:id="3647" w:author="Editor" w:date="2026-09-25T09:00:00Z">
        <w:r>
          <w:t xml:space="preserve">journey</w:t>
        </w:r>
      </w:ins>
      <w:r>
        <w:t xml:space="preserve">, she kept rehearsing the script she planned to narrate to him. She was </w:t>
      </w:r>
      <w:del w:id="3648" w:author="Editor" w:date="2026-09-25T09:00:00Z">
        <w:r>
          <w:delText xml:space="preserve">delirious</w:delText>
        </w:r>
      </w:del>
      <w:ins w:id="3649" w:author="Editor" w:date="2026-09-25T09:00:00Z">
        <w:r>
          <w:t xml:space="preserve">agitated</w:t>
        </w:r>
      </w:ins>
      <w:r>
        <w:t xml:space="preserve"> and tried her best to keep her anxieties under control. The traffic was denser than usual, and it took her about forty-five minutes to reach John’s residence, longer than </w:t>
      </w:r>
      <w:del w:id="3650" w:author="Editor" w:date="2026-09-25T09:00:00Z">
        <w:r>
          <w:delText xml:space="preserve">what she</w:delText>
        </w:r>
      </w:del>
      <w:ins w:id="3651" w:author="Editor" w:date="2026-09-25T09:00:00Z">
        <w:r>
          <w:t xml:space="preserve">she had</w:t>
        </w:r>
      </w:ins>
      <w:r>
        <w:t xml:space="preserve"> expected. The taxi driver dropped her on the street right across</w:t>
      </w:r>
      <w:ins w:id="3652" w:author="Editor" w:date="2026-09-25T09:00:00Z">
        <w:r>
          <w:t xml:space="preserve"> from</w:t>
        </w:r>
      </w:ins>
      <w:r>
        <w:t xml:space="preserve"> his home. It was an old block of row houses. With her mind clouded with numerous apprehensions, she gently tapped </w:t>
      </w:r>
      <w:ins w:id="3653" w:author="Editor" w:date="2026-09-25T09:00:00Z">
        <w:r>
          <w:t xml:space="preserve">on </w:t>
        </w:r>
      </w:ins>
      <w:r>
        <w:t xml:space="preserve">the door. After a couple of knocks, a </w:t>
      </w:r>
      <w:del w:id="3654" w:author="Editor (Spelling)" w:date="2026-09-25T09:00:00Z">
        <w:r>
          <w:delText xml:space="preserve">disheveled</w:delText>
        </w:r>
      </w:del>
      <w:ins w:id="3655" w:author="Editor (Spelling)" w:date="2026-09-25T09:00:00Z">
        <w:r>
          <w:t xml:space="preserve">dishevelled</w:t>
        </w:r>
      </w:ins>
      <w:del w:id="3656" w:author="Editor" w:date="2026-09-25T09:00:00Z">
        <w:r>
          <w:delText xml:space="preserve"> </w:delText>
        </w:r>
      </w:del>
      <w:ins w:id="3657" w:author="Editor" w:date="2026-09-25T09:00:00Z">
        <w:r>
          <w:t xml:space="preserve">-</w:t>
        </w:r>
      </w:ins>
      <w:r>
        <w:t xml:space="preserve">looking </w:t>
      </w:r>
      <w:del w:id="3658" w:author="Editor" w:date="2026-09-25T09:00:00Z">
        <w:r>
          <w:delText xml:space="preserve">person</w:delText>
        </w:r>
      </w:del>
      <w:ins w:id="3659" w:author="Editor" w:date="2026-09-25T09:00:00Z">
        <w:r>
          <w:t xml:space="preserve">man</w:t>
        </w:r>
      </w:ins>
      <w:r>
        <w:t xml:space="preserve"> appeared at the door. He was in his late fifties, appearing </w:t>
      </w:r>
      <w:del w:id="3660" w:author="Editor" w:date="2026-09-25T09:00:00Z">
        <w:r>
          <w:delText xml:space="preserve">more</w:delText>
        </w:r>
      </w:del>
      <w:ins w:id="3661" w:author="Editor" w:date="2026-09-25T09:00:00Z">
        <w:r>
          <w:t xml:space="preserve">older</w:t>
        </w:r>
      </w:ins>
      <w:r>
        <w:t xml:space="preserve"> than his age because of his worn-out look. He was wearing a pair of </w:t>
      </w:r>
      <w:del w:id="3662" w:author="Editor" w:date="2026-09-25T09:00:00Z">
        <w:r>
          <w:delText xml:space="preserve">dilapidated</w:delText>
        </w:r>
      </w:del>
      <w:ins w:id="3663" w:author="Editor" w:date="2026-09-25T09:00:00Z">
        <w:r>
          <w:t xml:space="preserve">tattered</w:t>
        </w:r>
      </w:ins>
      <w:r>
        <w:t xml:space="preserve"> jeans and a </w:t>
      </w:r>
      <w:del w:id="3664" w:author="Editor" w:date="2026-09-25T09:00:00Z">
        <w:r>
          <w:delText xml:space="preserve">tee </w:delText>
        </w:r>
      </w:del>
      <w:ins w:id="3665" w:author="Editor" w:date="2026-09-25T09:00:00Z">
        <w:r>
          <w:t xml:space="preserve">T-</w:t>
        </w:r>
      </w:ins>
      <w:r>
        <w:t xml:space="preserve">shirt, which had the official emblem of the Bohemian Football club.</w:t>
      </w:r>
      <w:commentRangeEnd w:id="89"/>
      <w:r>
        <w:commentReference w:id="89"/>
      </w:r>
    </w:p>
    <w:p w14:paraId="0B04ABC3" w14:textId="77777777" w:rsidR="00051251" w:rsidRPr="00051251" w:rsidRDefault="00051251" w:rsidP="00051251">
      <w:r>
        <w:t xml:space="preserve">She quickly introduced herself as the person from Mr. Cussak’s office. He looked at her empty hands, and with a confused look </w:t>
      </w:r>
      <w:del w:id="3666" w:author="Editor" w:date="2026-09-25T09:00:00Z">
        <w:r>
          <w:delText xml:space="preserve">blurted</w:delText>
        </w:r>
      </w:del>
      <w:ins w:id="3667" w:author="Editor" w:date="2026-09-25T09:00:00Z">
        <w:r>
          <w:t xml:space="preserve">responded,</w:t>
        </w:r>
      </w:ins>
      <w:r>
        <w:t xml:space="preserve"> “You said you have a packet for me.”</w:t>
      </w:r>
    </w:p>
    <w:p w14:paraId="4D3E0240" w14:textId="77777777" w:rsidR="00051251" w:rsidRPr="00051251" w:rsidRDefault="00051251" w:rsidP="00051251">
      <w:r>
        <w:t xml:space="preserve">She acknowledged his observation and immediately launched into what she had </w:t>
      </w:r>
      <w:del w:id="3668" w:author="Editor (Spelling)" w:date="2026-09-25T09:00:00Z">
        <w:r>
          <w:delText xml:space="preserve">practiced</w:delText>
        </w:r>
      </w:del>
      <w:ins w:id="3669" w:author="Editor (Spelling)" w:date="2026-09-25T09:00:00Z">
        <w:r>
          <w:t xml:space="preserve">practised</w:t>
        </w:r>
      </w:ins>
      <w:r>
        <w:t xml:space="preserve"> relentlessly </w:t>
      </w:r>
      <w:del w:id="3670" w:author="Editor" w:date="2026-09-25T09:00:00Z">
        <w:r>
          <w:delText xml:space="preserve">all the while </w:delText>
        </w:r>
      </w:del>
      <w:r>
        <w:t xml:space="preserve">on her way to his home.</w:t>
      </w:r>
    </w:p>
    <w:p w14:paraId="5EE923BF" w14:textId="3CDEE411" w:rsidR="00051251" w:rsidRPr="00051251" w:rsidRDefault="00051251" w:rsidP="00051251">
      <w:r>
        <w:t xml:space="preserve">“Would you be kind enough to allow me inside your house? I want </w:t>
      </w:r>
      <w:ins w:id="3671" w:author="Editor" w:date="2026-09-25T09:00:00Z">
        <w:r>
          <w:t xml:space="preserve">a </w:t>
        </w:r>
      </w:ins>
      <w:r>
        <w:t xml:space="preserve">few minutes of </w:t>
      </w:r>
      <w:del w:id="3672" w:author="Editor" w:date="2026-09-25T09:00:00Z">
        <w:r>
          <w:delText xml:space="preserve">yours</w:delText>
        </w:r>
      </w:del>
      <w:ins w:id="3673" w:author="Editor" w:date="2026-09-25T09:00:00Z">
        <w:r>
          <w:t xml:space="preserve">your time</w:t>
        </w:r>
      </w:ins>
      <w:r>
        <w:t xml:space="preserve"> and I will explain </w:t>
      </w:r>
      <w:del w:id="3674" w:author="Editor" w:date="2026-09-25T09:00:00Z">
        <w:r>
          <w:delText xml:space="preserve">you everything”,</w:delText>
        </w:r>
      </w:del>
      <w:ins w:id="3675" w:author="Editor" w:date="2026-09-25T09:00:00Z">
        <w:r>
          <w:t xml:space="preserve">everything to you,”</w:t>
        </w:r>
      </w:ins>
      <w:r>
        <w:t xml:space="preserve"> Sanchez blurted</w:t>
      </w:r>
      <w:del w:id="3676" w:author="Editor" w:date="2026-09-25T09:00:00Z">
        <w:r>
          <w:delText xml:space="preserve"> the words</w:delText>
        </w:r>
      </w:del>
      <w:r>
        <w:t xml:space="preserve"> in a most </w:t>
      </w:r>
      <w:del w:id="3677" w:author="Editor" w:date="2026-09-25T09:00:00Z">
        <w:r>
          <w:delText xml:space="preserve">uncanny</w:delText>
        </w:r>
      </w:del>
      <w:ins w:id="3678" w:author="Editor" w:date="2026-09-25T09:00:00Z">
        <w:r>
          <w:t xml:space="preserve">awkward</w:t>
        </w:r>
      </w:ins>
      <w:r>
        <w:t xml:space="preserve"> way, not a shade close to what she had rehearsed.</w:t>
      </w:r>
    </w:p>
    <w:p w14:paraId="310D2FB4" w14:textId="77777777" w:rsidR="00051251" w:rsidRPr="00051251" w:rsidRDefault="00051251" w:rsidP="00051251">
      <w:r>
        <w:t xml:space="preserve">He appeared irresolute and his countenance displayed shades of bewilderment. </w:t>
      </w:r>
      <w:del w:id="3679" w:author="Editor" w:date="2026-09-25T09:00:00Z">
        <w:r>
          <w:delText xml:space="preserve">With a penetrating voice, he cracked, </w:delText>
        </w:r>
      </w:del>
      <w:r>
        <w:t xml:space="preserve">“What is it about?”</w:t>
      </w:r>
    </w:p>
    <w:p w14:paraId="61EBD3A5" w14:textId="77777777" w:rsidR="00051251" w:rsidRPr="00051251" w:rsidRDefault="00051251" w:rsidP="00051251">
      <w:r>
        <w:t xml:space="preserve">He sounded displeased, and Sanchez was losing </w:t>
      </w:r>
      <w:del w:id="3680" w:author="Editor" w:date="2026-09-25T09:00:00Z">
        <w:r>
          <w:delText xml:space="preserve">her</w:delText>
        </w:r>
      </w:del>
      <w:ins w:id="3681" w:author="Editor" w:date="2026-09-25T09:00:00Z">
        <w:r>
          <w:t xml:space="preserve">the</w:t>
        </w:r>
      </w:ins>
      <w:r>
        <w:t xml:space="preserve"> plot at a rapid pace. </w:t>
      </w:r>
      <w:del w:id="3682" w:author="Editor" w:date="2026-09-25T09:00:00Z">
        <w:r>
          <w:delText xml:space="preserve">In a visibly unconventional way, she further blurted</w:delText>
        </w:r>
      </w:del>
      <w:ins w:id="3683" w:author="Editor" w:date="2026-09-25T09:00:00Z">
        <w:r>
          <w:t xml:space="preserve">She continued</w:t>
        </w:r>
      </w:ins>
      <w:r>
        <w:t xml:space="preserve">, “I promise it </w:t>
      </w:r>
      <w:del w:id="3684" w:author="Editor" w:date="2026-09-25T09:00:00Z">
        <w:r>
          <w:delText xml:space="preserve">wouldn’t</w:delText>
        </w:r>
      </w:del>
      <w:ins w:id="3685" w:author="Editor" w:date="2026-09-25T09:00:00Z">
        <w:r>
          <w:t xml:space="preserve">won’t</w:t>
        </w:r>
      </w:ins>
      <w:r>
        <w:t xml:space="preserve"> take much time. I need </w:t>
      </w:r>
      <w:ins w:id="3686" w:author="Editor" w:date="2026-09-25T09:00:00Z">
        <w:r>
          <w:t xml:space="preserve">a </w:t>
        </w:r>
      </w:ins>
      <w:r>
        <w:t xml:space="preserve">few minutes to explain.”</w:t>
      </w:r>
    </w:p>
    <w:p w14:paraId="2F23572E" w14:textId="4579587E" w:rsidR="00051251" w:rsidRPr="00051251" w:rsidRDefault="00051251" w:rsidP="00051251">
      <w:r>
        <w:t xml:space="preserve">The old man took a pause and it appeared</w:t>
      </w:r>
      <w:ins w:id="3687" w:author="Editor" w:date="2026-09-25T09:00:00Z">
        <w:r>
          <w:t xml:space="preserve"> to be</w:t>
        </w:r>
      </w:ins>
      <w:r>
        <w:t xml:space="preserve"> the longest minute of the evening for Sanchez. With </w:t>
      </w:r>
      <w:del w:id="3688" w:author="Editor" w:date="2026-09-25T09:00:00Z">
        <w:r>
          <w:delText xml:space="preserve">dwindled</w:delText>
        </w:r>
      </w:del>
      <w:ins w:id="3689" w:author="Editor" w:date="2026-09-25T09:00:00Z">
        <w:r>
          <w:t xml:space="preserve">dwindling</w:t>
        </w:r>
      </w:ins>
      <w:r>
        <w:t xml:space="preserve"> hope and pleading eyes, she kept looking at him. After pondering for a while, and with a reluctant look</w:t>
      </w:r>
      <w:ins w:id="3690" w:author="Editor" w:date="2026-09-25T09:00:00Z">
        <w:r>
          <w:t xml:space="preserve">,</w:t>
        </w:r>
      </w:ins>
      <w:r>
        <w:t xml:space="preserve"> he gave in to her request and instructed her to wait outside. He was back in a minute with his shoes on. “Let us take a walk instead.”</w:t>
      </w:r>
    </w:p>
    <w:p w14:paraId="79D44B4F" w14:textId="77777777" w:rsidR="00051251" w:rsidRPr="00051251" w:rsidRDefault="00051251" w:rsidP="00051251">
      <w:r>
        <w:t xml:space="preserve">The by-lanes in the neighborhood were quiet</w:t>
      </w:r>
      <w:ins w:id="3691" w:author="Editor" w:date="2026-09-25T09:00:00Z">
        <w:r>
          <w:t xml:space="preserve">,</w:t>
        </w:r>
      </w:ins>
      <w:r>
        <w:t xml:space="preserve"> with</w:t>
      </w:r>
      <w:ins w:id="3692" w:author="Editor" w:date="2026-09-25T09:00:00Z">
        <w:r>
          <w:t xml:space="preserve"> a</w:t>
        </w:r>
      </w:ins>
      <w:r>
        <w:t xml:space="preserve"> few sporadic evening commuters gracing the streets. As they went past his home</w:t>
      </w:r>
      <w:ins w:id="3693" w:author="Editor" w:date="2026-09-25T09:00:00Z">
        <w:r>
          <w:t xml:space="preserve">,</w:t>
        </w:r>
      </w:ins>
      <w:r>
        <w:t xml:space="preserve"> he snapped, “Tell me what is on your mind. Do you even work for TransPacific?”</w:t>
      </w:r>
    </w:p>
    <w:p w14:paraId="605A2077" w14:textId="035EE97F" w:rsidR="00051251" w:rsidRPr="00051251" w:rsidRDefault="00051251" w:rsidP="00051251">
      <w:r>
        <w:t xml:space="preserve">Without raising any further alarm, she clarified that she did work for TransPacific, but the entire packet delivery episode was a farce. She told him that she had to meet him, and she couldn’t find any other </w:t>
      </w:r>
      <w:del w:id="3694" w:author="Editor" w:date="2026-09-25T09:00:00Z">
        <w:r>
          <w:delText xml:space="preserve">resolute</w:delText>
        </w:r>
      </w:del>
      <w:ins w:id="3695" w:author="Editor" w:date="2026-09-25T09:00:00Z">
        <w:r>
          <w:t xml:space="preserve">way</w:t>
        </w:r>
      </w:ins>
      <w:r>
        <w:t xml:space="preserve">. Though she </w:t>
      </w:r>
      <w:del w:id="3696" w:author="Editor (Spelling)" w:date="2026-09-25T09:00:00Z">
        <w:r>
          <w:delText xml:space="preserve">apologized</w:delText>
        </w:r>
      </w:del>
      <w:ins w:id="3697" w:author="Editor (Spelling)" w:date="2026-09-25T09:00:00Z">
        <w:r>
          <w:t xml:space="preserve">apologised</w:t>
        </w:r>
      </w:ins>
      <w:r>
        <w:t xml:space="preserve"> with profound genuineness</w:t>
      </w:r>
      <w:ins w:id="3698" w:author="Editor" w:date="2026-09-25T09:00:00Z">
        <w:r>
          <w:t xml:space="preserve">,</w:t>
        </w:r>
      </w:ins>
      <w:r>
        <w:t xml:space="preserve"> it failed to make any change in his agitated </w:t>
      </w:r>
      <w:del w:id="3699" w:author="Editor" w:date="2026-09-25T09:00:00Z">
        <w:r>
          <w:delText xml:space="preserve">outlook</w:delText>
        </w:r>
      </w:del>
      <w:ins w:id="3700" w:author="Editor" w:date="2026-09-25T09:00:00Z">
        <w:r>
          <w:t xml:space="preserve">expression</w:t>
        </w:r>
      </w:ins>
      <w:r>
        <w:t xml:space="preserve">. He looked wild and</w:t>
      </w:r>
      <w:del w:id="3701" w:author="Editor" w:date="2026-09-25T09:00:00Z">
        <w:r>
          <w:delText xml:space="preserve"> with an irritated voice he</w:delText>
        </w:r>
      </w:del>
      <w:r>
        <w:t xml:space="preserve"> remarked, “You better have a good explanation for your misdeed</w:t>
      </w:r>
      <w:ins w:id="3702" w:author="Editor" w:date="2026-09-25T09:00:00Z">
        <w:r>
          <w:t xml:space="preserve">,</w:t>
        </w:r>
      </w:ins>
      <w:r>
        <w:t xml:space="preserve"> or else you are heading for </w:t>
      </w:r>
      <w:del w:id="3703" w:author="Editor" w:date="2026-09-25T09:00:00Z">
        <w:r>
          <w:delText xml:space="preserve">a </w:delText>
        </w:r>
      </w:del>
      <w:r>
        <w:t xml:space="preserve">big trouble.”</w:t>
      </w:r>
    </w:p>
    <w:p w14:paraId="7C9C5E5A" w14:textId="77777777" w:rsidR="00051251" w:rsidRPr="00051251" w:rsidRDefault="00051251" w:rsidP="00051251">
      <w:r>
        <w:t xml:space="preserve">It was time for her to execute her script. </w:t>
      </w:r>
      <w:del w:id="3704" w:author="Editor" w:date="2026-09-25T09:00:00Z">
        <w:r>
          <w:delText xml:space="preserve">Perplexed, she</w:delText>
        </w:r>
      </w:del>
      <w:ins w:id="3705" w:author="Editor" w:date="2026-09-25T09:00:00Z">
        <w:r>
          <w:t xml:space="preserve">She</w:t>
        </w:r>
      </w:ins>
      <w:r>
        <w:t xml:space="preserve"> pulled </w:t>
      </w:r>
      <w:del w:id="3706" w:author="Editor" w:date="2026-09-25T09:00:00Z">
        <w:r>
          <w:delText xml:space="preserve">her</w:delText>
        </w:r>
      </w:del>
      <w:ins w:id="3707" w:author="Editor" w:date="2026-09-25T09:00:00Z">
        <w:r>
          <w:t xml:space="preserve">herself</w:t>
        </w:r>
      </w:ins>
      <w:r>
        <w:t xml:space="preserve"> out of her </w:t>
      </w:r>
      <w:del w:id="3708" w:author="Editor" w:date="2026-09-25T09:00:00Z">
        <w:r>
          <w:delText xml:space="preserve">incoherent conjuncture</w:delText>
        </w:r>
      </w:del>
      <w:ins w:id="3709" w:author="Editor" w:date="2026-09-25T09:00:00Z">
        <w:r>
          <w:t xml:space="preserve">confusion</w:t>
        </w:r>
      </w:ins>
      <w:r>
        <w:t xml:space="preserve"> and hesitantly continued, “Mr. Patterson</w:t>
      </w:r>
      <w:ins w:id="3710" w:author="Editor" w:date="2026-09-25T09:00:00Z">
        <w:r>
          <w:t xml:space="preserve">,</w:t>
        </w:r>
      </w:ins>
      <w:r>
        <w:t xml:space="preserve"> let me </w:t>
      </w:r>
      <w:del w:id="3711" w:author="Editor" w:date="2026-09-25T09:00:00Z">
        <w:r>
          <w:delText xml:space="preserve">straightway come</w:delText>
        </w:r>
      </w:del>
      <w:ins w:id="3712" w:author="Editor" w:date="2026-09-25T09:00:00Z">
        <w:r>
          <w:t xml:space="preserve">come straight</w:t>
        </w:r>
      </w:ins>
      <w:r>
        <w:t xml:space="preserve"> to the point. Has your business taken you to </w:t>
      </w:r>
      <w:del w:id="3713" w:author="Editor" w:date="2026-09-25T09:00:00Z">
        <w:r>
          <w:delText xml:space="preserve">Gribin</w:delText>
        </w:r>
      </w:del>
      <w:ins w:id="3714" w:author="Editor" w:date="2026-09-25T09:00:00Z">
        <w:r>
          <w:t xml:space="preserve">Girbin</w:t>
        </w:r>
      </w:ins>
      <w:r>
        <w:t xml:space="preserve"> in the past? Do you know anyone from there?”</w:t>
      </w:r>
    </w:p>
    <w:p w14:paraId="15DC9CD5" w14:textId="1212F3AE" w:rsidR="00051251" w:rsidRPr="00051251" w:rsidRDefault="00051251" w:rsidP="00051251">
      <w:r>
        <w:t xml:space="preserve">He stopped abruptly and stared at her with wide-open eyes. His </w:t>
      </w:r>
      <w:del w:id="3715" w:author="Editor" w:date="2026-09-25T09:00:00Z">
        <w:r>
          <w:delText xml:space="preserve">disheveled hair looked further tousled. His </w:delText>
        </w:r>
      </w:del>
      <w:r>
        <w:t xml:space="preserve">face turned pale</w:t>
      </w:r>
      <w:del w:id="3716" w:author="Editor" w:date="2026-09-25T09:00:00Z">
        <w:r>
          <w:delText xml:space="preserve"> and eyes appeared agape</w:delText>
        </w:r>
      </w:del>
      <w:r>
        <w:t xml:space="preserve">. A thousand emotions were crossing his face</w:t>
      </w:r>
      <w:ins w:id="3717" w:author="Editor" w:date="2026-09-25T09:00:00Z">
        <w:r>
          <w:t xml:space="preserve">,</w:t>
        </w:r>
      </w:ins>
      <w:r>
        <w:t xml:space="preserve"> and from being confused he soon </w:t>
      </w:r>
      <w:del w:id="3718" w:author="Editor" w:date="2026-09-25T09:00:00Z">
        <w:r>
          <w:delText xml:space="preserve">transformed into a</w:delText>
        </w:r>
      </w:del>
      <w:ins w:id="3719" w:author="Editor" w:date="2026-09-25T09:00:00Z">
        <w:r>
          <w:t xml:space="preserve">became</w:t>
        </w:r>
      </w:ins>
      <w:r>
        <w:t xml:space="preserve"> scared</w:t>
      </w:r>
      <w:del w:id="3720" w:author="Editor" w:date="2026-09-25T09:00:00Z">
        <w:r>
          <w:delText xml:space="preserve"> person</w:delText>
        </w:r>
      </w:del>
      <w:r>
        <w:t xml:space="preserve">. Observing his flustered </w:t>
      </w:r>
      <w:del w:id="3721" w:author="Editor (Spelling)" w:date="2026-09-25T09:00:00Z">
        <w:r>
          <w:delText xml:space="preserve">demeanor</w:delText>
        </w:r>
      </w:del>
      <w:ins w:id="3722" w:author="Editor (Spelling)" w:date="2026-09-25T09:00:00Z">
        <w:r>
          <w:t xml:space="preserve">demeanour</w:t>
        </w:r>
      </w:ins>
      <w:r>
        <w:t xml:space="preserve">, she was certain she</w:t>
      </w:r>
      <w:ins w:id="3723" w:author="Editor" w:date="2026-09-25T09:00:00Z">
        <w:r>
          <w:t xml:space="preserve"> had</w:t>
        </w:r>
      </w:ins>
      <w:r>
        <w:t xml:space="preserve"> found the John she was looking for. Without giving him much time to react</w:t>
      </w:r>
      <w:ins w:id="3724" w:author="Editor" w:date="2026-09-25T09:00:00Z">
        <w:r>
          <w:t xml:space="preserve">,</w:t>
        </w:r>
      </w:ins>
      <w:r>
        <w:t xml:space="preserve"> she proceeded</w:t>
      </w:r>
      <w:del w:id="3725" w:author="Editor" w:date="2026-09-25T09:00:00Z">
        <w:r>
          <w:delText xml:space="preserve"> further</w:delText>
        </w:r>
      </w:del>
      <w:r>
        <w:t xml:space="preserve">, “Mr. Patterson</w:t>
      </w:r>
      <w:ins w:id="3726" w:author="Editor" w:date="2026-09-25T09:00:00Z">
        <w:r>
          <w:t xml:space="preserve">,</w:t>
        </w:r>
      </w:ins>
      <w:r>
        <w:t xml:space="preserve"> I have no intention to upset you or harm you. All I want is answers to some questions. Questions that I </w:t>
      </w:r>
      <w:del w:id="3727" w:author="Editor" w:date="2026-09-25T09:00:00Z">
        <w:r>
          <w:delText xml:space="preserve">am</w:delText>
        </w:r>
      </w:del>
      <w:ins w:id="3728" w:author="Editor" w:date="2026-09-25T09:00:00Z">
        <w:r>
          <w:t xml:space="preserve">have been</w:t>
        </w:r>
      </w:ins>
      <w:r>
        <w:t xml:space="preserve"> seeking answers</w:t>
      </w:r>
      <w:ins w:id="3729" w:author="Editor" w:date="2026-09-25T09:00:00Z">
        <w:r>
          <w:t xml:space="preserve"> to</w:t>
        </w:r>
      </w:ins>
      <w:r>
        <w:t xml:space="preserve"> for the past two years…”</w:t>
      </w:r>
    </w:p>
    <w:p w14:paraId="4B794DDA" w14:textId="77777777" w:rsidR="00051251" w:rsidRPr="00051251" w:rsidRDefault="00051251" w:rsidP="00051251">
      <w:r>
        <w:t xml:space="preserve">Her voice trailed</w:t>
      </w:r>
      <w:ins w:id="3730" w:author="Editor" w:date="2026-09-25T09:00:00Z">
        <w:r>
          <w:t xml:space="preserve">,</w:t>
        </w:r>
      </w:ins>
      <w:r>
        <w:t xml:space="preserve"> reflecting a shade of brittleness. </w:t>
      </w:r>
      <w:del w:id="3731" w:author="Editor (Typography)" w:date="2026-09-25T09:00:00Z">
        <w:r>
          <w:delText xml:space="preserve">"</w:delText>
        </w:r>
      </w:del>
      <w:ins w:id="3732" w:author="Editor (Typography)" w:date="2026-09-25T09:00:00Z">
        <w:r>
          <w:t xml:space="preserve">“</w:t>
        </w:r>
      </w:ins>
      <w:r>
        <w:t xml:space="preserve">I need your help. Please say something</w:t>
      </w:r>
      <w:del w:id="3733" w:author="Editor" w:date="2026-09-25T09:00:00Z">
        <w:r>
          <w:delText xml:space="preserve">” by</w:delText>
        </w:r>
      </w:del>
      <w:ins w:id="3734" w:author="Editor" w:date="2026-09-25T09:00:00Z">
        <w:r>
          <w:t xml:space="preserve">.” By</w:t>
        </w:r>
      </w:ins>
      <w:r>
        <w:t xml:space="preserve"> now she couldn’t </w:t>
      </w:r>
      <w:del w:id="3735" w:author="Editor" w:date="2026-09-25T09:00:00Z">
        <w:r>
          <w:delText xml:space="preserve">concede</w:delText>
        </w:r>
      </w:del>
      <w:ins w:id="3736" w:author="Editor" w:date="2026-09-25T09:00:00Z">
        <w:r>
          <w:t xml:space="preserve">contain</w:t>
        </w:r>
      </w:ins>
      <w:r>
        <w:t xml:space="preserve"> her emotions anymore and looked </w:t>
      </w:r>
      <w:del w:id="3737" w:author="Editor" w:date="2026-09-25T09:00:00Z">
        <w:r>
          <w:delText xml:space="preserve">asphyxiated</w:delText>
        </w:r>
      </w:del>
      <w:ins w:id="3738" w:author="Editor" w:date="2026-09-25T09:00:00Z">
        <w:r>
          <w:t xml:space="preserve">breathless</w:t>
        </w:r>
      </w:ins>
      <w:r>
        <w:t xml:space="preserve"> and shaky.</w:t>
      </w:r>
    </w:p>
    <w:p>
      <w:pPr>
        <w:rPr>
          <w:ins w:id="3745" w:author="Editor" w:date="2026-09-25T09:00:00Z"/>
        </w:rPr>
      </w:pPr>
      <w:r>
        <w:t xml:space="preserve">He stood there dumbstruck for a while. And when he </w:t>
      </w:r>
      <w:del w:id="3739" w:author="Editor (Spelling)" w:date="2026-09-25T09:00:00Z">
        <w:r>
          <w:delText xml:space="preserve">realized</w:delText>
        </w:r>
      </w:del>
      <w:ins w:id="3740" w:author="Editor (Spelling)" w:date="2026-09-25T09:00:00Z">
        <w:r>
          <w:t xml:space="preserve">realised</w:t>
        </w:r>
      </w:ins>
      <w:r>
        <w:t xml:space="preserve"> what had struck him</w:t>
      </w:r>
      <w:ins w:id="3741" w:author="Editor" w:date="2026-09-25T09:00:00Z">
        <w:r>
          <w:t xml:space="preserve">,</w:t>
        </w:r>
      </w:ins>
      <w:r>
        <w:t xml:space="preserve"> he blurted</w:t>
      </w:r>
      <w:del w:id="3742" w:author="Editor" w:date="2026-09-25T09:00:00Z">
        <w:r>
          <w:delText xml:space="preserve"> with an irritant tone</w:delText>
        </w:r>
      </w:del>
      <w:r>
        <w:t xml:space="preserve">, “I don’t know what you are talking about. I need to go now</w:t>
      </w:r>
      <w:ins w:id="3743" w:author="Editor" w:date="2026-09-25T09:00:00Z">
        <w:r>
          <w:t xml:space="preserve">,</w:t>
        </w:r>
      </w:ins>
      <w:r>
        <w:t xml:space="preserve">” and hurried back towards his home.</w:t>
      </w:r>
      <w:del w:id="3744" w:author="Editor" w:date="2026-09-25T09:00:00Z">
        <w:r>
          <w:delText xml:space="preserve"> </w:delText>
        </w:r>
      </w:del>
    </w:p>
    <w:p w14:paraId="07AC8010" w14:textId="77777777" w:rsidR="00051251" w:rsidRPr="00051251" w:rsidRDefault="00051251" w:rsidP="00051251">
      <w:r>
        <w:t xml:space="preserve">Seeing him </w:t>
      </w:r>
      <w:del w:id="3746" w:author="Editor" w:date="2026-09-25T09:00:00Z">
        <w:r>
          <w:delText xml:space="preserve">fleeting away</w:delText>
        </w:r>
      </w:del>
      <w:ins w:id="3747" w:author="Editor" w:date="2026-09-25T09:00:00Z">
        <w:r>
          <w:t xml:space="preserve">flee,</w:t>
        </w:r>
      </w:ins>
      <w:r>
        <w:t xml:space="preserve"> she dashed to narrow the distance between them. She grabbed his hand from </w:t>
      </w:r>
      <w:del w:id="3748" w:author="Editor" w:date="2026-09-25T09:00:00Z">
        <w:r>
          <w:delText xml:space="preserve">the rear</w:delText>
        </w:r>
      </w:del>
      <w:ins w:id="3749" w:author="Editor" w:date="2026-09-25T09:00:00Z">
        <w:r>
          <w:t xml:space="preserve">behind,</w:t>
        </w:r>
      </w:ins>
      <w:r>
        <w:t xml:space="preserve"> making him slow down</w:t>
      </w:r>
      <w:del w:id="3750" w:author="Editor" w:date="2026-09-25T09:00:00Z">
        <w:r>
          <w:delText xml:space="preserve">,</w:delText>
        </w:r>
      </w:del>
      <w:ins w:id="3751" w:author="Editor" w:date="2026-09-25T09:00:00Z">
        <w:r>
          <w:t xml:space="preserve">.</w:t>
        </w:r>
      </w:ins>
      <w:r>
        <w:t xml:space="preserve"> “Mr. Patterson</w:t>
      </w:r>
      <w:ins w:id="3752" w:author="Editor" w:date="2026-09-25T09:00:00Z">
        <w:r>
          <w:t xml:space="preserve">,</w:t>
        </w:r>
      </w:ins>
      <w:r>
        <w:t xml:space="preserve"> trust me</w:t>
      </w:r>
      <w:ins w:id="3753" w:author="Editor" w:date="2026-09-25T09:00:00Z">
        <w:r>
          <w:t xml:space="preserve">,</w:t>
        </w:r>
      </w:ins>
      <w:r>
        <w:t xml:space="preserve"> what you</w:t>
      </w:r>
      <w:del w:id="3754" w:author="Editor" w:date="2026-09-25T09:00:00Z">
        <w:r>
          <w:delText xml:space="preserve"> will</w:delText>
        </w:r>
      </w:del>
      <w:r>
        <w:t xml:space="preserve"> tell me will remain with me. Please… you are my only hope.</w:t>
      </w:r>
      <w:del w:id="3755" w:author="Editor (Typography)" w:date="2026-09-25T09:00:00Z">
        <w:r>
          <w:delText xml:space="preserve">"</w:delText>
        </w:r>
      </w:del>
      <w:ins w:id="3756" w:author="Editor (Typography)" w:date="2026-09-25T09:00:00Z">
        <w:r>
          <w:t xml:space="preserve">”</w:t>
        </w:r>
      </w:ins>
    </w:p>
    <w:p w14:paraId="7FB98D72" w14:textId="307F61ED" w:rsidR="00051251" w:rsidRPr="00051251" w:rsidRDefault="00051251" w:rsidP="00051251">
      <w:commentRangeStart w:id="90"/>
      <w:r>
        <w:t xml:space="preserve">He </w:t>
      </w:r>
      <w:del w:id="3757" w:author="Editor" w:date="2026-09-25T09:00:00Z">
        <w:r>
          <w:delText xml:space="preserve">shrugged</w:delText>
        </w:r>
      </w:del>
      <w:ins w:id="3758" w:author="Editor" w:date="2026-09-25T09:00:00Z">
        <w:r>
          <w:t xml:space="preserve">pulled</w:t>
        </w:r>
      </w:ins>
      <w:r>
        <w:t xml:space="preserve"> his hand </w:t>
      </w:r>
      <w:del w:id="3759" w:author="Editor" w:date="2026-09-25T09:00:00Z">
        <w:r>
          <w:delText xml:space="preserve">off and</w:delText>
        </w:r>
      </w:del>
      <w:ins w:id="3760" w:author="Editor" w:date="2026-09-25T09:00:00Z">
        <w:r>
          <w:t xml:space="preserve">away and,</w:t>
        </w:r>
      </w:ins>
      <w:r>
        <w:t xml:space="preserve"> without saying anything</w:t>
      </w:r>
      <w:del w:id="3761" w:author="Editor" w:date="2026-09-25T09:00:00Z">
        <w:r>
          <w:delText xml:space="preserve"> he</w:delText>
        </w:r>
      </w:del>
      <w:ins w:id="3762" w:author="Editor" w:date="2026-09-25T09:00:00Z">
        <w:r>
          <w:t xml:space="preserve">,</w:t>
        </w:r>
      </w:ins>
      <w:r>
        <w:t xml:space="preserve"> surged ahead</w:t>
      </w:r>
      <w:ins w:id="3763" w:author="Editor" w:date="2026-09-25T09:00:00Z">
        <w:r>
          <w:t xml:space="preserve">,</w:t>
        </w:r>
      </w:ins>
      <w:r>
        <w:t xml:space="preserve"> leaving her disheartened behind. She stood there for a moment or two before leaping </w:t>
      </w:r>
      <w:del w:id="3764" w:author="Editor" w:date="2026-09-25T09:00:00Z">
        <w:r>
          <w:delText xml:space="preserve">behind</w:delText>
        </w:r>
      </w:del>
      <w:ins w:id="3765" w:author="Editor" w:date="2026-09-25T09:00:00Z">
        <w:r>
          <w:t xml:space="preserve">after</w:t>
        </w:r>
      </w:ins>
      <w:r>
        <w:t xml:space="preserve"> him. He was around the </w:t>
      </w:r>
      <w:del w:id="3766" w:author="Editor" w:date="2026-09-25T09:00:00Z">
        <w:r>
          <w:delText xml:space="preserve">street</w:delText>
        </w:r>
      </w:del>
      <w:ins w:id="3767" w:author="Editor" w:date="2026-09-25T09:00:00Z">
        <w:r>
          <w:t xml:space="preserve">corner,</w:t>
        </w:r>
      </w:ins>
      <w:r>
        <w:t xml:space="preserve"> and she dashed with all her might to </w:t>
      </w:r>
      <w:del w:id="3768" w:author="Editor" w:date="2026-09-25T09:00:00Z">
        <w:r>
          <w:delText xml:space="preserve">be</w:delText>
        </w:r>
      </w:del>
      <w:ins w:id="3769" w:author="Editor" w:date="2026-09-25T09:00:00Z">
        <w:r>
          <w:t xml:space="preserve">get</w:t>
        </w:r>
      </w:ins>
      <w:r>
        <w:t xml:space="preserve"> in front of him</w:t>
      </w:r>
      <w:del w:id="3770" w:author="Editor" w:date="2026-09-25T09:00:00Z">
        <w:r>
          <w:delText xml:space="preserve">. By now he was irritated</w:delText>
        </w:r>
      </w:del>
      <w:r>
        <w:t xml:space="preserve">. He snapped and warned her to stay away from him. He also threatened her </w:t>
      </w:r>
      <w:del w:id="3771" w:author="Editor" w:date="2026-09-25T09:00:00Z">
        <w:r>
          <w:delText xml:space="preserve">for</w:delText>
        </w:r>
      </w:del>
      <w:ins w:id="3772" w:author="Editor" w:date="2026-09-25T09:00:00Z">
        <w:r>
          <w:t xml:space="preserve">with</w:t>
        </w:r>
      </w:ins>
      <w:r>
        <w:t xml:space="preserve"> consequences if she </w:t>
      </w:r>
      <w:del w:id="3773" w:author="Editor" w:date="2026-09-25T09:00:00Z">
        <w:r>
          <w:delText xml:space="preserve">comes</w:delText>
        </w:r>
      </w:del>
      <w:ins w:id="3774" w:author="Editor" w:date="2026-09-25T09:00:00Z">
        <w:r>
          <w:t xml:space="preserve">came</w:t>
        </w:r>
      </w:ins>
      <w:r>
        <w:t xml:space="preserve"> after him. She had no option but to let him go. One thing was certain</w:t>
      </w:r>
      <w:del w:id="3775" w:author="Editor" w:date="2026-09-25T09:00:00Z">
        <w:r>
          <w:delText xml:space="preserve"> he</w:delText>
        </w:r>
      </w:del>
      <w:ins w:id="3776" w:author="Editor" w:date="2026-09-25T09:00:00Z">
        <w:r>
          <w:t xml:space="preserve">. He</w:t>
        </w:r>
      </w:ins>
      <w:r>
        <w:t xml:space="preserve"> knew something, and he was clearly avoiding any confrontation. For the next several weeks she tried talking to him, but without success. She even stalked him, </w:t>
      </w:r>
      <w:del w:id="3777" w:author="Editor" w:date="2026-09-25T09:00:00Z">
        <w:r>
          <w:delText xml:space="preserve">followed him discreetly, </w:delText>
        </w:r>
      </w:del>
      <w:r>
        <w:t xml:space="preserve">confronted him, tried hard to strike</w:t>
      </w:r>
      <w:ins w:id="3778" w:author="Editor" w:date="2026-09-25T09:00:00Z">
        <w:r>
          <w:t xml:space="preserve"> up</w:t>
        </w:r>
      </w:ins>
      <w:r>
        <w:t xml:space="preserve"> a conversation, but nothing seemed to work. All her plans were losing steam and it appeared as if she was at a dead</w:t>
      </w:r>
      <w:del w:id="3779" w:author="Editor" w:date="2026-09-25T09:00:00Z">
        <w:r>
          <w:delText xml:space="preserve">-</w:delText>
        </w:r>
      </w:del>
      <w:ins w:id="3780" w:author="Editor" w:date="2026-09-25T09:00:00Z">
        <w:r>
          <w:t xml:space="preserve"> </w:t>
        </w:r>
      </w:ins>
      <w:r>
        <w:t xml:space="preserve">end, with </w:t>
      </w:r>
      <w:del w:id="3781" w:author="Editor" w:date="2026-09-25T09:00:00Z">
        <w:r>
          <w:delText xml:space="preserve">no-where</w:delText>
        </w:r>
      </w:del>
      <w:ins w:id="3782" w:author="Editor" w:date="2026-09-25T09:00:00Z">
        <w:r>
          <w:t xml:space="preserve">nowhere</w:t>
        </w:r>
      </w:ins>
      <w:r>
        <w:t xml:space="preserve"> to go.</w:t>
      </w:r>
      <w:commentRangeEnd w:id="90"/>
      <w:r>
        <w:commentReference w:id="90"/>
      </w:r>
    </w:p>
    <w:p w14:paraId="781357D0" w14:textId="332FA3CA" w:rsidR="001312CF" w:rsidRDefault="001312CF" w:rsidP="001A07D6">
      <w:r>
        <w:br w:type="page"/>
      </w:r>
    </w:p>
    <w:p w14:paraId="0609A9DB" w14:textId="0682367B" w:rsidR="00600BDC" w:rsidRDefault="00DF15D0" w:rsidP="00F56514">
      <w:pPr>
        <w:spacing w:line="259" w:lineRule="auto"/>
        <w:jc w:val="left"/>
        <w:outlineLvl w:val="0"/>
      </w:pPr>
      <w:r>
        <w:rPr>
          <w:b/>
        </w:rPr>
        <w:lastRenderedPageBreak/>
        <w:t xml:space="preserve">Chapter 16</w:t>
      </w:r>
    </w:p>
    <w:p w14:paraId="50C787B7" w14:textId="0111B62D" w:rsidR="00050376" w:rsidRPr="00050376" w:rsidRDefault="00050376" w:rsidP="00B04CA8">
      <w:pPr>
        <w:rPr>
          <w:b/>
          <w:i/>
        </w:rPr>
      </w:pPr>
      <w:commentRangeStart w:id="91"/>
      <w:del w:id="3783" w:author="Editor" w:date="2026-09-25T09:00:00Z">
        <w:r>
          <w:rPr>
            <w:b/>
            <w:i/>
          </w:rPr>
          <w:delText xml:space="preserve">18</w:delText>
        </w:r>
        <w:r>
          <w:rPr>
            <w:b/>
            <w:i/>
            <w:vertAlign w:val="superscript"/>
          </w:rPr>
          <w:delText xml:space="preserve">th</w:delText>
        </w:r>
      </w:del>
      <w:ins w:id="3784" w:author="Editor" w:date="2026-09-25T09:00:00Z">
        <w:r>
          <w:rPr>
            <w:b/>
            <w:i/>
          </w:rPr>
          <w:t xml:space="preserve">17th</w:t>
        </w:r>
      </w:ins>
      <w:r>
        <w:rPr>
          <w:b/>
          <w:i/>
        </w:rPr>
        <w:t xml:space="preserve"> June 2012, Ayr, Scotland</w:t>
      </w:r>
      <w:commentRangeEnd w:id="91"/>
      <w:r>
        <w:commentReference w:id="91"/>
      </w:r>
    </w:p>
    <w:p w14:paraId="2B8F06F6" w14:textId="77777777" w:rsidR="00D23717" w:rsidRPr="00D23717" w:rsidRDefault="00D23717" w:rsidP="00D23717">
      <w:commentRangeStart w:id="93"/>
      <w:commentRangeStart w:id="92"/>
      <w:r>
        <w:t xml:space="preserve">Two months had gone by since her last confrontation with John, and she had barely made any progress. Her </w:t>
      </w:r>
      <w:del w:id="3785" w:author="Editor" w:date="2026-09-25T09:00:00Z">
        <w:r>
          <w:delText xml:space="preserve">over indulgent</w:delText>
        </w:r>
      </w:del>
      <w:ins w:id="3786" w:author="Editor" w:date="2026-09-25T09:00:00Z">
        <w:r>
          <w:t xml:space="preserve">overindulgent</w:t>
        </w:r>
      </w:ins>
      <w:r>
        <w:t xml:space="preserve"> mind was </w:t>
      </w:r>
      <w:del w:id="3787" w:author="Editor" w:date="2026-09-25T09:00:00Z">
        <w:r>
          <w:delText xml:space="preserve">delirious</w:delText>
        </w:r>
      </w:del>
      <w:ins w:id="3788" w:author="Editor" w:date="2026-09-25T09:00:00Z">
        <w:r>
          <w:t xml:space="preserve">desperate</w:t>
        </w:r>
      </w:ins>
      <w:r>
        <w:t xml:space="preserve"> to find some headway but was miserably failing. On a Sunday afternoon</w:t>
      </w:r>
      <w:ins w:id="3789" w:author="Editor" w:date="2026-09-25T09:00:00Z">
        <w:r>
          <w:t xml:space="preserve">,</w:t>
        </w:r>
      </w:ins>
      <w:r>
        <w:t xml:space="preserve"> lost in her chaotic quandary, she pulled her father</w:t>
      </w:r>
      <w:del w:id="3790" w:author="Editor (Typography)" w:date="2026-09-25T09:00:00Z">
        <w:r>
          <w:delText xml:space="preserve">'</w:delText>
        </w:r>
      </w:del>
      <w:ins w:id="3791" w:author="Editor (Typography)" w:date="2026-09-25T09:00:00Z">
        <w:r>
          <w:t xml:space="preserve">’</w:t>
        </w:r>
      </w:ins>
      <w:r>
        <w:t xml:space="preserve">s notebook from the closet.  While she was languidly flipping through the pages</w:t>
      </w:r>
      <w:ins w:id="3792" w:author="Editor" w:date="2026-09-25T09:00:00Z">
        <w:r>
          <w:t xml:space="preserve">,</w:t>
        </w:r>
      </w:ins>
      <w:r>
        <w:t xml:space="preserve"> something caught her attention. She noticed John’s name </w:t>
      </w:r>
      <w:del w:id="3793" w:author="Editor" w:date="2026-09-25T09:00:00Z">
        <w:r>
          <w:delText xml:space="preserve">invariably </w:delText>
        </w:r>
      </w:del>
      <w:r>
        <w:t xml:space="preserve">scribbled </w:t>
      </w:r>
      <w:del w:id="3794" w:author="Editor" w:date="2026-09-25T09:00:00Z">
        <w:r>
          <w:delText xml:space="preserve">at</w:delText>
        </w:r>
      </w:del>
      <w:ins w:id="3795" w:author="Editor" w:date="2026-09-25T09:00:00Z">
        <w:r>
          <w:t xml:space="preserve">in</w:t>
        </w:r>
      </w:ins>
      <w:r>
        <w:t xml:space="preserve"> many places. It was marked against addresses, </w:t>
      </w:r>
      <w:del w:id="3796" w:author="Editor" w:date="2026-09-25T09:00:00Z">
        <w:r>
          <w:delText xml:space="preserve">on</w:delText>
        </w:r>
      </w:del>
      <w:ins w:id="3797" w:author="Editor" w:date="2026-09-25T09:00:00Z">
        <w:r>
          <w:t xml:space="preserve">in</w:t>
        </w:r>
      </w:ins>
      <w:r>
        <w:t xml:space="preserve"> footnotes and as part of some </w:t>
      </w:r>
      <w:del w:id="3798" w:author="Editor" w:date="2026-09-25T09:00:00Z">
        <w:r>
          <w:delText xml:space="preserve">To-Do</w:delText>
        </w:r>
      </w:del>
      <w:ins w:id="3799" w:author="Editor" w:date="2026-09-25T09:00:00Z">
        <w:r>
          <w:t xml:space="preserve">to-do</w:t>
        </w:r>
      </w:ins>
      <w:r>
        <w:t xml:space="preserve"> list items. Right at that moment, she had an epiphany</w:t>
      </w:r>
      <w:del w:id="3800" w:author="Editor" w:date="2026-09-25T09:00:00Z">
        <w:r>
          <w:delText xml:space="preserve"> moment</w:delText>
        </w:r>
      </w:del>
      <w:r>
        <w:t xml:space="preserve">. She was almost certain that this time John would give in to her demand.</w:t>
      </w:r>
      <w:commentRangeEnd w:id="92"/>
      <w:r>
        <w:commentReference w:id="92"/>
      </w:r>
      <w:commentRangeEnd w:id="93"/>
      <w:r>
        <w:commentReference w:id="93"/>
      </w:r>
    </w:p>
    <w:p w14:paraId="290AD95F" w14:textId="77777777" w:rsidR="00D23717" w:rsidRPr="00D23717" w:rsidRDefault="00D23717" w:rsidP="00D23717">
      <w:commentRangeStart w:id="94"/>
      <w:r>
        <w:t xml:space="preserve">She took her chances and headed straight to his house. It was a </w:t>
      </w:r>
      <w:del w:id="3801" w:author="Editor" w:date="2026-09-25T09:00:00Z">
        <w:r>
          <w:delText xml:space="preserve">cold</w:delText>
        </w:r>
      </w:del>
      <w:ins w:id="3802" w:author="Editor" w:date="2026-09-25T09:00:00Z">
        <w:r>
          <w:t xml:space="preserve">grey</w:t>
        </w:r>
      </w:ins>
      <w:r>
        <w:t xml:space="preserve"> afternoon with few people on the streets. She reached the door without anyone noticing her presence. The house appeared deserted with no </w:t>
      </w:r>
      <w:del w:id="3803" w:author="Editor" w:date="2026-09-25T09:00:00Z">
        <w:r>
          <w:delText xml:space="preserve">shade</w:delText>
        </w:r>
      </w:del>
      <w:ins w:id="3804" w:author="Editor" w:date="2026-09-25T09:00:00Z">
        <w:r>
          <w:t xml:space="preserve">sign</w:t>
        </w:r>
      </w:ins>
      <w:r>
        <w:t xml:space="preserve"> of any living soul around. She tried peeking through the glass door, but the curtains were shielding her vision. With some hesitation, she gently knocked on the door and patiently waited for </w:t>
      </w:r>
      <w:del w:id="3805" w:author="Editor" w:date="2026-09-25T09:00:00Z">
        <w:r>
          <w:delText xml:space="preserve">some</w:delText>
        </w:r>
      </w:del>
      <w:ins w:id="3806" w:author="Editor" w:date="2026-09-25T09:00:00Z">
        <w:r>
          <w:t xml:space="preserve">a</w:t>
        </w:r>
      </w:ins>
      <w:r>
        <w:t xml:space="preserve"> response. The gentle knocks turned </w:t>
      </w:r>
      <w:del w:id="3807" w:author="Editor" w:date="2026-09-25T09:00:00Z">
        <w:r>
          <w:delText xml:space="preserve">to some </w:delText>
        </w:r>
      </w:del>
      <w:r>
        <w:t xml:space="preserve">hard</w:t>
      </w:r>
      <w:del w:id="3808" w:author="Editor" w:date="2026-09-25T09:00:00Z">
        <w:r>
          <w:delText xml:space="preserve"> bolts</w:delText>
        </w:r>
      </w:del>
      <w:r>
        <w:t xml:space="preserve">, and after</w:t>
      </w:r>
      <w:del w:id="3809" w:author="Editor" w:date="2026-09-25T09:00:00Z">
        <w:r>
          <w:delText xml:space="preserve"> some</w:delText>
        </w:r>
      </w:del>
      <w:r>
        <w:t xml:space="preserve"> repeated attempts John responded. She must have woken him from </w:t>
      </w:r>
      <w:ins w:id="3810" w:author="Editor" w:date="2026-09-25T09:00:00Z">
        <w:r>
          <w:t xml:space="preserve">his </w:t>
        </w:r>
      </w:ins>
      <w:r>
        <w:t xml:space="preserve">afternoon sleep</w:t>
      </w:r>
      <w:ins w:id="3811" w:author="Editor" w:date="2026-09-25T09:00:00Z">
        <w:r>
          <w:t xml:space="preserve">,</w:t>
        </w:r>
      </w:ins>
      <w:r>
        <w:t xml:space="preserve"> as his long hair was ruffled and scattered all over his wrinkled face. His somnolence vanished as soon as he saw her. He almost closed the door on her, but she used all her might to hold </w:t>
      </w:r>
      <w:del w:id="3812" w:author="Editor" w:date="2026-09-25T09:00:00Z">
        <w:r>
          <w:delText xml:space="preserve">the flap, and in an orotund voice she</w:delText>
        </w:r>
      </w:del>
      <w:ins w:id="3813" w:author="Editor" w:date="2026-09-25T09:00:00Z">
        <w:r>
          <w:t xml:space="preserve">it open and</w:t>
        </w:r>
      </w:ins>
      <w:r>
        <w:t xml:space="preserve"> exclaimed, “If you don’t listen to me, soon you </w:t>
      </w:r>
      <w:del w:id="3814" w:author="Editor" w:date="2026-09-25T09:00:00Z">
        <w:r>
          <w:delText xml:space="preserve">would</w:delText>
        </w:r>
      </w:del>
      <w:ins w:id="3815" w:author="Editor" w:date="2026-09-25T09:00:00Z">
        <w:r>
          <w:t xml:space="preserve">will</w:t>
        </w:r>
      </w:ins>
      <w:r>
        <w:t xml:space="preserve"> need to answer </w:t>
      </w:r>
      <w:ins w:id="3816" w:author="Editor" w:date="2026-09-25T09:00:00Z">
        <w:r>
          <w:t xml:space="preserve">to </w:t>
        </w:r>
      </w:ins>
      <w:r>
        <w:t xml:space="preserve">the police.”</w:t>
      </w:r>
      <w:commentRangeEnd w:id="94"/>
      <w:r>
        <w:commentReference w:id="94"/>
      </w:r>
    </w:p>
    <w:p w14:paraId="2041C85D" w14:textId="77777777" w:rsidR="00D23717" w:rsidRPr="00D23717" w:rsidRDefault="00D23717" w:rsidP="00D23717">
      <w:r>
        <w:t xml:space="preserve">That worked. All his </w:t>
      </w:r>
      <w:del w:id="3817" w:author="Editor" w:date="2026-09-25T09:00:00Z">
        <w:r>
          <w:delText xml:space="preserve">guards</w:delText>
        </w:r>
      </w:del>
      <w:ins w:id="3818" w:author="Editor" w:date="2026-09-25T09:00:00Z">
        <w:r>
          <w:t xml:space="preserve">resistance</w:t>
        </w:r>
      </w:ins>
      <w:r>
        <w:t xml:space="preserve"> vanished, and with dropped shoulders, he </w:t>
      </w:r>
      <w:del w:id="3819" w:author="Editor" w:date="2026-09-25T09:00:00Z">
        <w:r>
          <w:delText xml:space="preserve">stated in a rough dejected tone, “why</w:delText>
        </w:r>
      </w:del>
      <w:ins w:id="3820" w:author="Editor" w:date="2026-09-25T09:00:00Z">
        <w:r>
          <w:t xml:space="preserve">said, “Why</w:t>
        </w:r>
      </w:ins>
      <w:r>
        <w:t xml:space="preserve"> don’t you leave me alone</w:t>
      </w:r>
      <w:del w:id="3821" w:author="Editor" w:date="2026-09-25T09:00:00Z">
        <w:r>
          <w:delText xml:space="preserve">.</w:delText>
        </w:r>
      </w:del>
      <w:ins w:id="3822" w:author="Editor" w:date="2026-09-25T09:00:00Z">
        <w:r>
          <w:t xml:space="preserve">?</w:t>
        </w:r>
      </w:ins>
      <w:r>
        <w:t xml:space="preserve"> You don’t know what you are looking for. It will ruin us.”</w:t>
      </w:r>
    </w:p>
    <w:p w14:paraId="16B049C4" w14:textId="77777777" w:rsidR="00D23717" w:rsidRPr="00D23717" w:rsidRDefault="00D23717" w:rsidP="00D23717">
      <w:del w:id="3823" w:author="Editor" w:date="2026-09-25T09:00:00Z">
        <w:r>
          <w:delText xml:space="preserve">He finally spoke. </w:delText>
        </w:r>
      </w:del>
      <w:r>
        <w:t xml:space="preserve">She pushed herself into his house as if she had an unstated decree to be in his living room. This time the old man hardly resisted and slouched on the sofa. He appeared defeated</w:t>
      </w:r>
      <w:ins w:id="3824" w:author="Editor" w:date="2026-09-25T09:00:00Z">
        <w:r>
          <w:t xml:space="preserve">,</w:t>
        </w:r>
      </w:ins>
      <w:r>
        <w:t xml:space="preserve"> and by his looks he </w:t>
      </w:r>
      <w:del w:id="3825" w:author="Editor" w:date="2026-09-25T09:00:00Z">
        <w:r>
          <w:delText xml:space="preserve">sure had</w:delText>
        </w:r>
      </w:del>
      <w:ins w:id="3826" w:author="Editor" w:date="2026-09-25T09:00:00Z">
        <w:r>
          <w:t xml:space="preserve">had certainly</w:t>
        </w:r>
      </w:ins>
      <w:r>
        <w:t xml:space="preserve"> submitted himself to the situation.</w:t>
      </w:r>
    </w:p>
    <w:p w14:paraId="040A9D9A" w14:textId="3B842DEA" w:rsidR="00D23717" w:rsidRPr="00D23717" w:rsidRDefault="00D23717" w:rsidP="00D23717">
      <w:r>
        <w:t xml:space="preserve">Sanchez swiftly followed him and sat on the chair right across</w:t>
      </w:r>
      <w:ins w:id="3827" w:author="Editor" w:date="2026-09-25T09:00:00Z">
        <w:r>
          <w:t xml:space="preserve"> from</w:t>
        </w:r>
      </w:ins>
      <w:r>
        <w:t xml:space="preserve"> him. Without wasting any time, she continued, “Mr. Patterson, as I said before</w:t>
      </w:r>
      <w:ins w:id="3828" w:author="Editor" w:date="2026-09-25T09:00:00Z">
        <w:r>
          <w:t xml:space="preserve">,</w:t>
        </w:r>
      </w:ins>
      <w:r>
        <w:t xml:space="preserve"> I have no intention to harm you. I want to know what happened</w:t>
      </w:r>
      <w:ins w:id="3829" w:author="Editor" w:date="2026-09-25T09:00:00Z">
        <w:r>
          <w:t xml:space="preserve">,</w:t>
        </w:r>
      </w:ins>
      <w:r>
        <w:t xml:space="preserve"> and trust me</w:t>
      </w:r>
      <w:ins w:id="3830" w:author="Editor" w:date="2026-09-25T09:00:00Z">
        <w:r>
          <w:t xml:space="preserve">,</w:t>
        </w:r>
      </w:ins>
      <w:r>
        <w:t xml:space="preserve"> once I have the truth you are out of it. No one </w:t>
      </w:r>
      <w:del w:id="3831" w:author="Editor" w:date="2026-09-25T09:00:00Z">
        <w:r>
          <w:delText xml:space="preserve">would</w:delText>
        </w:r>
      </w:del>
      <w:ins w:id="3832" w:author="Editor" w:date="2026-09-25T09:00:00Z">
        <w:r>
          <w:t xml:space="preserve">will</w:t>
        </w:r>
      </w:ins>
      <w:r>
        <w:t xml:space="preserve"> know anything.”</w:t>
      </w:r>
    </w:p>
    <w:p w14:paraId="264CD5AB" w14:textId="77777777" w:rsidR="00D23717" w:rsidRPr="00D23717" w:rsidRDefault="00D23717" w:rsidP="00D23717">
      <w:r>
        <w:t xml:space="preserve">He was </w:t>
      </w:r>
      <w:del w:id="3833" w:author="Editor" w:date="2026-09-25T09:00:00Z">
        <w:r>
          <w:delText xml:space="preserve">edging</w:delText>
        </w:r>
      </w:del>
      <w:ins w:id="3834" w:author="Editor" w:date="2026-09-25T09:00:00Z">
        <w:r>
          <w:t xml:space="preserve">eager</w:t>
        </w:r>
      </w:ins>
      <w:r>
        <w:t xml:space="preserve"> to escape. </w:t>
      </w:r>
      <w:del w:id="3835" w:author="Editor" w:date="2026-09-25T09:00:00Z">
        <w:r>
          <w:delText xml:space="preserve">Hesitantly with</w:delText>
        </w:r>
      </w:del>
      <w:ins w:id="3836" w:author="Editor" w:date="2026-09-25T09:00:00Z">
        <w:r>
          <w:t xml:space="preserve">In</w:t>
        </w:r>
      </w:ins>
      <w:r>
        <w:t xml:space="preserve"> a low tone, he </w:t>
      </w:r>
      <w:del w:id="3837" w:author="Editor" w:date="2026-09-25T09:00:00Z">
        <w:r>
          <w:delText xml:space="preserve">blazoned</w:delText>
        </w:r>
      </w:del>
      <w:ins w:id="3838" w:author="Editor" w:date="2026-09-25T09:00:00Z">
        <w:r>
          <w:t xml:space="preserve">said</w:t>
        </w:r>
      </w:ins>
      <w:r>
        <w:t xml:space="preserve">, “You got to trust me. I hardly know anything to tell you.”</w:t>
      </w:r>
    </w:p>
    <w:p w14:paraId="6CADC7DA" w14:textId="3931B6EF" w:rsidR="00D23717" w:rsidRPr="00D23717" w:rsidRDefault="00D23717" w:rsidP="00D23717">
      <w:commentRangeStart w:id="95"/>
      <w:r>
        <w:t xml:space="preserve">She was hesitant to interrupt his flow of thoughts and kept her </w:t>
      </w:r>
      <w:del w:id="3839" w:author="Editor" w:date="2026-09-25T09:00:00Z">
        <w:r>
          <w:delText xml:space="preserve">anxiousness</w:delText>
        </w:r>
      </w:del>
      <w:ins w:id="3840" w:author="Editor" w:date="2026-09-25T09:00:00Z">
        <w:r>
          <w:t xml:space="preserve">anxiety</w:t>
        </w:r>
      </w:ins>
      <w:r>
        <w:t xml:space="preserve"> under control. He was gazing at the ceiling as if trying to recollect the old times</w:t>
      </w:r>
      <w:ins w:id="3841" w:author="Editor" w:date="2026-09-25T09:00:00Z">
        <w:r>
          <w:t xml:space="preserve">,</w:t>
        </w:r>
      </w:ins>
      <w:r>
        <w:t xml:space="preserve"> and continued, “</w:t>
      </w:r>
      <w:del w:id="3842" w:author="Editor" w:date="2026-09-25T09:00:00Z">
        <w:r>
          <w:delText xml:space="preserve">it</w:delText>
        </w:r>
      </w:del>
      <w:ins w:id="3843" w:author="Editor" w:date="2026-09-25T09:00:00Z">
        <w:r>
          <w:t xml:space="preserve">It</w:t>
        </w:r>
      </w:ins>
      <w:r>
        <w:t xml:space="preserve"> was something to do with that package...” </w:t>
      </w:r>
      <w:del w:id="3844" w:author="Editor" w:date="2026-09-25T09:00:00Z">
        <w:r>
          <w:delText xml:space="preserve">his</w:delText>
        </w:r>
      </w:del>
      <w:ins w:id="3845" w:author="Editor" w:date="2026-09-25T09:00:00Z">
        <w:r>
          <w:t xml:space="preserve">His</w:t>
        </w:r>
      </w:ins>
      <w:r>
        <w:t xml:space="preserve"> voice trailed, and he became silent.</w:t>
      </w:r>
      <w:commentRangeEnd w:id="95"/>
      <w:r>
        <w:commentReference w:id="95"/>
      </w:r>
    </w:p>
    <w:p w14:paraId="61D8E204" w14:textId="75284515" w:rsidR="00D23717" w:rsidRPr="00D23717" w:rsidRDefault="00D23717" w:rsidP="00D23717">
      <w:r>
        <w:t xml:space="preserve">Her mouth was dry</w:t>
      </w:r>
      <w:del w:id="3846" w:author="Editor" w:date="2026-09-25T09:00:00Z">
        <w:r>
          <w:delText xml:space="preserve">, and her cheek had the rough edges of the morning brittle cold</w:delText>
        </w:r>
      </w:del>
      <w:r>
        <w:t xml:space="preserve">. She couldn’t hold her nerves any longer and blurted, “What </w:t>
      </w:r>
      <w:del w:id="3847" w:author="Editor" w:date="2026-09-25T09:00:00Z">
        <w:r>
          <w:delText xml:space="preserve">Package</w:delText>
        </w:r>
      </w:del>
      <w:ins w:id="3848" w:author="Editor" w:date="2026-09-25T09:00:00Z">
        <w:r>
          <w:t xml:space="preserve">package</w:t>
        </w:r>
      </w:ins>
      <w:r>
        <w:t xml:space="preserve">? Who sent the package?”</w:t>
      </w:r>
    </w:p>
    <w:p w14:paraId="58639BFA" w14:textId="77777777" w:rsidR="00D23717" w:rsidRPr="00D23717" w:rsidRDefault="00D23717" w:rsidP="00D23717">
      <w:commentRangeStart w:id="96"/>
      <w:r>
        <w:t xml:space="preserve">“I have no idea. All I can tell you is that the package instruction came from the head office – it came from Evan </w:t>
      </w:r>
      <w:del w:id="3849" w:author="Editor (Names)" w:date="2026-09-25T09:00:00Z">
        <w:r>
          <w:delText xml:space="preserve">Slender</w:delText>
        </w:r>
      </w:del>
      <w:ins w:id="3850" w:author="Editor (Names)" w:date="2026-09-25T09:00:00Z">
        <w:r>
          <w:t xml:space="preserve">Slater</w:t>
        </w:r>
      </w:ins>
      <w:r>
        <w:t xml:space="preserve">, who heads sales operations for Scotland and England. Please keep me out of it. You need to</w:t>
      </w:r>
      <w:del w:id="3851" w:author="Editor" w:date="2026-09-25T09:00:00Z">
        <w:r>
          <w:delText xml:space="preserve">,</w:delText>
        </w:r>
      </w:del>
      <w:r>
        <w:t xml:space="preserve"> believe me</w:t>
      </w:r>
      <w:del w:id="3852" w:author="Editor" w:date="2026-09-25T09:00:00Z">
        <w:r>
          <w:delText xml:space="preserve">,</w:delText>
        </w:r>
      </w:del>
      <w:ins w:id="3853" w:author="Editor" w:date="2026-09-25T09:00:00Z">
        <w:r>
          <w:t xml:space="preserve">.</w:t>
        </w:r>
      </w:ins>
      <w:r>
        <w:t xml:space="preserve"> I don’t know anything beyond this</w:t>
      </w:r>
      <w:del w:id="3854" w:author="Editor" w:date="2026-09-25T09:00:00Z">
        <w:r>
          <w:delText xml:space="preserve">” his</w:delText>
        </w:r>
      </w:del>
      <w:ins w:id="3855" w:author="Editor" w:date="2026-09-25T09:00:00Z">
        <w:r>
          <w:t xml:space="preserve">.” His</w:t>
        </w:r>
      </w:ins>
      <w:r>
        <w:t xml:space="preserve"> eyes were pleading. There was sincerity in his request</w:t>
      </w:r>
      <w:ins w:id="3856" w:author="Editor" w:date="2026-09-25T09:00:00Z">
        <w:r>
          <w:t xml:space="preserve">,</w:t>
        </w:r>
      </w:ins>
      <w:r>
        <w:t xml:space="preserve"> and he clearly wanted to escape from her trap.</w:t>
      </w:r>
      <w:commentRangeEnd w:id="96"/>
      <w:r>
        <w:commentReference w:id="96"/>
      </w:r>
    </w:p>
    <w:p w14:paraId="0063AE93" w14:textId="1B50FB6B" w:rsidR="00D23717" w:rsidRPr="00D23717" w:rsidRDefault="00D23717" w:rsidP="00D23717">
      <w:r>
        <w:t xml:space="preserve">She had another name to chase now. Before letting him go</w:t>
      </w:r>
      <w:ins w:id="3857" w:author="Editor" w:date="2026-09-25T09:00:00Z">
        <w:r>
          <w:t xml:space="preserve">,</w:t>
        </w:r>
      </w:ins>
      <w:r>
        <w:t xml:space="preserve"> she had one final question for him – why was he so scared about the situation? But he didn’t have any answer for her. He kept gazing </w:t>
      </w:r>
      <w:ins w:id="3858" w:author="Editor" w:date="2026-09-25T09:00:00Z">
        <w:r>
          <w:t xml:space="preserve">at </w:t>
        </w:r>
      </w:ins>
      <w:r>
        <w:t xml:space="preserve">the floor, as he couldn’t face her anymore.</w:t>
      </w:r>
    </w:p>
    <w:p w14:paraId="0B2CEE56" w14:textId="77777777" w:rsidR="00D23717" w:rsidRPr="00D23717" w:rsidRDefault="00D23717" w:rsidP="00D23717">
      <w:commentRangeStart w:id="97"/>
      <w:del w:id="3859" w:author="Editor" w:date="2026-09-25T09:00:00Z">
        <w:r>
          <w:delText xml:space="preserve">It was a revelation, a confirmation that the answer she was seeking for was in TransPacific. </w:delText>
        </w:r>
      </w:del>
      <w:r>
        <w:t xml:space="preserve">She thanked him and assured him that whatever he </w:t>
      </w:r>
      <w:del w:id="3860" w:author="Editor" w:date="2026-09-25T09:00:00Z">
        <w:r>
          <w:delText xml:space="preserve">stated</w:delText>
        </w:r>
      </w:del>
      <w:ins w:id="3861" w:author="Editor" w:date="2026-09-25T09:00:00Z">
        <w:r>
          <w:t xml:space="preserve">had said</w:t>
        </w:r>
      </w:ins>
      <w:r>
        <w:t xml:space="preserve"> would stay with her. It appeared as if he </w:t>
      </w:r>
      <w:ins w:id="3862" w:author="Editor" w:date="2026-09-25T09:00:00Z">
        <w:r>
          <w:t xml:space="preserve">had </w:t>
        </w:r>
      </w:ins>
      <w:r>
        <w:t xml:space="preserve">got himself out of a guilt he </w:t>
      </w:r>
      <w:del w:id="3863" w:author="Editor" w:date="2026-09-25T09:00:00Z">
        <w:r>
          <w:delText xml:space="preserve">was</w:delText>
        </w:r>
      </w:del>
      <w:ins w:id="3864" w:author="Editor" w:date="2026-09-25T09:00:00Z">
        <w:r>
          <w:t xml:space="preserve">had been</w:t>
        </w:r>
      </w:ins>
      <w:r>
        <w:t xml:space="preserve"> carrying for a while, and </w:t>
      </w:r>
      <w:ins w:id="3865" w:author="Editor" w:date="2026-09-25T09:00:00Z">
        <w:r>
          <w:t xml:space="preserve">he regained </w:t>
        </w:r>
      </w:ins>
      <w:r>
        <w:t xml:space="preserve">a sense of calmness</w:t>
      </w:r>
      <w:del w:id="3866" w:author="Editor" w:date="2026-09-25T09:00:00Z">
        <w:r>
          <w:delText xml:space="preserve"> regained him</w:delText>
        </w:r>
      </w:del>
      <w:r>
        <w:t xml:space="preserve">.</w:t>
      </w:r>
      <w:commentRangeEnd w:id="97"/>
      <w:r>
        <w:commentReference w:id="97"/>
      </w:r>
    </w:p>
    <w:p w14:paraId="75736231" w14:textId="7B3AE6B8" w:rsidR="006D5196" w:rsidRPr="00D23717" w:rsidRDefault="00D23717" w:rsidP="006D5196">
      <w:pPr>
        <w:rPr>
          <w:b/>
        </w:rPr>
      </w:pPr>
      <w:r>
        <w:t xml:space="preserve">The hunt was becoming complicated for her. Though she had a new lead, </w:t>
      </w:r>
      <w:del w:id="3867" w:author="Editor" w:date="2026-09-25T09:00:00Z">
        <w:r>
          <w:delText xml:space="preserve">yet </w:delText>
        </w:r>
      </w:del>
      <w:r>
        <w:t xml:space="preserve">there were more questions than answers. There was a distinct sense of accomplishment</w:t>
      </w:r>
      <w:del w:id="3868" w:author="Editor" w:date="2026-09-25T09:00:00Z">
        <w:r>
          <w:delText xml:space="preserve">; a gratuitous</w:delText>
        </w:r>
      </w:del>
      <w:ins w:id="3869" w:author="Editor" w:date="2026-09-25T09:00:00Z">
        <w:r>
          <w:t xml:space="preserve">, an</w:t>
        </w:r>
      </w:ins>
      <w:r>
        <w:t xml:space="preserve"> excitement that engulfed her, yet there was an uncertainty that </w:t>
      </w:r>
      <w:del w:id="3870" w:author="Editor" w:date="2026-09-25T09:00:00Z">
        <w:r>
          <w:delText xml:space="preserve">invariably </w:delText>
        </w:r>
      </w:del>
      <w:r>
        <w:t xml:space="preserve">snatched all her exhilaration away.</w:t>
      </w:r>
      <w:r>
        <w:rPr>
          <w:b/>
        </w:rPr>
        <w:br w:type="page"/>
      </w:r>
    </w:p>
    <w:p w14:paraId="23B3132A" w14:textId="1A66D12D" w:rsidR="00DF15D0" w:rsidRDefault="00A34E7E" w:rsidP="00F56514">
      <w:pPr>
        <w:outlineLvl w:val="0"/>
        <w:rPr>
          <w:b/>
        </w:rPr>
      </w:pPr>
      <w:r>
        <w:rPr>
          <w:b/>
        </w:rPr>
        <w:lastRenderedPageBreak/>
        <w:t>Chapter 17</w:t>
      </w:r>
    </w:p>
    <w:p w14:paraId="4B124015" w14:textId="1BDF1DB9" w:rsidR="00050376" w:rsidRPr="00050376" w:rsidRDefault="00050376" w:rsidP="00B04CA8">
      <w:pPr>
        <w:rPr>
          <w:b/>
          <w:i/>
        </w:rPr>
      </w:pPr>
      <w:commentRangeStart w:id="98"/>
      <w:del w:id="3871" w:author="Editor" w:date="2026-09-25T09:00:00Z">
        <w:r>
          <w:rPr>
            <w:b/>
            <w:i/>
          </w:rPr>
          <w:delText xml:space="preserve">1</w:delText>
        </w:r>
        <w:r>
          <w:rPr>
            <w:b/>
            <w:i/>
            <w:vertAlign w:val="superscript"/>
          </w:rPr>
          <w:delText xml:space="preserve">st</w:delText>
        </w:r>
        <w:r>
          <w:rPr>
            <w:b/>
            <w:i/>
          </w:rPr>
          <w:delText xml:space="preserve"> May</w:delText>
        </w:r>
      </w:del>
      <w:ins w:id="3872" w:author="Editor" w:date="2026-09-25T09:00:00Z">
        <w:r>
          <w:rPr>
            <w:b/>
            <w:i/>
          </w:rPr>
          <w:t xml:space="preserve">18th June</w:t>
        </w:r>
      </w:ins>
      <w:r>
        <w:rPr>
          <w:b/>
          <w:i/>
        </w:rPr>
        <w:t xml:space="preserve"> 2012, Ayr, Scotland</w:t>
      </w:r>
      <w:commentRangeEnd w:id="98"/>
      <w:r>
        <w:commentReference w:id="98"/>
      </w:r>
    </w:p>
    <w:p w14:paraId="7C3716F5" w14:textId="660BE998" w:rsidR="00EB7CFC" w:rsidRPr="00EB7CFC" w:rsidRDefault="00EB7CFC" w:rsidP="00EB7CFC">
      <w:r>
        <w:t xml:space="preserve">It wasn</w:t>
      </w:r>
      <w:del w:id="3873" w:author="Editor (Typography)" w:date="2026-09-25T09:00:00Z">
        <w:r>
          <w:delText xml:space="preserve">'</w:delText>
        </w:r>
      </w:del>
      <w:ins w:id="3874" w:author="Editor (Typography)" w:date="2026-09-25T09:00:00Z">
        <w:r>
          <w:t xml:space="preserve">’</w:t>
        </w:r>
      </w:ins>
      <w:r>
        <w:t xml:space="preserve">t an arduous job to trace Evan </w:t>
      </w:r>
      <w:del w:id="3875" w:author="Editor (Names)" w:date="2026-09-25T09:00:00Z">
        <w:r>
          <w:delText xml:space="preserve">Slender</w:delText>
        </w:r>
      </w:del>
      <w:ins w:id="3876" w:author="Editor (Names)" w:date="2026-09-25T09:00:00Z">
        <w:r>
          <w:t xml:space="preserve">Slater</w:t>
        </w:r>
      </w:ins>
      <w:r>
        <w:t xml:space="preserve">. A quick search on the global address list was all she had to do to locate him.  He was the executive chairman of sales operations, and in his profile picture, he appeared to be in his early fifties, depending on when the photo was taken. She did some further research and learned he was one of the three people who founded TransPacific. He was a self-made person, ranked in the top 300 </w:t>
      </w:r>
      <w:del w:id="3877" w:author="Editor" w:date="2026-09-25T09:00:00Z">
        <w:r>
          <w:delText xml:space="preserve">in</w:delText>
        </w:r>
      </w:del>
      <w:ins w:id="3878" w:author="Editor" w:date="2026-09-25T09:00:00Z">
        <w:r>
          <w:t xml:space="preserve">on</w:t>
        </w:r>
      </w:ins>
      <w:r>
        <w:t xml:space="preserve"> the Forbes list of billionaires. To her astonishment, besides this fact, not much was written about him in the public domain. He had not spoken at any conferences or </w:t>
      </w:r>
      <w:del w:id="3879" w:author="Editor" w:date="2026-09-25T09:00:00Z">
        <w:r>
          <w:delText xml:space="preserve">was</w:delText>
        </w:r>
      </w:del>
      <w:ins w:id="3880" w:author="Editor" w:date="2026-09-25T09:00:00Z">
        <w:r>
          <w:t xml:space="preserve">been</w:t>
        </w:r>
      </w:ins>
      <w:r>
        <w:t xml:space="preserve"> interviewed by any media. Compared to the other founders of TransPacific, he was the least mentioned</w:t>
      </w:r>
      <w:del w:id="3881" w:author="Editor" w:date="2026-09-25T09:00:00Z">
        <w:r>
          <w:delText xml:space="preserve"> about</w:delText>
        </w:r>
      </w:del>
      <w:r>
        <w:t xml:space="preserve">. She continued her research for several days but failed to locate anything meaningful. Tired of her failures, she concluded </w:t>
      </w:r>
      <w:del w:id="3882" w:author="Editor" w:date="2026-09-25T09:00:00Z">
        <w:r>
          <w:delText xml:space="preserve">either</w:delText>
        </w:r>
      </w:del>
      <w:ins w:id="3883" w:author="Editor" w:date="2026-09-25T09:00:00Z">
        <w:r>
          <w:t xml:space="preserve">that</w:t>
        </w:r>
      </w:ins>
      <w:r>
        <w:t xml:space="preserve"> he was</w:t>
      </w:r>
      <w:ins w:id="3884" w:author="Editor" w:date="2026-09-25T09:00:00Z">
        <w:r>
          <w:t xml:space="preserve"> either</w:t>
        </w:r>
      </w:ins>
      <w:r>
        <w:t xml:space="preserve"> an introvert or extremely particular about his privacy. She thought of visiting him</w:t>
      </w:r>
      <w:del w:id="3885" w:author="Editor" w:date="2026-09-25T09:00:00Z">
        <w:r>
          <w:delText xml:space="preserve"> but the</w:delText>
        </w:r>
      </w:del>
      <w:ins w:id="3886" w:author="Editor" w:date="2026-09-25T09:00:00Z">
        <w:r>
          <w:t xml:space="preserve">, but</w:t>
        </w:r>
      </w:ins>
      <w:r>
        <w:t xml:space="preserve"> access to the executive floor was restricted.  Nothing was working, and she was </w:t>
      </w:r>
      <w:del w:id="3887" w:author="Editor" w:date="2026-09-25T09:00:00Z">
        <w:r>
          <w:delText xml:space="preserve">splitting hair thinking</w:delText>
        </w:r>
      </w:del>
      <w:ins w:id="3888" w:author="Editor" w:date="2026-09-25T09:00:00Z">
        <w:r>
          <w:t xml:space="preserve">struggling</w:t>
        </w:r>
      </w:ins>
      <w:r>
        <w:t xml:space="preserve"> to find a wedge to break away from the snare she found herself trapped in.</w:t>
      </w:r>
    </w:p>
    <w:p w14:paraId="68789FC6" w14:textId="77777777" w:rsidR="00EB7CFC" w:rsidRPr="00EB7CFC" w:rsidRDefault="00EB7CFC" w:rsidP="00EB7CFC">
      <w:r>
        <w:t xml:space="preserve">Months went by without any progress. Though she was left with no options</w:t>
      </w:r>
      <w:ins w:id="3889" w:author="Editor" w:date="2026-09-25T09:00:00Z">
        <w:r>
          <w:t xml:space="preserve">,</w:t>
        </w:r>
      </w:ins>
      <w:r>
        <w:t xml:space="preserve"> she resisted </w:t>
      </w:r>
      <w:del w:id="3890" w:author="Editor" w:date="2026-09-25T09:00:00Z">
        <w:r>
          <w:delText xml:space="preserve">denouncing her</w:delText>
        </w:r>
      </w:del>
      <w:ins w:id="3891" w:author="Editor" w:date="2026-09-25T09:00:00Z">
        <w:r>
          <w:t xml:space="preserve">admitting</w:t>
        </w:r>
      </w:ins>
      <w:r>
        <w:t xml:space="preserve"> defeat. She was bereft of recourse but not hope. She knew her day would come</w:t>
      </w:r>
      <w:del w:id="3892" w:author="Editor" w:date="2026-09-25T09:00:00Z">
        <w:r>
          <w:delText xml:space="preserve"> and convinced her fidgety mind not to lose hope</w:delText>
        </w:r>
      </w:del>
      <w:r>
        <w:t xml:space="preserve">. With no lead in hand, her job at TransPacific kept her going. </w:t>
      </w:r>
      <w:del w:id="3893" w:author="Editor" w:date="2026-09-25T09:00:00Z">
        <w:r>
          <w:delText xml:space="preserve">Dave</w:delText>
        </w:r>
      </w:del>
      <w:ins w:id="3894" w:author="Editor" w:date="2026-09-25T09:00:00Z">
        <w:r>
          <w:t xml:space="preserve">David</w:t>
        </w:r>
      </w:ins>
      <w:r>
        <w:t xml:space="preserve"> was pleased with the impact she had created in a short period of her association with TransPacific. The improvement </w:t>
      </w:r>
      <w:del w:id="3895" w:author="Editor" w:date="2026-09-25T09:00:00Z">
        <w:r>
          <w:delText xml:space="preserve">ideas</w:delText>
        </w:r>
      </w:del>
      <w:ins w:id="3896" w:author="Editor" w:date="2026-09-25T09:00:00Z">
        <w:r>
          <w:t xml:space="preserve">idea</w:t>
        </w:r>
      </w:ins>
      <w:r>
        <w:t xml:space="preserve"> she gave to the team on process quality got shortlisted as one of the top three innovative ideas across the </w:t>
      </w:r>
      <w:del w:id="3897" w:author="Editor (Spelling)" w:date="2026-09-25T09:00:00Z">
        <w:r>
          <w:delText xml:space="preserve">organization</w:delText>
        </w:r>
      </w:del>
      <w:ins w:id="3898" w:author="Editor (Spelling)" w:date="2026-09-25T09:00:00Z">
        <w:r>
          <w:t xml:space="preserve">organisation</w:t>
        </w:r>
      </w:ins>
      <w:ins w:id="3899" w:author="Editor" w:date="2026-09-25T09:00:00Z">
        <w:r>
          <w:t xml:space="preserve">,</w:t>
        </w:r>
      </w:ins>
      <w:r>
        <w:t xml:space="preserve"> and she was invited to present it to an evaluation committee.</w:t>
      </w:r>
    </w:p>
    <w:p w14:paraId="769668FC" w14:textId="77777777" w:rsidR="00EB7CFC" w:rsidRPr="00EB7CFC" w:rsidRDefault="00EB7CFC" w:rsidP="00EB7CFC">
      <w:r>
        <w:t xml:space="preserve">She was delighted to learn that the chief guest was none other than Evan </w:t>
      </w:r>
      <w:del w:id="3900" w:author="Editor (Names)" w:date="2026-09-25T09:00:00Z">
        <w:r>
          <w:delText xml:space="preserve">Slender</w:delText>
        </w:r>
      </w:del>
      <w:ins w:id="3901" w:author="Editor (Names)" w:date="2026-09-25T09:00:00Z">
        <w:r>
          <w:t xml:space="preserve">Slater</w:t>
        </w:r>
      </w:ins>
      <w:r>
        <w:t xml:space="preserve">. The forces of </w:t>
      </w:r>
      <w:del w:id="3902" w:author="Editor" w:date="2026-09-25T09:00:00Z">
        <w:r>
          <w:delText xml:space="preserve">natures</w:delText>
        </w:r>
      </w:del>
      <w:ins w:id="3903" w:author="Editor" w:date="2026-09-25T09:00:00Z">
        <w:r>
          <w:t xml:space="preserve">nature</w:t>
        </w:r>
      </w:ins>
      <w:r>
        <w:t xml:space="preserve"> were </w:t>
      </w:r>
      <w:del w:id="3904" w:author="Editor (Spelling)" w:date="2026-09-25T09:00:00Z">
        <w:r>
          <w:delText xml:space="preserve">favoring</w:delText>
        </w:r>
      </w:del>
      <w:ins w:id="3905" w:author="Editor (Spelling)" w:date="2026-09-25T09:00:00Z">
        <w:r>
          <w:t xml:space="preserve">favouring</w:t>
        </w:r>
      </w:ins>
      <w:r>
        <w:t xml:space="preserve"> her</w:t>
      </w:r>
      <w:del w:id="3906" w:author="Editor" w:date="2026-09-25T09:00:00Z">
        <w:r>
          <w:delText xml:space="preserve"> to help come closer to her goals</w:delText>
        </w:r>
      </w:del>
      <w:r>
        <w:t xml:space="preserve">. She knew her intent was noble and considered the event </w:t>
      </w:r>
      <w:del w:id="3907" w:author="Editor" w:date="2026-09-25T09:00:00Z">
        <w:r>
          <w:delText xml:space="preserve">as </w:delText>
        </w:r>
      </w:del>
      <w:r>
        <w:t xml:space="preserve">a medium to reach</w:t>
      </w:r>
      <w:del w:id="3908" w:author="Editor" w:date="2026-09-25T09:00:00Z">
        <w:r>
          <w:delText xml:space="preserve"> to</w:delText>
        </w:r>
      </w:del>
      <w:r>
        <w:t xml:space="preserve"> Evan </w:t>
      </w:r>
      <w:del w:id="3909" w:author="Editor (Names)" w:date="2026-09-25T09:00:00Z">
        <w:r>
          <w:delText xml:space="preserve">Slender</w:delText>
        </w:r>
      </w:del>
      <w:ins w:id="3910" w:author="Editor (Names)" w:date="2026-09-25T09:00:00Z">
        <w:r>
          <w:t xml:space="preserve">Slater</w:t>
        </w:r>
      </w:ins>
      <w:r>
        <w:t xml:space="preserve">. She prepared well for the event – she revised her idea, tested it with the team, created a running report from the pilot she </w:t>
      </w:r>
      <w:ins w:id="3911" w:author="Editor" w:date="2026-09-25T09:00:00Z">
        <w:r>
          <w:t xml:space="preserve">had </w:t>
        </w:r>
      </w:ins>
      <w:r>
        <w:t xml:space="preserve">executed before and quantified the outcomes. She was ready for the day.</w:t>
      </w:r>
    </w:p>
    <w:p w14:paraId="034687A2" w14:textId="7F470DA6" w:rsidR="00EB7CFC" w:rsidRPr="00EB7CFC" w:rsidRDefault="00EB7CFC" w:rsidP="00EB7CFC">
      <w:commentRangeStart w:id="99"/>
      <w:r>
        <w:t xml:space="preserve">On the day of the presentation, all the participants were called </w:t>
      </w:r>
      <w:del w:id="3912" w:author="Editor" w:date="2026-09-25T09:00:00Z">
        <w:r>
          <w:delText xml:space="preserve">upon</w:delText>
        </w:r>
      </w:del>
      <w:ins w:id="3913" w:author="Editor" w:date="2026-09-25T09:00:00Z">
        <w:r>
          <w:t xml:space="preserve">up</w:t>
        </w:r>
      </w:ins>
      <w:r>
        <w:t xml:space="preserve"> to the executive floor. There were three finalists including her, and they were required to present their idea to a panel of judges. The executive conference room was one of the swankiest places she had ever seen. The room was octagonal in shape, spacious enough to fit about thirty people.  The big glass</w:t>
      </w:r>
      <w:del w:id="3914" w:author="Editor" w:date="2026-09-25T09:00:00Z">
        <w:r>
          <w:delText xml:space="preserve"> </w:delText>
        </w:r>
      </w:del>
      <w:ins w:id="3915" w:author="Editor" w:date="2026-09-25T09:00:00Z">
        <w:r>
          <w:t xml:space="preserve">-</w:t>
        </w:r>
      </w:ins>
      <w:r>
        <w:t xml:space="preserve">top table in the </w:t>
      </w:r>
      <w:del w:id="3916" w:author="Editor (Spelling)" w:date="2026-09-25T09:00:00Z">
        <w:r>
          <w:delText xml:space="preserve">center</w:delText>
        </w:r>
      </w:del>
      <w:ins w:id="3917" w:author="Editor (Spelling)" w:date="2026-09-25T09:00:00Z">
        <w:r>
          <w:t xml:space="preserve">centre</w:t>
        </w:r>
      </w:ins>
      <w:r>
        <w:t xml:space="preserve"> was also octagonal</w:t>
      </w:r>
      <w:del w:id="3918" w:author="Editor" w:date="2026-09-25T09:00:00Z">
        <w:r>
          <w:delText xml:space="preserve"> in form, appearing</w:delText>
        </w:r>
      </w:del>
      <w:ins w:id="3919" w:author="Editor" w:date="2026-09-25T09:00:00Z">
        <w:r>
          <w:t xml:space="preserve">,</w:t>
        </w:r>
      </w:ins>
      <w:r>
        <w:t xml:space="preserve"> like a miniature version of the room</w:t>
      </w:r>
      <w:del w:id="3920" w:author="Editor" w:date="2026-09-25T09:00:00Z">
        <w:r>
          <w:delText xml:space="preserve">, well fitted within it</w:delText>
        </w:r>
      </w:del>
      <w:r>
        <w:t xml:space="preserve">. There were ergonomically designed Aeron chairs sparsely arranged around the table, </w:t>
      </w:r>
      <w:ins w:id="3921" w:author="Editor" w:date="2026-09-25T09:00:00Z">
        <w:r>
          <w:t xml:space="preserve">and </w:t>
        </w:r>
      </w:ins>
      <w:r>
        <w:t xml:space="preserve">each </w:t>
      </w:r>
      <w:del w:id="3922" w:author="Editor" w:date="2026-09-25T09:00:00Z">
        <w:r>
          <w:delText xml:space="preserve">sitting area</w:delText>
        </w:r>
      </w:del>
      <w:ins w:id="3923" w:author="Editor" w:date="2026-09-25T09:00:00Z">
        <w:r>
          <w:t xml:space="preserve">seat</w:t>
        </w:r>
      </w:ins>
      <w:r>
        <w:t xml:space="preserve"> had a leather-bound notepad and a Waterman ballpoint pen placed with impeccable precision</w:t>
      </w:r>
      <w:del w:id="3924" w:author="Editor" w:date="2026-09-25T09:00:00Z">
        <w:r>
          <w:delText xml:space="preserve">. Intensity controlled recess lights dropped from the wall were illuminating the room with its dim yellow glow</w:delText>
        </w:r>
      </w:del>
      <w:r>
        <w:t xml:space="preserve">. Across the table, there was an eighty-inch television set with state-of-the-art meeting room gadgets. Two </w:t>
      </w:r>
      <w:del w:id="3925" w:author="Editor" w:date="2026-09-25T09:00:00Z">
        <w:r>
          <w:delText xml:space="preserve">sides </w:delText>
        </w:r>
      </w:del>
      <w:r>
        <w:t xml:space="preserve">of the </w:t>
      </w:r>
      <w:del w:id="3926" w:author="Editor" w:date="2026-09-25T09:00:00Z">
        <w:r>
          <w:delText xml:space="preserve">wall</w:delText>
        </w:r>
      </w:del>
      <w:ins w:id="3927" w:author="Editor" w:date="2026-09-25T09:00:00Z">
        <w:r>
          <w:t xml:space="preserve">walls</w:t>
        </w:r>
      </w:ins>
      <w:r>
        <w:t xml:space="preserve"> were covered with mahogany </w:t>
      </w:r>
      <w:del w:id="3928" w:author="Editor" w:date="2026-09-25T09:00:00Z">
        <w:r>
          <w:delText xml:space="preserve">wood finished bookshelf</w:delText>
        </w:r>
      </w:del>
      <w:ins w:id="3929" w:author="Editor" w:date="2026-09-25T09:00:00Z">
        <w:r>
          <w:t xml:space="preserve">bookshelves,</w:t>
        </w:r>
      </w:ins>
      <w:r>
        <w:t xml:space="preserve"> with classic hard</w:t>
      </w:r>
      <w:del w:id="3930" w:author="Editor" w:date="2026-09-25T09:00:00Z">
        <w:r>
          <w:delText xml:space="preserve"> bond</w:delText>
        </w:r>
      </w:del>
      <w:ins w:id="3931" w:author="Editor" w:date="2026-09-25T09:00:00Z">
        <w:r>
          <w:t xml:space="preserve">-bound</w:t>
        </w:r>
      </w:ins>
      <w:r>
        <w:t xml:space="preserve"> books arranged</w:t>
      </w:r>
      <w:del w:id="3932" w:author="Editor" w:date="2026-09-25T09:00:00Z">
        <w:r>
          <w:delText xml:space="preserve"> across the sections</w:delText>
        </w:r>
      </w:del>
      <w:r>
        <w:t xml:space="preserve"> in an immaculate manner.  The room was on the edge of the 15th floor and the </w:t>
      </w:r>
      <w:del w:id="3933" w:author="Editor" w:date="2026-09-25T09:00:00Z">
        <w:r>
          <w:delText xml:space="preserve">transparent glasses</w:delText>
        </w:r>
      </w:del>
      <w:ins w:id="3934" w:author="Editor" w:date="2026-09-25T09:00:00Z">
        <w:r>
          <w:t xml:space="preserve">glass</w:t>
        </w:r>
      </w:ins>
      <w:r>
        <w:t xml:space="preserve"> on the </w:t>
      </w:r>
      <w:del w:id="3935" w:author="Editor" w:date="2026-09-25T09:00:00Z">
        <w:r>
          <w:delText xml:space="preserve">sidewall were giving the</w:delText>
        </w:r>
      </w:del>
      <w:ins w:id="3936" w:author="Editor" w:date="2026-09-25T09:00:00Z">
        <w:r>
          <w:t xml:space="preserve">side wall gave a</w:t>
        </w:r>
      </w:ins>
      <w:r>
        <w:t xml:space="preserve"> picturesque view of the port city. Despite the room being intimidating, to her surprise she was at ease, ready to embrace the challenge. All the participants were in the room about thirty minutes </w:t>
      </w:r>
      <w:del w:id="3937" w:author="Editor" w:date="2026-09-25T09:00:00Z">
        <w:r>
          <w:delText xml:space="preserve">before</w:delText>
        </w:r>
      </w:del>
      <w:ins w:id="3938" w:author="Editor" w:date="2026-09-25T09:00:00Z">
        <w:r>
          <w:t xml:space="preserve">early</w:t>
        </w:r>
      </w:ins>
      <w:r>
        <w:t xml:space="preserve">. The conference room assistant helped the participants</w:t>
      </w:r>
      <w:del w:id="3939" w:author="Editor" w:date="2026-09-25T09:00:00Z">
        <w:r>
          <w:delText xml:space="preserve">’</w:delText>
        </w:r>
      </w:del>
      <w:r>
        <w:t xml:space="preserve"> set up their </w:t>
      </w:r>
      <w:del w:id="3940" w:author="Editor" w:date="2026-09-25T09:00:00Z">
        <w:r>
          <w:delText xml:space="preserve">presentation</w:delText>
        </w:r>
      </w:del>
      <w:ins w:id="3941" w:author="Editor" w:date="2026-09-25T09:00:00Z">
        <w:r>
          <w:t xml:space="preserve">presentations,</w:t>
        </w:r>
      </w:ins>
      <w:r>
        <w:t xml:space="preserve"> and they were ready for the showdown. </w:t>
      </w:r>
      <w:commentRangeEnd w:id="99"/>
      <w:r>
        <w:commentReference w:id="99"/>
      </w:r>
    </w:p>
    <w:p w14:paraId="43CDFD89" w14:textId="77777777" w:rsidR="00EB7CFC" w:rsidRPr="00EB7CFC" w:rsidRDefault="00EB7CFC" w:rsidP="00EB7CFC">
      <w:commentRangeStart w:id="100"/>
      <w:r>
        <w:t xml:space="preserve">Five minutes before the event </w:t>
      </w:r>
      <w:del w:id="3942" w:author="Editor" w:date="2026-09-25T09:00:00Z">
        <w:r>
          <w:delText xml:space="preserve">commencement</w:delText>
        </w:r>
      </w:del>
      <w:ins w:id="3943" w:author="Editor" w:date="2026-09-25T09:00:00Z">
        <w:r>
          <w:t xml:space="preserve">began,</w:t>
        </w:r>
      </w:ins>
      <w:r>
        <w:t xml:space="preserve"> she saw the executives walking in. The panel of judges comprised </w:t>
      </w:r>
      <w:del w:id="3944" w:author="Editor" w:date="2026-09-25T09:00:00Z">
        <w:r>
          <w:delText xml:space="preserve">of </w:delText>
        </w:r>
      </w:del>
      <w:r>
        <w:t xml:space="preserve">five people, representing the five </w:t>
      </w:r>
      <w:del w:id="3945" w:author="Editor" w:date="2026-09-25T09:00:00Z">
        <w:r>
          <w:delText xml:space="preserve">division</w:delText>
        </w:r>
      </w:del>
      <w:ins w:id="3946" w:author="Editor" w:date="2026-09-25T09:00:00Z">
        <w:r>
          <w:t xml:space="preserve">divisions</w:t>
        </w:r>
      </w:ins>
      <w:r>
        <w:t xml:space="preserve"> of TransPacific. They took the seats close to the display. One of the </w:t>
      </w:r>
      <w:del w:id="3947" w:author="Editor" w:date="2026-09-25T09:00:00Z">
        <w:r>
          <w:delText xml:space="preserve">Judges</w:delText>
        </w:r>
      </w:del>
      <w:ins w:id="3948" w:author="Editor" w:date="2026-09-25T09:00:00Z">
        <w:r>
          <w:t xml:space="preserve">judges</w:t>
        </w:r>
      </w:ins>
      <w:r>
        <w:t xml:space="preserve"> was Evan </w:t>
      </w:r>
      <w:del w:id="3949" w:author="Editor (Names)" w:date="2026-09-25T09:00:00Z">
        <w:r>
          <w:delText xml:space="preserve">Slender</w:delText>
        </w:r>
      </w:del>
      <w:ins w:id="3950" w:author="Editor (Names)" w:date="2026-09-25T09:00:00Z">
        <w:r>
          <w:t xml:space="preserve">Slater</w:t>
        </w:r>
      </w:ins>
      <w:r>
        <w:t xml:space="preserve">. His appearance was exactly like his profile picture. He was wearing a dark suit, looking </w:t>
      </w:r>
      <w:del w:id="3951" w:author="Editor" w:date="2026-09-25T09:00:00Z">
        <w:r>
          <w:delText xml:space="preserve">stark apposite</w:delText>
        </w:r>
      </w:del>
      <w:ins w:id="3952" w:author="Editor" w:date="2026-09-25T09:00:00Z">
        <w:r>
          <w:t xml:space="preserve">sharp</w:t>
        </w:r>
      </w:ins>
      <w:r>
        <w:t xml:space="preserve">, and his face was beaming</w:t>
      </w:r>
      <w:ins w:id="3953" w:author="Editor" w:date="2026-09-25T09:00:00Z">
        <w:r>
          <w:t xml:space="preserve"> with</w:t>
        </w:r>
      </w:ins>
      <w:r>
        <w:t xml:space="preserve"> a radiant smile. Besides the judges, </w:t>
      </w:r>
      <w:del w:id="3954" w:author="Editor" w:date="2026-09-25T09:00:00Z">
        <w:r>
          <w:delText xml:space="preserve">they had</w:delText>
        </w:r>
      </w:del>
      <w:ins w:id="3955" w:author="Editor" w:date="2026-09-25T09:00:00Z">
        <w:r>
          <w:t xml:space="preserve">there were the business managers of</w:t>
        </w:r>
      </w:ins>
      <w:r>
        <w:t xml:space="preserve"> the three</w:t>
      </w:r>
      <w:del w:id="3956" w:author="Editor" w:date="2026-09-25T09:00:00Z">
        <w:r>
          <w:delText xml:space="preserve">-division business manager</w:delText>
        </w:r>
      </w:del>
      <w:ins w:id="3957" w:author="Editor" w:date="2026-09-25T09:00:00Z">
        <w:r>
          <w:t xml:space="preserve"> divisions</w:t>
        </w:r>
      </w:ins>
      <w:r>
        <w:t xml:space="preserve"> whose ideas were selected for the competition, </w:t>
      </w:r>
      <w:del w:id="3958" w:author="Editor" w:date="2026-09-25T09:00:00Z">
        <w:r>
          <w:delText xml:space="preserve">Dave</w:delText>
        </w:r>
      </w:del>
      <w:ins w:id="3959" w:author="Editor" w:date="2026-09-25T09:00:00Z">
        <w:r>
          <w:t xml:space="preserve">and David</w:t>
        </w:r>
      </w:ins>
      <w:r>
        <w:t xml:space="preserve"> was one amongst them. There were also people whom she couldn’t identify, but by the looks, they appeared to be from the executive office. Unlike what she </w:t>
      </w:r>
      <w:ins w:id="3960" w:author="Editor" w:date="2026-09-25T09:00:00Z">
        <w:r>
          <w:t xml:space="preserve">had </w:t>
        </w:r>
      </w:ins>
      <w:r>
        <w:t xml:space="preserve">assumed, the executives were extremely friendly</w:t>
      </w:r>
      <w:del w:id="3961" w:author="Editor" w:date="2026-09-25T09:00:00Z">
        <w:r>
          <w:delText xml:space="preserve">, they</w:delText>
        </w:r>
      </w:del>
      <w:ins w:id="3962" w:author="Editor" w:date="2026-09-25T09:00:00Z">
        <w:r>
          <w:t xml:space="preserve">. They</w:t>
        </w:r>
      </w:ins>
      <w:r>
        <w:t xml:space="preserve"> put the participants at ease and congratulated them </w:t>
      </w:r>
      <w:del w:id="3963" w:author="Editor" w:date="2026-09-25T09:00:00Z">
        <w:r>
          <w:delText xml:space="preserve">for</w:delText>
        </w:r>
      </w:del>
      <w:ins w:id="3964" w:author="Editor" w:date="2026-09-25T09:00:00Z">
        <w:r>
          <w:t xml:space="preserve">on</w:t>
        </w:r>
      </w:ins>
      <w:r>
        <w:t xml:space="preserve"> making it to the finals. After the initial introductions, it was show time. Each </w:t>
      </w:r>
      <w:del w:id="3965" w:author="Editor" w:date="2026-09-25T09:00:00Z">
        <w:r>
          <w:delText xml:space="preserve">one of them</w:delText>
        </w:r>
      </w:del>
      <w:ins w:id="3966" w:author="Editor" w:date="2026-09-25T09:00:00Z">
        <w:r>
          <w:t xml:space="preserve">finalist</w:t>
        </w:r>
      </w:ins>
      <w:r>
        <w:t xml:space="preserve"> got about fifteen minutes to present their idea.</w:t>
      </w:r>
      <w:commentRangeEnd w:id="100"/>
      <w:r>
        <w:commentReference w:id="100"/>
      </w:r>
    </w:p>
    <w:p w14:paraId="508446A4" w14:textId="77777777" w:rsidR="00EB7CFC" w:rsidRPr="00EB7CFC" w:rsidRDefault="00EB7CFC" w:rsidP="00EB7CFC">
      <w:r>
        <w:t xml:space="preserve">Sanchez was the last one to go. She was confident for</w:t>
      </w:r>
      <w:ins w:id="3967" w:author="Editor" w:date="2026-09-25T09:00:00Z">
        <w:r>
          <w:t xml:space="preserve"> a</w:t>
        </w:r>
      </w:ins>
      <w:r>
        <w:t xml:space="preserve"> few reasons. First, her idea had a direct impact on savings</w:t>
      </w:r>
      <w:del w:id="3968" w:author="Editor" w:date="2026-09-25T09:00:00Z">
        <w:r>
          <w:delText xml:space="preserve">; her</w:delText>
        </w:r>
      </w:del>
      <w:ins w:id="3969" w:author="Editor" w:date="2026-09-25T09:00:00Z">
        <w:r>
          <w:t xml:space="preserve">. Her</w:t>
        </w:r>
      </w:ins>
      <w:r>
        <w:t xml:space="preserve"> pilot proved that she could save </w:t>
      </w:r>
      <w:ins w:id="3970" w:author="Editor" w:date="2026-09-25T09:00:00Z">
        <w:r>
          <w:t xml:space="preserve">the company </w:t>
        </w:r>
      </w:ins>
      <w:r>
        <w:t xml:space="preserve">upwards of </w:t>
      </w:r>
      <w:del w:id="3971" w:author="Editor" w:date="2026-09-25T09:00:00Z">
        <w:r>
          <w:delText xml:space="preserve">5M</w:delText>
        </w:r>
      </w:del>
      <w:ins w:id="3972" w:author="Editor" w:date="2026-09-25T09:00:00Z">
        <w:r>
          <w:t xml:space="preserve">five million</w:t>
        </w:r>
      </w:ins>
      <w:r>
        <w:t xml:space="preserve"> pounds over </w:t>
      </w:r>
      <w:del w:id="3973" w:author="Editor" w:date="2026-09-25T09:00:00Z">
        <w:r>
          <w:delText xml:space="preserve">5</w:delText>
        </w:r>
      </w:del>
      <w:ins w:id="3974" w:author="Editor" w:date="2026-09-25T09:00:00Z">
        <w:r>
          <w:t xml:space="preserve">five</w:t>
        </w:r>
      </w:ins>
      <w:r>
        <w:t xml:space="preserve"> years</w:t>
      </w:r>
      <w:del w:id="3975" w:author="Editor" w:date="2026-09-25T09:00:00Z">
        <w:r>
          <w:delText xml:space="preserve"> for the company,</w:delText>
        </w:r>
      </w:del>
      <w:ins w:id="3976" w:author="Editor" w:date="2026-09-25T09:00:00Z">
        <w:r>
          <w:t xml:space="preserve">, the</w:t>
        </w:r>
      </w:ins>
      <w:r>
        <w:t xml:space="preserve"> highest amongst her competition. Second, she had a working prototype while </w:t>
      </w:r>
      <w:ins w:id="3977" w:author="Editor" w:date="2026-09-25T09:00:00Z">
        <w:r>
          <w:t xml:space="preserve">the </w:t>
        </w:r>
      </w:ins>
      <w:r>
        <w:t xml:space="preserve">others had a concept on paper. And she was good </w:t>
      </w:r>
      <w:del w:id="3978" w:author="Editor" w:date="2026-09-25T09:00:00Z">
        <w:r>
          <w:delText xml:space="preserve">in</w:delText>
        </w:r>
      </w:del>
      <w:ins w:id="3979" w:author="Editor" w:date="2026-09-25T09:00:00Z">
        <w:r>
          <w:t xml:space="preserve">at</w:t>
        </w:r>
      </w:ins>
      <w:r>
        <w:t xml:space="preserve"> public presentation.</w:t>
      </w:r>
    </w:p>
    <w:p w14:paraId="7D96D233" w14:textId="77777777" w:rsidR="00EB7CFC" w:rsidRPr="00EB7CFC" w:rsidRDefault="00EB7CFC" w:rsidP="00EB7CFC">
      <w:r>
        <w:t xml:space="preserve">The presentations were done on time</w:t>
      </w:r>
      <w:ins w:id="3980" w:author="Editor" w:date="2026-09-25T09:00:00Z">
        <w:r>
          <w:t xml:space="preserve">,</w:t>
        </w:r>
      </w:ins>
      <w:r>
        <w:t xml:space="preserve"> and the participants were requested to wait in an adjacent room. After about twenty minutes</w:t>
      </w:r>
      <w:del w:id="3981" w:author="Editor" w:date="2026-09-25T09:00:00Z">
        <w:r>
          <w:delText xml:space="preserve"> of wait</w:delText>
        </w:r>
      </w:del>
      <w:r>
        <w:t xml:space="preserve">, they were called back in, and she was announced the winner.</w:t>
      </w:r>
    </w:p>
    <w:p w14:paraId="1E0AD974" w14:textId="21247A10" w:rsidR="00EB7CFC" w:rsidRPr="00EB7CFC" w:rsidRDefault="00EB7CFC" w:rsidP="00EB7CFC">
      <w:r>
        <w:t xml:space="preserve">Besides getting some bonus money and </w:t>
      </w:r>
      <w:ins w:id="3982" w:author="Editor" w:date="2026-09-25T09:00:00Z">
        <w:r>
          <w:t xml:space="preserve">a </w:t>
        </w:r>
      </w:ins>
      <w:r>
        <w:t xml:space="preserve">certificate of acknowledgment</w:t>
      </w:r>
      <w:ins w:id="3983" w:author="Editor" w:date="2026-09-25T09:00:00Z">
        <w:r>
          <w:t xml:space="preserve">,</w:t>
        </w:r>
      </w:ins>
      <w:r>
        <w:t xml:space="preserve"> she got what she </w:t>
      </w:r>
      <w:del w:id="3984" w:author="Editor" w:date="2026-09-25T09:00:00Z">
        <w:r>
          <w:delText xml:space="preserve">was expecting the least</w:delText>
        </w:r>
      </w:del>
      <w:ins w:id="3985" w:author="Editor" w:date="2026-09-25T09:00:00Z">
        <w:r>
          <w:t xml:space="preserve">least expected</w:t>
        </w:r>
      </w:ins>
      <w:r>
        <w:t xml:space="preserve">, a chance to work with Evan </w:t>
      </w:r>
      <w:del w:id="3986" w:author="Editor (Names)" w:date="2026-09-25T09:00:00Z">
        <w:r>
          <w:delText xml:space="preserve">Slender</w:delText>
        </w:r>
      </w:del>
      <w:ins w:id="3987" w:author="Editor (Names)" w:date="2026-09-25T09:00:00Z">
        <w:r>
          <w:t xml:space="preserve">Slater</w:t>
        </w:r>
      </w:ins>
      <w:r>
        <w:t xml:space="preserve"> directly. She couldn’t believe</w:t>
      </w:r>
      <w:ins w:id="3988" w:author="Editor" w:date="2026-09-25T09:00:00Z">
        <w:r>
          <w:t xml:space="preserve"> it</w:t>
        </w:r>
      </w:ins>
      <w:r>
        <w:t xml:space="preserve">, and her </w:t>
      </w:r>
      <w:del w:id="3989" w:author="Editor" w:date="2026-09-25T09:00:00Z">
        <w:r>
          <w:delText xml:space="preserve">emotion</w:delText>
        </w:r>
      </w:del>
      <w:ins w:id="3990" w:author="Editor" w:date="2026-09-25T09:00:00Z">
        <w:r>
          <w:t xml:space="preserve">emotions</w:t>
        </w:r>
      </w:ins>
      <w:r>
        <w:t xml:space="preserve"> got the best of her. Much against her wish</w:t>
      </w:r>
      <w:ins w:id="3991" w:author="Editor" w:date="2026-09-25T09:00:00Z">
        <w:r>
          <w:t xml:space="preserve">, a</w:t>
        </w:r>
      </w:ins>
      <w:r>
        <w:t xml:space="preserve"> trickle of tears appeared at the </w:t>
      </w:r>
      <w:del w:id="3992" w:author="Editor" w:date="2026-09-25T09:00:00Z">
        <w:r>
          <w:delText xml:space="preserve">corner</w:delText>
        </w:r>
      </w:del>
      <w:ins w:id="3993" w:author="Editor" w:date="2026-09-25T09:00:00Z">
        <w:r>
          <w:t xml:space="preserve">corners</w:t>
        </w:r>
      </w:ins>
      <w:r>
        <w:t xml:space="preserve"> of her eyes. She wasn’t sure whether the </w:t>
      </w:r>
      <w:del w:id="3994" w:author="Editor" w:date="2026-09-25T09:00:00Z">
        <w:r>
          <w:delText xml:space="preserve">sniffing</w:delText>
        </w:r>
      </w:del>
      <w:ins w:id="3995" w:author="Editor" w:date="2026-09-25T09:00:00Z">
        <w:r>
          <w:t xml:space="preserve">sniffling</w:t>
        </w:r>
      </w:ins>
      <w:r>
        <w:t xml:space="preserve"> was out of joy or because she</w:t>
      </w:r>
      <w:ins w:id="3996" w:author="Editor" w:date="2026-09-25T09:00:00Z">
        <w:r>
          <w:t xml:space="preserve"> had</w:t>
        </w:r>
      </w:ins>
      <w:r>
        <w:t xml:space="preserve"> managed to break away from her chaotic quandary.</w:t>
      </w:r>
    </w:p>
    <w:p w14:paraId="5F66E254" w14:textId="558978CA" w:rsidR="00C505F1" w:rsidRDefault="00EB7CFC" w:rsidP="006D1DB2">
      <w:commentRangeStart w:id="101"/>
      <w:r>
        <w:t xml:space="preserve">Evan congratulated her and </w:t>
      </w:r>
      <w:del w:id="3997" w:author="Editor" w:date="2026-09-25T09:00:00Z">
        <w:r>
          <w:delText xml:space="preserve">stated</w:delText>
        </w:r>
      </w:del>
      <w:ins w:id="3998" w:author="Editor" w:date="2026-09-25T09:00:00Z">
        <w:r>
          <w:t xml:space="preserve">said</w:t>
        </w:r>
      </w:ins>
      <w:r>
        <w:t xml:space="preserve"> he was looking forward to seeing her in his office. After Evan </w:t>
      </w:r>
      <w:del w:id="3999" w:author="Editor" w:date="2026-09-25T09:00:00Z">
        <w:r>
          <w:delText xml:space="preserve">was</w:delText>
        </w:r>
      </w:del>
      <w:ins w:id="4000" w:author="Editor" w:date="2026-09-25T09:00:00Z">
        <w:r>
          <w:t xml:space="preserve">had</w:t>
        </w:r>
      </w:ins>
      <w:r>
        <w:t xml:space="preserve"> gone, a </w:t>
      </w:r>
      <w:del w:id="4001" w:author="Editor" w:date="2026-09-25T09:00:00Z">
        <w:r>
          <w:delText xml:space="preserve">person</w:delText>
        </w:r>
      </w:del>
      <w:ins w:id="4002" w:author="Editor" w:date="2026-09-25T09:00:00Z">
        <w:r>
          <w:t xml:space="preserve">man</w:t>
        </w:r>
      </w:ins>
      <w:r>
        <w:t xml:space="preserve"> walked up to her and introduced himself as Bradley </w:t>
      </w:r>
      <w:del w:id="4003" w:author="Editor (Names)" w:date="2026-09-25T09:00:00Z">
        <w:r>
          <w:delText xml:space="preserve">Faucet</w:delText>
        </w:r>
      </w:del>
      <w:ins w:id="4004" w:author="Editor (Names)" w:date="2026-09-25T09:00:00Z">
        <w:r>
          <w:t xml:space="preserve">Fawcett</w:t>
        </w:r>
      </w:ins>
      <w:r>
        <w:t xml:space="preserve">. He stated that he was from Evan’s executive office and instructed her to come and meet him in his office </w:t>
      </w:r>
      <w:del w:id="4005" w:author="Editor" w:date="2026-09-25T09:00:00Z">
        <w:r>
          <w:delText xml:space="preserve">tomorrow</w:delText>
        </w:r>
      </w:del>
      <w:ins w:id="4006" w:author="Editor" w:date="2026-09-25T09:00:00Z">
        <w:r>
          <w:t xml:space="preserve">the next day</w:t>
        </w:r>
      </w:ins>
      <w:r>
        <w:t xml:space="preserve">. He gave her his card and swiftly </w:t>
      </w:r>
      <w:del w:id="4007" w:author="Editor" w:date="2026-09-25T09:00:00Z">
        <w:r>
          <w:delText xml:space="preserve">paced</w:delText>
        </w:r>
      </w:del>
      <w:ins w:id="4008" w:author="Editor" w:date="2026-09-25T09:00:00Z">
        <w:r>
          <w:t xml:space="preserve">walked</w:t>
        </w:r>
      </w:ins>
      <w:r>
        <w:t xml:space="preserve"> out of the room.</w:t>
      </w:r>
      <w:r>
        <w:br w:type="page"/>
      </w:r>
      <w:commentRangeEnd w:id="101"/>
      <w:r>
        <w:commentReference w:id="101"/>
      </w:r>
    </w:p>
    <w:p w14:paraId="57A2C936" w14:textId="17ACE8AD" w:rsidR="005D6517" w:rsidRDefault="00BD3CC7" w:rsidP="00F56514">
      <w:pPr>
        <w:outlineLvl w:val="0"/>
        <w:rPr>
          <w:b/>
        </w:rPr>
      </w:pPr>
      <w:r>
        <w:rPr>
          <w:b/>
        </w:rPr>
        <w:lastRenderedPageBreak/>
        <w:t>Chapter 18</w:t>
      </w:r>
    </w:p>
    <w:p w14:paraId="375EBC5C" w14:textId="3EC07B70" w:rsidR="008337AD" w:rsidRPr="008337AD" w:rsidRDefault="008337AD" w:rsidP="00B04CA8">
      <w:pPr>
        <w:rPr>
          <w:b/>
          <w:i/>
        </w:rPr>
      </w:pPr>
      <w:commentRangeStart w:id="102"/>
      <w:r>
        <w:rPr>
          <w:b/>
          <w:i/>
        </w:rPr>
        <w:t xml:space="preserve">15</w:t>
      </w:r>
      <w:r>
        <w:rPr>
          <w:b/>
          <w:i/>
          <w:vertAlign w:val="superscript"/>
        </w:rPr>
        <w:t xml:space="preserve">th</w:t>
      </w:r>
      <w:r>
        <w:rPr>
          <w:b/>
          <w:i/>
        </w:rPr>
        <w:t xml:space="preserve"> </w:t>
      </w:r>
      <w:del w:id="4009" w:author="Editor" w:date="2026-09-25T09:00:00Z">
        <w:r>
          <w:rPr>
            <w:b/>
            <w:i/>
          </w:rPr>
          <w:delText xml:space="preserve">May</w:delText>
        </w:r>
      </w:del>
      <w:ins w:id="4010" w:author="Editor" w:date="2026-09-25T09:00:00Z">
        <w:r>
          <w:rPr>
            <w:b/>
            <w:i/>
          </w:rPr>
          <w:t xml:space="preserve">October</w:t>
        </w:r>
      </w:ins>
      <w:r>
        <w:rPr>
          <w:b/>
          <w:i/>
        </w:rPr>
        <w:t xml:space="preserve"> 2012, Ayr, Scotland</w:t>
      </w:r>
      <w:commentRangeEnd w:id="102"/>
      <w:r>
        <w:commentReference w:id="102"/>
      </w:r>
    </w:p>
    <w:p w14:paraId="0EB79539" w14:textId="77777777" w:rsidR="003A5AC2" w:rsidRPr="003A5AC2" w:rsidRDefault="003A5AC2" w:rsidP="003A5AC2">
      <w:r>
        <w:t xml:space="preserve">Bradley was the </w:t>
      </w:r>
      <w:del w:id="4011" w:author="Editor (Spelling)" w:date="2026-09-25T09:00:00Z">
        <w:r>
          <w:delText xml:space="preserve">program</w:delText>
        </w:r>
      </w:del>
      <w:ins w:id="4012" w:author="Editor (Spelling)" w:date="2026-09-25T09:00:00Z">
        <w:r>
          <w:t xml:space="preserve">programme</w:t>
        </w:r>
      </w:ins>
      <w:r>
        <w:t xml:space="preserve"> manager responsible for executing multiple mission-critical </w:t>
      </w:r>
      <w:del w:id="4013" w:author="Editor (Spelling)" w:date="2026-09-25T09:00:00Z">
        <w:r>
          <w:delText xml:space="preserve">programs</w:delText>
        </w:r>
      </w:del>
      <w:ins w:id="4014" w:author="Editor (Spelling)" w:date="2026-09-25T09:00:00Z">
        <w:r>
          <w:t xml:space="preserve">programmes</w:t>
        </w:r>
      </w:ins>
      <w:r>
        <w:t xml:space="preserve"> for Evan’s office. He became Sanchez</w:t>
      </w:r>
      <w:del w:id="4015" w:author="Editor (Typography)" w:date="2026-09-25T09:00:00Z">
        <w:r>
          <w:delText xml:space="preserve">'</w:delText>
        </w:r>
      </w:del>
      <w:ins w:id="4016" w:author="Editor (Typography)" w:date="2026-09-25T09:00:00Z">
        <w:r>
          <w:t xml:space="preserve">’</w:t>
        </w:r>
      </w:ins>
      <w:r>
        <w:t xml:space="preserve">s new </w:t>
      </w:r>
      <w:del w:id="4017" w:author="Editor" w:date="2026-09-25T09:00:00Z">
        <w:r>
          <w:delText xml:space="preserve">official </w:delText>
        </w:r>
      </w:del>
      <w:r>
        <w:t xml:space="preserve">reporting manager. Her job was to ensure that her idea </w:t>
      </w:r>
      <w:del w:id="4018" w:author="Editor" w:date="2026-09-25T09:00:00Z">
        <w:r>
          <w:delText xml:space="preserve">gets</w:delText>
        </w:r>
      </w:del>
      <w:ins w:id="4019" w:author="Editor" w:date="2026-09-25T09:00:00Z">
        <w:r>
          <w:t xml:space="preserve">got</w:t>
        </w:r>
      </w:ins>
      <w:r>
        <w:t xml:space="preserve"> implemented and the benefits</w:t>
      </w:r>
      <w:del w:id="4020" w:author="Editor" w:date="2026-09-25T09:00:00Z">
        <w:r>
          <w:delText xml:space="preserve"> get</w:delText>
        </w:r>
      </w:del>
      <w:r>
        <w:t xml:space="preserve"> delivered. One thing she indisputably understood</w:t>
      </w:r>
      <w:del w:id="4021" w:author="Editor" w:date="2026-09-25T09:00:00Z">
        <w:r>
          <w:delText xml:space="preserve">;</w:delText>
        </w:r>
      </w:del>
      <w:ins w:id="4022" w:author="Editor" w:date="2026-09-25T09:00:00Z">
        <w:r>
          <w:t xml:space="preserve"> was that</w:t>
        </w:r>
      </w:ins>
      <w:r>
        <w:t xml:space="preserve"> TransPacific </w:t>
      </w:r>
      <w:del w:id="4023" w:author="Editor (Spelling)" w:date="2026-09-25T09:00:00Z">
        <w:r>
          <w:delText xml:space="preserve">recognized</w:delText>
        </w:r>
      </w:del>
      <w:ins w:id="4024" w:author="Editor (Spelling)" w:date="2026-09-25T09:00:00Z">
        <w:r>
          <w:t xml:space="preserve">recognised</w:t>
        </w:r>
      </w:ins>
      <w:r>
        <w:t xml:space="preserve"> talent, </w:t>
      </w:r>
      <w:del w:id="4025" w:author="Editor" w:date="2026-09-25T09:00:00Z">
        <w:r>
          <w:delText xml:space="preserve">otherwise</w:delText>
        </w:r>
      </w:del>
      <w:ins w:id="4026" w:author="Editor" w:date="2026-09-25T09:00:00Z">
        <w:r>
          <w:t xml:space="preserve">as</w:t>
        </w:r>
      </w:ins>
      <w:r>
        <w:t xml:space="preserve"> providing an intern with such a big responsibility was a rare sight in any corporate setup.</w:t>
      </w:r>
    </w:p>
    <w:p w14:paraId="33E46733" w14:textId="2F900A70" w:rsidR="003A5AC2" w:rsidRPr="003A5AC2" w:rsidRDefault="003A5AC2" w:rsidP="003A5AC2">
      <w:r>
        <w:t xml:space="preserve">Life </w:t>
      </w:r>
      <w:del w:id="4027" w:author="Editor" w:date="2026-09-25T09:00:00Z">
        <w:r>
          <w:delText xml:space="preserve">in</w:delText>
        </w:r>
      </w:del>
      <w:ins w:id="4028" w:author="Editor" w:date="2026-09-25T09:00:00Z">
        <w:r>
          <w:t xml:space="preserve">at</w:t>
        </w:r>
      </w:ins>
      <w:r>
        <w:t xml:space="preserve"> TransPacific became extremely busy for her. Over the period of her stay, she found Bradley to be astute and a manager with amazing leadership skills. She learned a lot about managing project </w:t>
      </w:r>
      <w:del w:id="4029" w:author="Editor" w:date="2026-09-25T09:00:00Z">
        <w:r>
          <w:delText xml:space="preserve">timeline</w:delText>
        </w:r>
      </w:del>
      <w:ins w:id="4030" w:author="Editor" w:date="2026-09-25T09:00:00Z">
        <w:r>
          <w:t xml:space="preserve">timelines</w:t>
        </w:r>
      </w:ins>
      <w:r>
        <w:t xml:space="preserve">, delivering quality work and getting milestones accomplished. </w:t>
      </w:r>
      <w:del w:id="4031" w:author="Editor" w:date="2026-09-25T09:00:00Z">
        <w:r>
          <w:delText xml:space="preserve">First</w:delText>
        </w:r>
      </w:del>
      <w:ins w:id="4032" w:author="Editor" w:date="2026-09-25T09:00:00Z">
        <w:r>
          <w:t xml:space="preserve">The first</w:t>
        </w:r>
      </w:ins>
      <w:r>
        <w:t xml:space="preserve"> few months went by swiftly. </w:t>
      </w:r>
      <w:del w:id="4033" w:author="Editor" w:date="2026-09-25T09:00:00Z">
        <w:r>
          <w:delText xml:space="preserve">Besides</w:delText>
        </w:r>
      </w:del>
      <w:ins w:id="4034" w:author="Editor" w:date="2026-09-25T09:00:00Z">
        <w:r>
          <w:t xml:space="preserve">Despite</w:t>
        </w:r>
      </w:ins>
      <w:r>
        <w:t xml:space="preserve"> being close to Evan’s office</w:t>
      </w:r>
      <w:ins w:id="4035" w:author="Editor" w:date="2026-09-25T09:00:00Z">
        <w:r>
          <w:t xml:space="preserve">,</w:t>
        </w:r>
      </w:ins>
      <w:r>
        <w:t xml:space="preserve"> she made no progress on her personal agenda. Partly it was</w:t>
      </w:r>
      <w:del w:id="4036" w:author="Editor" w:date="2026-09-25T09:00:00Z">
        <w:r>
          <w:delText xml:space="preserve"> impeded</w:delText>
        </w:r>
      </w:del>
      <w:r>
        <w:t xml:space="preserve"> because Bradley was omnipresent. He ensured she always had company. He was playing the role of a responsible leader helping his team member to succeed. Besides, he was the first one to come and </w:t>
      </w:r>
      <w:ins w:id="4037" w:author="Editor" w:date="2026-09-25T09:00:00Z">
        <w:r>
          <w:t xml:space="preserve">the </w:t>
        </w:r>
      </w:ins>
      <w:r>
        <w:t xml:space="preserve">last one to leave the office. His protective </w:t>
      </w:r>
      <w:del w:id="4038" w:author="Editor (Spelling)" w:date="2026-09-25T09:00:00Z">
        <w:r>
          <w:delText xml:space="preserve">demeanor</w:delText>
        </w:r>
      </w:del>
      <w:ins w:id="4039" w:author="Editor (Spelling)" w:date="2026-09-25T09:00:00Z">
        <w:r>
          <w:t xml:space="preserve">demeanour</w:t>
        </w:r>
      </w:ins>
      <w:r>
        <w:t xml:space="preserve"> wasn’t helping her </w:t>
      </w:r>
      <w:del w:id="4040" w:author="Editor" w:date="2026-09-25T09:00:00Z">
        <w:r>
          <w:delText xml:space="preserve">to continue with her </w:delText>
        </w:r>
      </w:del>
      <w:r>
        <w:t xml:space="preserve">investigations.</w:t>
      </w:r>
    </w:p>
    <w:p w14:paraId="5C57F1E8" w14:textId="77777777" w:rsidR="003A5AC2" w:rsidRPr="003A5AC2" w:rsidRDefault="003A5AC2" w:rsidP="003A5AC2">
      <w:commentRangeStart w:id="103"/>
      <w:r>
        <w:t xml:space="preserve">She </w:t>
      </w:r>
      <w:del w:id="4041" w:author="Editor (Spelling)" w:date="2026-09-25T09:00:00Z">
        <w:r>
          <w:delText xml:space="preserve">realized</w:delText>
        </w:r>
      </w:del>
      <w:ins w:id="4042" w:author="Editor (Spelling)" w:date="2026-09-25T09:00:00Z">
        <w:r>
          <w:t xml:space="preserve">realised</w:t>
        </w:r>
      </w:ins>
      <w:del w:id="4043" w:author="Editor" w:date="2026-09-25T09:00:00Z">
        <w:r>
          <w:delText xml:space="preserve">,</w:delText>
        </w:r>
      </w:del>
      <w:r>
        <w:t xml:space="preserve"> the only way she could be on her own was by coming to </w:t>
      </w:r>
      <w:ins w:id="4044" w:author="Editor" w:date="2026-09-25T09:00:00Z">
        <w:r>
          <w:t xml:space="preserve">the </w:t>
        </w:r>
      </w:ins>
      <w:r>
        <w:t xml:space="preserve">office earlier than Bradley.  </w:t>
      </w:r>
      <w:del w:id="4045" w:author="Editor" w:date="2026-09-25T09:00:00Z">
        <w:r>
          <w:delText xml:space="preserve">Going forward she</w:delText>
        </w:r>
      </w:del>
      <w:ins w:id="4046" w:author="Editor" w:date="2026-09-25T09:00:00Z">
        <w:r>
          <w:t xml:space="preserve">She</w:t>
        </w:r>
      </w:ins>
      <w:r>
        <w:t xml:space="preserve"> decided to be in the office by 6:00 AM, </w:t>
      </w:r>
      <w:del w:id="4047" w:author="Editor" w:date="2026-09-25T09:00:00Z">
        <w:r>
          <w:delText xml:space="preserve">much</w:delText>
        </w:r>
      </w:del>
      <w:ins w:id="4048" w:author="Editor" w:date="2026-09-25T09:00:00Z">
        <w:r>
          <w:t xml:space="preserve">well</w:t>
        </w:r>
      </w:ins>
      <w:r>
        <w:t xml:space="preserve"> before Bradley’s arrival</w:t>
      </w:r>
      <w:del w:id="4049" w:author="Editor" w:date="2026-09-25T09:00:00Z">
        <w:r>
          <w:delText xml:space="preserve"> time</w:delText>
        </w:r>
      </w:del>
      <w:r>
        <w:t xml:space="preserve">. While alone in the office</w:t>
      </w:r>
      <w:ins w:id="4050" w:author="Editor" w:date="2026-09-25T09:00:00Z">
        <w:r>
          <w:t xml:space="preserve">,</w:t>
        </w:r>
      </w:ins>
      <w:r>
        <w:t xml:space="preserve"> she looked through files, searched office drawers and peeked </w:t>
      </w:r>
      <w:del w:id="4051" w:author="Editor" w:date="2026-09-25T09:00:00Z">
        <w:r>
          <w:delText xml:space="preserve">in</w:delText>
        </w:r>
      </w:del>
      <w:ins w:id="4052" w:author="Editor" w:date="2026-09-25T09:00:00Z">
        <w:r>
          <w:t xml:space="preserve">into</w:t>
        </w:r>
      </w:ins>
      <w:r>
        <w:t xml:space="preserve"> Evan’s workplace, but she couldn’t find anything meaningful.</w:t>
      </w:r>
      <w:del w:id="4053" w:author="Editor" w:date="2026-09-25T09:00:00Z">
        <w:r>
          <w:delText xml:space="preserve"> Coming early didn’t help her by any score either.</w:delText>
        </w:r>
      </w:del>
      <w:commentRangeEnd w:id="103"/>
      <w:r>
        <w:commentReference w:id="103"/>
      </w:r>
    </w:p>
    <w:p w14:paraId="34E83E14" w14:textId="7E3A39EE" w:rsidR="003A5AC2" w:rsidRPr="003A5AC2" w:rsidRDefault="003A5AC2" w:rsidP="003A5AC2">
      <w:r>
        <w:t xml:space="preserve">It was two months </w:t>
      </w:r>
      <w:del w:id="4054" w:author="Editor" w:date="2026-09-25T09:00:00Z">
        <w:r>
          <w:delText xml:space="preserve">in</w:delText>
        </w:r>
      </w:del>
      <w:ins w:id="4055" w:author="Editor" w:date="2026-09-25T09:00:00Z">
        <w:r>
          <w:t xml:space="preserve">into</w:t>
        </w:r>
      </w:ins>
      <w:r>
        <w:t xml:space="preserve"> her new role when one day she noticed some strange </w:t>
      </w:r>
      <w:del w:id="4056" w:author="Editor (Spelling)" w:date="2026-09-25T09:00:00Z">
        <w:r>
          <w:delText xml:space="preserve">behavior</w:delText>
        </w:r>
      </w:del>
      <w:ins w:id="4057" w:author="Editor (Spelling)" w:date="2026-09-25T09:00:00Z">
        <w:r>
          <w:t xml:space="preserve">behaviour</w:t>
        </w:r>
      </w:ins>
      <w:r>
        <w:t xml:space="preserve"> in the office. A high-profile delegate was visiting Evan, and the entire floor got cordoned off. All employees were confined to a small zone with strict </w:t>
      </w:r>
      <w:del w:id="4058" w:author="Editor" w:date="2026-09-25T09:00:00Z">
        <w:r>
          <w:delText xml:space="preserve">instruction</w:delText>
        </w:r>
      </w:del>
      <w:ins w:id="4059" w:author="Editor" w:date="2026-09-25T09:00:00Z">
        <w:r>
          <w:t xml:space="preserve">instructions</w:t>
        </w:r>
      </w:ins>
      <w:r>
        <w:t xml:space="preserve"> not to trespass. She saw the </w:t>
      </w:r>
      <w:del w:id="4060" w:author="Editor" w:date="2026-09-25T09:00:00Z">
        <w:r>
          <w:delText xml:space="preserve">incidence</w:delText>
        </w:r>
      </w:del>
      <w:ins w:id="4061" w:author="Editor" w:date="2026-09-25T09:00:00Z">
        <w:r>
          <w:t xml:space="preserve">incident</w:t>
        </w:r>
      </w:ins>
      <w:r>
        <w:t xml:space="preserve"> repeat</w:t>
      </w:r>
      <w:ins w:id="4062" w:author="Editor" w:date="2026-09-25T09:00:00Z">
        <w:r>
          <w:t xml:space="preserve"> a</w:t>
        </w:r>
      </w:ins>
      <w:r>
        <w:t xml:space="preserve"> few times in the next few months. No one knew the reason behind such </w:t>
      </w:r>
      <w:del w:id="4063" w:author="Editor" w:date="2026-09-25T09:00:00Z">
        <w:r>
          <w:delText xml:space="preserve">unreasonable</w:delText>
        </w:r>
      </w:del>
      <w:ins w:id="4064" w:author="Editor" w:date="2026-09-25T09:00:00Z">
        <w:r>
          <w:t xml:space="preserve">an</w:t>
        </w:r>
      </w:ins>
      <w:r>
        <w:t xml:space="preserve"> outlandish demand. And to her disbelief, people followed the routine and never questioned</w:t>
      </w:r>
      <w:ins w:id="4065" w:author="Editor" w:date="2026-09-25T09:00:00Z">
        <w:r>
          <w:t xml:space="preserve"> it</w:t>
        </w:r>
      </w:ins>
      <w:r>
        <w:t xml:space="preserve">.</w:t>
      </w:r>
    </w:p>
    <w:p w14:paraId="4CA25537" w14:textId="77777777" w:rsidR="003A5AC2" w:rsidRPr="003A5AC2" w:rsidRDefault="003A5AC2" w:rsidP="003A5AC2">
      <w:r>
        <w:t xml:space="preserve">Evan’s office assistant, a young lady in her mid-twenties, became a good friend of Sanchez. One day over the lunch table</w:t>
      </w:r>
      <w:ins w:id="4066" w:author="Editor" w:date="2026-09-25T09:00:00Z">
        <w:r>
          <w:t xml:space="preserve">,</w:t>
        </w:r>
      </w:ins>
      <w:r>
        <w:t xml:space="preserve"> Sanchez casually enquired</w:t>
      </w:r>
      <w:del w:id="4067" w:author="Editor" w:date="2026-09-25T09:00:00Z">
        <w:r>
          <w:delText xml:space="preserve"> her</w:delText>
        </w:r>
      </w:del>
      <w:r>
        <w:t xml:space="preserve"> about the fuss created during such visits. While </w:t>
      </w:r>
      <w:del w:id="4068" w:author="Editor" w:date="2026-09-25T09:00:00Z">
        <w:r>
          <w:delText xml:space="preserve">she</w:delText>
        </w:r>
      </w:del>
      <w:ins w:id="4069" w:author="Editor" w:date="2026-09-25T09:00:00Z">
        <w:r>
          <w:t xml:space="preserve">her friend</w:t>
        </w:r>
      </w:ins>
      <w:r>
        <w:t xml:space="preserve"> reserved her comments, the only part she revealed was a name, Benedikt, and how the office </w:t>
      </w:r>
      <w:del w:id="4070" w:author="Editor" w:date="2026-09-25T09:00:00Z">
        <w:r>
          <w:delText xml:space="preserve">becomes</w:delText>
        </w:r>
      </w:del>
      <w:ins w:id="4071" w:author="Editor" w:date="2026-09-25T09:00:00Z">
        <w:r>
          <w:t xml:space="preserve">became</w:t>
        </w:r>
      </w:ins>
      <w:r>
        <w:t xml:space="preserve"> a secured zone whenever he was around.</w:t>
      </w:r>
    </w:p>
    <w:p w14:paraId="0AABF18E" w14:textId="77777777" w:rsidR="003A5AC2" w:rsidRPr="003A5AC2" w:rsidRDefault="003A5AC2" w:rsidP="003A5AC2">
      <w:r>
        <w:t xml:space="preserve">It must </w:t>
      </w:r>
      <w:del w:id="4072" w:author="Editor" w:date="2026-09-25T09:00:00Z">
        <w:r>
          <w:delText xml:space="preserve">be</w:delText>
        </w:r>
      </w:del>
      <w:ins w:id="4073" w:author="Editor" w:date="2026-09-25T09:00:00Z">
        <w:r>
          <w:t xml:space="preserve">have been</w:t>
        </w:r>
      </w:ins>
      <w:r>
        <w:t xml:space="preserve"> a week </w:t>
      </w:r>
      <w:del w:id="4074" w:author="Editor" w:date="2026-09-25T09:00:00Z">
        <w:r>
          <w:delText xml:space="preserve">of</w:delText>
        </w:r>
      </w:del>
      <w:ins w:id="4075" w:author="Editor" w:date="2026-09-25T09:00:00Z">
        <w:r>
          <w:t xml:space="preserve">into</w:t>
        </w:r>
      </w:ins>
      <w:r>
        <w:t xml:space="preserve"> her early morning ventures when Bradley </w:t>
      </w:r>
      <w:del w:id="4076" w:author="Editor" w:date="2026-09-25T09:00:00Z">
        <w:r>
          <w:delText xml:space="preserve">tersely</w:delText>
        </w:r>
      </w:del>
      <w:ins w:id="4077" w:author="Editor" w:date="2026-09-25T09:00:00Z">
        <w:r>
          <w:t xml:space="preserve">abruptly</w:t>
        </w:r>
      </w:ins>
      <w:r>
        <w:t xml:space="preserve"> appeared right </w:t>
      </w:r>
      <w:del w:id="4078" w:author="Editor" w:date="2026-09-25T09:00:00Z">
        <w:r>
          <w:delText xml:space="preserve">at the time</w:delText>
        </w:r>
      </w:del>
      <w:ins w:id="4079" w:author="Editor" w:date="2026-09-25T09:00:00Z">
        <w:r>
          <w:t xml:space="preserve">as</w:t>
        </w:r>
      </w:ins>
      <w:r>
        <w:t xml:space="preserve"> she entered the office building. With a stern voice, he commanded her to see him in his office.</w:t>
      </w:r>
    </w:p>
    <w:p w14:paraId="015E8E82" w14:textId="77777777" w:rsidR="003A5AC2" w:rsidRPr="003A5AC2" w:rsidRDefault="003A5AC2" w:rsidP="003A5AC2">
      <w:del w:id="4080" w:author="Editor" w:date="2026-09-25T09:00:00Z">
        <w:r>
          <w:delText xml:space="preserve">With an insipid look, she</w:delText>
        </w:r>
      </w:del>
      <w:ins w:id="4081" w:author="Editor" w:date="2026-09-25T09:00:00Z">
        <w:r>
          <w:t xml:space="preserve">She</w:t>
        </w:r>
      </w:ins>
      <w:r>
        <w:t xml:space="preserve"> entered his cabin. She was petrified</w:t>
      </w:r>
      <w:ins w:id="4082" w:author="Editor" w:date="2026-09-25T09:00:00Z">
        <w:r>
          <w:t xml:space="preserve">,</w:t>
        </w:r>
      </w:ins>
      <w:r>
        <w:t xml:space="preserve"> and no matter how much she tried, she couldn’t shrug away her startled mien. He didn’t greet her, </w:t>
      </w:r>
      <w:del w:id="4083" w:author="Editor" w:date="2026-09-25T09:00:00Z">
        <w:r>
          <w:delText xml:space="preserve">displayed a stern look, </w:delText>
        </w:r>
      </w:del>
      <w:r>
        <w:t xml:space="preserve">and with a demanding tone, he probed why she was </w:t>
      </w:r>
      <w:del w:id="4084" w:author="Editor" w:date="2026-09-25T09:00:00Z">
        <w:r>
          <w:delText xml:space="preserve">frisking</w:delText>
        </w:r>
      </w:del>
      <w:ins w:id="4085" w:author="Editor" w:date="2026-09-25T09:00:00Z">
        <w:r>
          <w:t xml:space="preserve">snooping</w:t>
        </w:r>
      </w:ins>
      <w:r>
        <w:t xml:space="preserve"> around. The earth caved</w:t>
      </w:r>
      <w:ins w:id="4086" w:author="Editor" w:date="2026-09-25T09:00:00Z">
        <w:r>
          <w:t xml:space="preserve"> in</w:t>
        </w:r>
      </w:ins>
      <w:r>
        <w:t xml:space="preserve"> on her, and her mind went numb. She tried her best to regain her composure and responded softly that she had no clue what he was talking about.</w:t>
      </w:r>
    </w:p>
    <w:p w14:paraId="238DD45D" w14:textId="77777777" w:rsidR="003A5AC2" w:rsidRPr="003A5AC2" w:rsidRDefault="003A5AC2" w:rsidP="003A5AC2">
      <w:r>
        <w:t xml:space="preserve">His eyes were searching her, making her lose any remaining nerve. He declared he was aware of all her proceedings and had </w:t>
      </w:r>
      <w:del w:id="4087" w:author="Editor" w:date="2026-09-25T09:00:00Z">
        <w:r>
          <w:delText xml:space="preserve">got </w:delText>
        </w:r>
      </w:del>
      <w:r>
        <w:t xml:space="preserve">the videos to prove it. He further</w:t>
      </w:r>
      <w:del w:id="4088" w:author="Editor" w:date="2026-09-25T09:00:00Z">
        <w:r>
          <w:delText xml:space="preserve"> went ahead and</w:delText>
        </w:r>
      </w:del>
      <w:r>
        <w:t xml:space="preserve"> announced that so far only he knew about it, but if she refused</w:t>
      </w:r>
      <w:del w:id="4089" w:author="Editor" w:date="2026-09-25T09:00:00Z">
        <w:r>
          <w:delText xml:space="preserve">,</w:delText>
        </w:r>
      </w:del>
      <w:r>
        <w:t xml:space="preserve"> to tell the truth, he would be forced to involve the security team.</w:t>
      </w:r>
    </w:p>
    <w:p w14:paraId="1318C40A" w14:textId="77777777" w:rsidR="003A5AC2" w:rsidRPr="003A5AC2" w:rsidRDefault="003A5AC2" w:rsidP="003A5AC2">
      <w:r>
        <w:t xml:space="preserve">She was caught red-handed</w:t>
      </w:r>
      <w:del w:id="4090" w:author="Editor" w:date="2026-09-25T09:00:00Z">
        <w:r>
          <w:delText xml:space="preserve">, her</w:delText>
        </w:r>
      </w:del>
      <w:ins w:id="4091" w:author="Editor" w:date="2026-09-25T09:00:00Z">
        <w:r>
          <w:t xml:space="preserve">. Her</w:t>
        </w:r>
      </w:ins>
      <w:r>
        <w:t xml:space="preserve"> mind was whirling hard to spin a story</w:t>
      </w:r>
      <w:ins w:id="4092" w:author="Editor" w:date="2026-09-25T09:00:00Z">
        <w:r>
          <w:t xml:space="preserve">,</w:t>
        </w:r>
      </w:ins>
      <w:r>
        <w:t xml:space="preserve"> and out of nervousness she blurted the wrong words, “It is </w:t>
      </w:r>
      <w:del w:id="4093" w:author="Editor" w:date="2026-09-25T09:00:00Z">
        <w:r>
          <w:delText xml:space="preserve">sheer </w:delText>
        </w:r>
      </w:del>
      <w:r>
        <w:t xml:space="preserve">out of </w:t>
      </w:r>
      <w:del w:id="4094" w:author="Editor" w:date="2026-09-25T09:00:00Z">
        <w:r>
          <w:delText xml:space="preserve">my</w:delText>
        </w:r>
      </w:del>
      <w:ins w:id="4095" w:author="Editor" w:date="2026-09-25T09:00:00Z">
        <w:r>
          <w:t xml:space="preserve">sheer</w:t>
        </w:r>
      </w:ins>
      <w:r>
        <w:t xml:space="preserve"> inquisitiveness. I was eager to find out why we are put in isolation when Benedikt arrives.”</w:t>
      </w:r>
    </w:p>
    <w:p w14:paraId="382560DA" w14:textId="77777777" w:rsidR="003A5AC2" w:rsidRPr="003A5AC2" w:rsidRDefault="003A5AC2" w:rsidP="003A5AC2">
      <w:del w:id="4096" w:author="Editor" w:date="2026-09-25T09:00:00Z">
        <w:r>
          <w:delText xml:space="preserve">She was weaving herself to a point of no return. His immediate</w:delText>
        </w:r>
      </w:del>
      <w:ins w:id="4097" w:author="Editor" w:date="2026-09-25T09:00:00Z">
        <w:r>
          <w:t xml:space="preserve">His</w:t>
        </w:r>
      </w:ins>
      <w:r>
        <w:t xml:space="preserve"> next question was how she knew about Benedikt.  She didn’t want to put Evan’s office assistant in any trouble and </w:t>
      </w:r>
      <w:del w:id="4098" w:author="Editor" w:date="2026-09-25T09:00:00Z">
        <w:r>
          <w:delText xml:space="preserve">put forward</w:delText>
        </w:r>
      </w:del>
      <w:ins w:id="4099" w:author="Editor" w:date="2026-09-25T09:00:00Z">
        <w:r>
          <w:t xml:space="preserve">gave</w:t>
        </w:r>
      </w:ins>
      <w:r>
        <w:t xml:space="preserve"> a vague answer</w:t>
      </w:r>
      <w:ins w:id="4100" w:author="Editor" w:date="2026-09-25T09:00:00Z">
        <w:r>
          <w:t xml:space="preserve">,</w:t>
        </w:r>
      </w:ins>
      <w:r>
        <w:t xml:space="preserve"> stating she herself couldn’t recall how she knew his name.</w:t>
      </w:r>
    </w:p>
    <w:p w14:paraId="0D0169A5" w14:textId="368A78F5" w:rsidR="003A5AC2" w:rsidRPr="003A5AC2" w:rsidRDefault="003A5AC2" w:rsidP="003A5AC2">
      <w:r>
        <w:t xml:space="preserve">Bradley instructed her to take a seat and offered her some water, which she graciously accepted. </w:t>
      </w:r>
      <w:del w:id="4101" w:author="Editor" w:date="2026-09-25T09:00:00Z">
        <w:r>
          <w:delText xml:space="preserve">All her guards were dropped</w:delText>
        </w:r>
      </w:del>
      <w:ins w:id="4102" w:author="Editor" w:date="2026-09-25T09:00:00Z">
        <w:r>
          <w:t xml:space="preserve">Her guard was down</w:t>
        </w:r>
      </w:ins>
      <w:r>
        <w:t xml:space="preserve">, and she was starkly exposed. His gazing eyes were disturbing her the most. After </w:t>
      </w:r>
      <w:del w:id="4103" w:author="Editor" w:date="2026-09-25T09:00:00Z">
        <w:r>
          <w:delText xml:space="preserve">about</w:delText>
        </w:r>
      </w:del>
      <w:ins w:id="4104" w:author="Editor" w:date="2026-09-25T09:00:00Z">
        <w:r>
          <w:t xml:space="preserve">a</w:t>
        </w:r>
      </w:ins>
      <w:r>
        <w:t xml:space="preserve"> couple of long minutes he stated, “Look</w:t>
      </w:r>
      <w:ins w:id="4105" w:author="Editor" w:date="2026-09-25T09:00:00Z">
        <w:r>
          <w:t xml:space="preserve">,</w:t>
        </w:r>
      </w:ins>
      <w:r>
        <w:t xml:space="preserve"> I know you are not telling me the truth, but honestly, I don’t care. I have no interest in why you are sniffing around. However, I am interested in you.”</w:t>
      </w:r>
    </w:p>
    <w:p w14:paraId="0A3EA407" w14:textId="77777777" w:rsidR="003A5AC2" w:rsidRPr="003A5AC2" w:rsidRDefault="003A5AC2" w:rsidP="003A5AC2">
      <w:r>
        <w:t xml:space="preserve">He took a long pause. She was puzzled by the sudden change in his stance. She kept quiet and waited patiently for him to continue</w:t>
      </w:r>
      <w:del w:id="4106" w:author="Editor" w:date="2026-09-25T09:00:00Z">
        <w:r>
          <w:delText xml:space="preserve"> further</w:delText>
        </w:r>
      </w:del>
      <w:r>
        <w:t xml:space="preserve">. “I can help you with what you are looking for.  Let us head out for a cup of coffee. Shall we?”</w:t>
      </w:r>
    </w:p>
    <w:p w14:paraId="20276627" w14:textId="77777777" w:rsidR="003A5AC2" w:rsidRPr="003A5AC2" w:rsidRDefault="003A5AC2" w:rsidP="003A5AC2">
      <w:commentRangeStart w:id="104"/>
      <w:r>
        <w:t xml:space="preserve">She didn’t react and </w:t>
      </w:r>
      <w:del w:id="4107" w:author="Editor" w:date="2026-09-25T09:00:00Z">
        <w:r>
          <w:delText xml:space="preserve">lamely</w:delText>
        </w:r>
      </w:del>
      <w:ins w:id="4108" w:author="Editor" w:date="2026-09-25T09:00:00Z">
        <w:r>
          <w:t xml:space="preserve">meekly</w:t>
        </w:r>
      </w:ins>
      <w:r>
        <w:t xml:space="preserve"> followed him. Right outside the office, there was an Italian coffee shop. They both settled</w:t>
      </w:r>
      <w:ins w:id="4109" w:author="Editor" w:date="2026-09-25T09:00:00Z">
        <w:r>
          <w:t xml:space="preserve"> down</w:t>
        </w:r>
      </w:ins>
      <w:r>
        <w:t xml:space="preserve"> with a cup of black coffee. Without mincing any words, he continued, “Evan is running a large scam. I am not sure</w:t>
      </w:r>
      <w:del w:id="4110" w:author="Editor" w:date="2026-09-25T09:00:00Z">
        <w:r>
          <w:delText xml:space="preserve"> about</w:delText>
        </w:r>
      </w:del>
      <w:r>
        <w:t xml:space="preserve"> what they do, but I am certain they are delivering goods across a route that starts from Europe and goes all the way to Russia. The plan of the route is decided every three months</w:t>
      </w:r>
      <w:ins w:id="4111" w:author="Editor" w:date="2026-09-25T09:00:00Z">
        <w:r>
          <w:t xml:space="preserve">,</w:t>
        </w:r>
      </w:ins>
      <w:r>
        <w:t xml:space="preserve"> and Benedikt is </w:t>
      </w:r>
      <w:del w:id="4112" w:author="Editor" w:date="2026-09-25T09:00:00Z">
        <w:r>
          <w:delText xml:space="preserve">the</w:delText>
        </w:r>
      </w:del>
      <w:ins w:id="4113" w:author="Editor" w:date="2026-09-25T09:00:00Z">
        <w:r>
          <w:t xml:space="preserve">its</w:t>
        </w:r>
      </w:ins>
      <w:r>
        <w:t xml:space="preserve"> custodian</w:t>
      </w:r>
      <w:del w:id="4114" w:author="Editor" w:date="2026-09-25T09:00:00Z">
        <w:r>
          <w:delText xml:space="preserve"> of the same</w:delText>
        </w:r>
      </w:del>
      <w:r>
        <w:t xml:space="preserve">. Once the route is defined</w:t>
      </w:r>
      <w:ins w:id="4115" w:author="Editor" w:date="2026-09-25T09:00:00Z">
        <w:r>
          <w:t xml:space="preserve">,</w:t>
        </w:r>
      </w:ins>
      <w:r>
        <w:t xml:space="preserve"> they all meet to discuss things. There is no one </w:t>
      </w:r>
      <w:del w:id="4116" w:author="Editor" w:date="2026-09-25T09:00:00Z">
        <w:r>
          <w:delText xml:space="preserve">fix</w:delText>
        </w:r>
      </w:del>
      <w:ins w:id="4117" w:author="Editor" w:date="2026-09-25T09:00:00Z">
        <w:r>
          <w:t xml:space="preserve">fixed</w:t>
        </w:r>
      </w:ins>
      <w:r>
        <w:t xml:space="preserve"> place for the meeting</w:t>
      </w:r>
      <w:del w:id="4118" w:author="Editor" w:date="2026-09-25T09:00:00Z">
        <w:r>
          <w:delText xml:space="preserve">, this</w:delText>
        </w:r>
      </w:del>
      <w:ins w:id="4119" w:author="Editor" w:date="2026-09-25T09:00:00Z">
        <w:r>
          <w:t xml:space="preserve">. This</w:t>
        </w:r>
      </w:ins>
      <w:r>
        <w:t xml:space="preserve"> time </w:t>
      </w:r>
      <w:del w:id="4120" w:author="Editor" w:date="2026-09-25T09:00:00Z">
        <w:r>
          <w:delText xml:space="preserve">the meeting</w:delText>
        </w:r>
      </w:del>
      <w:ins w:id="4121" w:author="Editor" w:date="2026-09-25T09:00:00Z">
        <w:r>
          <w:t xml:space="preserve">it</w:t>
        </w:r>
      </w:ins>
      <w:r>
        <w:t xml:space="preserve"> was in Ayr. </w:t>
      </w:r>
      <w:del w:id="4122" w:author="Editor" w:date="2026-09-25T09:00:00Z">
        <w:r>
          <w:delText xml:space="preserve">Lot</w:delText>
        </w:r>
      </w:del>
      <w:ins w:id="4123" w:author="Editor" w:date="2026-09-25T09:00:00Z">
        <w:r>
          <w:t xml:space="preserve">A lot</w:t>
        </w:r>
      </w:ins>
      <w:r>
        <w:t xml:space="preserve"> of senior executives of TransPacific, high</w:t>
      </w:r>
      <w:del w:id="4124" w:author="Editor" w:date="2026-09-25T09:00:00Z">
        <w:r>
          <w:delText xml:space="preserve"> ranked</w:delText>
        </w:r>
      </w:del>
      <w:ins w:id="4125" w:author="Editor" w:date="2026-09-25T09:00:00Z">
        <w:r>
          <w:t xml:space="preserve">-ranking</w:t>
        </w:r>
      </w:ins>
      <w:r>
        <w:t xml:space="preserve"> government officials and politicians are part of this. The reason I am telling you all this is </w:t>
      </w:r>
      <w:del w:id="4126" w:author="Editor" w:date="2026-09-25T09:00:00Z">
        <w:r>
          <w:delText xml:space="preserve">because</w:delText>
        </w:r>
      </w:del>
      <w:ins w:id="4127" w:author="Editor" w:date="2026-09-25T09:00:00Z">
        <w:r>
          <w:t xml:space="preserve">that</w:t>
        </w:r>
      </w:ins>
      <w:r>
        <w:t xml:space="preserve"> I want you to join me</w:t>
      </w:r>
      <w:del w:id="4128" w:author="Editor" w:date="2026-09-25T09:00:00Z">
        <w:r>
          <w:delText xml:space="preserve">,</w:delText>
        </w:r>
      </w:del>
      <w:r>
        <w:t xml:space="preserve"> and help me collect evidence against them. You are intelligent, beautiful and you are different. We can form a good team.</w:t>
      </w:r>
      <w:del w:id="4129" w:author="Editor (Typography)" w:date="2026-09-25T09:00:00Z">
        <w:r>
          <w:delText xml:space="preserve">"</w:delText>
        </w:r>
      </w:del>
      <w:ins w:id="4130" w:author="Editor (Typography)" w:date="2026-09-25T09:00:00Z">
        <w:r>
          <w:t xml:space="preserve">”</w:t>
        </w:r>
      </w:ins>
      <w:r>
        <w:t xml:space="preserve"> He took a pause and continued, </w:t>
      </w:r>
      <w:del w:id="4131" w:author="Editor (Typography)" w:date="2026-09-25T09:00:00Z">
        <w:r>
          <w:delText xml:space="preserve">"</w:delText>
        </w:r>
      </w:del>
      <w:ins w:id="4132" w:author="Editor (Typography)" w:date="2026-09-25T09:00:00Z">
        <w:r>
          <w:t xml:space="preserve">“</w:t>
        </w:r>
      </w:ins>
      <w:r>
        <w:t xml:space="preserve">Remember</w:t>
      </w:r>
      <w:ins w:id="4133" w:author="Editor" w:date="2026-09-25T09:00:00Z">
        <w:r>
          <w:t xml:space="preserve">,</w:t>
        </w:r>
      </w:ins>
      <w:r>
        <w:t xml:space="preserve"> this discussion remains between us. If you try to act smart and tell anyone about it</w:t>
      </w:r>
      <w:ins w:id="4134" w:author="Editor" w:date="2026-09-25T09:00:00Z">
        <w:r>
          <w:t xml:space="preserve">,</w:t>
        </w:r>
      </w:ins>
      <w:r>
        <w:t xml:space="preserve"> I will expose you. No one will believe your story once I show the videos.”</w:t>
      </w:r>
      <w:commentRangeEnd w:id="104"/>
      <w:r>
        <w:commentReference w:id="104"/>
      </w:r>
    </w:p>
    <w:p w14:paraId="2286B632" w14:textId="77777777" w:rsidR="003A5AC2" w:rsidRPr="003A5AC2" w:rsidRDefault="003A5AC2" w:rsidP="003A5AC2">
      <w:r>
        <w:t xml:space="preserve">She had no option but to say yes. However, she was curious to know more about him</w:t>
      </w:r>
      <w:del w:id="4135" w:author="Editor" w:date="2026-09-25T09:00:00Z">
        <w:r>
          <w:delText xml:space="preserve">, though she was</w:delText>
        </w:r>
      </w:del>
      <w:ins w:id="4136" w:author="Editor" w:date="2026-09-25T09:00:00Z">
        <w:r>
          <w:t xml:space="preserve">. Though</w:t>
        </w:r>
      </w:ins>
      <w:r>
        <w:t xml:space="preserve"> hesitant</w:t>
      </w:r>
      <w:ins w:id="4137" w:author="Editor" w:date="2026-09-25T09:00:00Z">
        <w:r>
          <w:t xml:space="preserve">,</w:t>
        </w:r>
      </w:ins>
      <w:r>
        <w:t xml:space="preserve"> she still </w:t>
      </w:r>
      <w:del w:id="4138" w:author="Editor" w:date="2026-09-25T09:00:00Z">
        <w:r>
          <w:delText xml:space="preserve">went ahead</w:delText>
        </w:r>
      </w:del>
      <w:ins w:id="4139" w:author="Editor" w:date="2026-09-25T09:00:00Z">
        <w:r>
          <w:t xml:space="preserve">asked</w:t>
        </w:r>
      </w:ins>
      <w:r>
        <w:t xml:space="preserve">, “Who are you? Why are you after Evan?”</w:t>
      </w:r>
    </w:p>
    <w:p w14:paraId="25084F58" w14:textId="77777777" w:rsidR="003A5AC2" w:rsidRPr="003A5AC2" w:rsidRDefault="003A5AC2" w:rsidP="003A5AC2">
      <w:r>
        <w:t xml:space="preserve">He brusquely responded, “I will never bother to know about you</w:t>
      </w:r>
      <w:ins w:id="4140" w:author="Editor" w:date="2026-09-25T09:00:00Z">
        <w:r>
          <w:t xml:space="preserve">,</w:t>
        </w:r>
      </w:ins>
      <w:r>
        <w:t xml:space="preserve"> and you shouldn’t </w:t>
      </w:r>
      <w:ins w:id="4141" w:author="Editor" w:date="2026-09-25T09:00:00Z">
        <w:r>
          <w:t xml:space="preserve">bother </w:t>
        </w:r>
      </w:ins>
      <w:r>
        <w:t xml:space="preserve">about me.”</w:t>
      </w:r>
    </w:p>
    <w:p w14:paraId="4AD898C4" w14:textId="77777777" w:rsidR="003A5AC2" w:rsidRPr="003A5AC2" w:rsidRDefault="003A5AC2" w:rsidP="003A5AC2">
      <w:r>
        <w:t xml:space="preserve">She agreed,</w:t>
      </w:r>
      <w:ins w:id="4142" w:author="Editor" w:date="2026-09-25T09:00:00Z">
        <w:r>
          <w:t xml:space="preserve"> as</w:t>
        </w:r>
      </w:ins>
      <w:r>
        <w:t xml:space="preserve"> that way she could keep her secrets. Confused</w:t>
      </w:r>
      <w:del w:id="4143" w:author="Editor" w:date="2026-09-25T09:00:00Z">
        <w:r>
          <w:delText xml:space="preserve"> about what he was expecting from her</w:delText>
        </w:r>
      </w:del>
      <w:r>
        <w:t xml:space="preserve">, she innocently enquired what he wanted from her.</w:t>
      </w:r>
    </w:p>
    <w:p w14:paraId="72698113" w14:textId="77777777" w:rsidR="003A5AC2" w:rsidRPr="003A5AC2" w:rsidRDefault="003A5AC2" w:rsidP="003A5AC2">
      <w:r>
        <w:t xml:space="preserve">“For now, I want you to join a gym, a kickboxing class, professional karate and rock climbing. You are already enrolled – make sure you learn the skills with utmost sincerity. Trust me, you will need </w:t>
      </w:r>
      <w:del w:id="4144" w:author="Editor" w:date="2026-09-25T09:00:00Z">
        <w:r>
          <w:delText xml:space="preserve">it</w:delText>
        </w:r>
      </w:del>
      <w:ins w:id="4145" w:author="Editor" w:date="2026-09-25T09:00:00Z">
        <w:r>
          <w:t xml:space="preserve">them</w:t>
        </w:r>
      </w:ins>
      <w:r>
        <w:t xml:space="preserve"> in your quest to find</w:t>
      </w:r>
      <w:ins w:id="4146" w:author="Editor" w:date="2026-09-25T09:00:00Z">
        <w:r>
          <w:t xml:space="preserve"> out</w:t>
        </w:r>
      </w:ins>
      <w:r>
        <w:t xml:space="preserve"> more about Evan.” There was a shade of evilness in his smirk that made her </w:t>
      </w:r>
      <w:del w:id="4147" w:author="Editor" w:date="2026-09-25T09:00:00Z">
        <w:r>
          <w:delText xml:space="preserve">obnoxious and </w:delText>
        </w:r>
      </w:del>
      <w:r>
        <w:t xml:space="preserve">uncomfortable.</w:t>
      </w:r>
    </w:p>
    <w:p w14:paraId="5489A8FE" w14:textId="77777777" w:rsidR="003A5AC2" w:rsidRPr="003A5AC2" w:rsidRDefault="003A5AC2" w:rsidP="003A5AC2">
      <w:commentRangeStart w:id="105"/>
      <w:r>
        <w:t xml:space="preserve">Though surprised, she timidly accepted what he offered. For the next </w:t>
      </w:r>
      <w:del w:id="4148" w:author="Editor" w:date="2026-09-25T09:00:00Z">
        <w:r>
          <w:delText xml:space="preserve">one </w:delText>
        </w:r>
      </w:del>
      <w:r>
        <w:t xml:space="preserve">year, all she did was </w:t>
      </w:r>
      <w:del w:id="4149" w:author="Editor" w:date="2026-09-25T09:00:00Z">
        <w:r>
          <w:delText xml:space="preserve">training</w:delText>
        </w:r>
      </w:del>
      <w:ins w:id="4150" w:author="Editor" w:date="2026-09-25T09:00:00Z">
        <w:r>
          <w:t xml:space="preserve">train</w:t>
        </w:r>
      </w:ins>
      <w:r>
        <w:t xml:space="preserve"> her body. She was frustrated. At times she desired to escape, but </w:t>
      </w:r>
      <w:del w:id="4151" w:author="Editor" w:date="2026-09-25T09:00:00Z">
        <w:r>
          <w:delText xml:space="preserve">despise the thoughts</w:delText>
        </w:r>
      </w:del>
      <w:ins w:id="4152" w:author="Editor" w:date="2026-09-25T09:00:00Z">
        <w:r>
          <w:t xml:space="preserve">shrugged away the thought,</w:t>
        </w:r>
      </w:ins>
      <w:r>
        <w:t xml:space="preserve"> knowing what Bradley was capable of doing. After about a year</w:t>
      </w:r>
      <w:ins w:id="4153" w:author="Editor" w:date="2026-09-25T09:00:00Z">
        <w:r>
          <w:t xml:space="preserve">,</w:t>
        </w:r>
      </w:ins>
      <w:r>
        <w:t xml:space="preserve"> they had their first real conversation, the discussion about getting details of the map from Benedikt. </w:t>
      </w:r>
      <w:commentRangeEnd w:id="105"/>
      <w:r>
        <w:commentReference w:id="105"/>
      </w:r>
    </w:p>
    <w:p w14:paraId="4024F21D" w14:textId="3192E166" w:rsidR="003A5AC2" w:rsidRPr="003A5AC2" w:rsidRDefault="003A5AC2" w:rsidP="003A5AC2">
      <w:r>
        <w:t xml:space="preserve">She left her job at TransPacific and dissolved into oblivion. Surprisingly, she never saw Bradley</w:t>
      </w:r>
      <w:ins w:id="4154" w:author="Editor" w:date="2026-09-25T09:00:00Z">
        <w:r>
          <w:t xml:space="preserve"> again</w:t>
        </w:r>
      </w:ins>
      <w:r>
        <w:t xml:space="preserve">, nor did he approach her. He was like a </w:t>
      </w:r>
      <w:del w:id="4155" w:author="Editor" w:date="2026-09-25T09:00:00Z">
        <w:r>
          <w:delText xml:space="preserve">mystique</w:delText>
        </w:r>
      </w:del>
      <w:ins w:id="4156" w:author="Editor" w:date="2026-09-25T09:00:00Z">
        <w:r>
          <w:t xml:space="preserve">mysterious</w:t>
        </w:r>
      </w:ins>
      <w:r>
        <w:t xml:space="preserve"> character from some gothic </w:t>
      </w:r>
      <w:del w:id="4157" w:author="Editor" w:date="2026-09-25T09:00:00Z">
        <w:r>
          <w:delText xml:space="preserve">settings</w:delText>
        </w:r>
      </w:del>
      <w:ins w:id="4158" w:author="Editor" w:date="2026-09-25T09:00:00Z">
        <w:r>
          <w:t xml:space="preserve">setting</w:t>
        </w:r>
      </w:ins>
      <w:r>
        <w:t xml:space="preserve">. She was thankful to him not only for the lead but also for the training, which had come </w:t>
      </w:r>
      <w:ins w:id="4159" w:author="Editor" w:date="2026-09-25T09:00:00Z">
        <w:r>
          <w:t xml:space="preserve">in </w:t>
        </w:r>
      </w:ins>
      <w:r>
        <w:t xml:space="preserve">so handy in getting her hands on the map. She was unsure where the map would lead her</w:t>
      </w:r>
      <w:del w:id="4160" w:author="Editor" w:date="2026-09-25T09:00:00Z">
        <w:r>
          <w:delText xml:space="preserve"> to</w:delText>
        </w:r>
      </w:del>
      <w:r>
        <w:t xml:space="preserve">, but she had a strong hunch </w:t>
      </w:r>
      <w:del w:id="4161" w:author="Editor" w:date="2026-09-25T09:00:00Z">
        <w:r>
          <w:delText xml:space="preserve">as this to</w:delText>
        </w:r>
      </w:del>
      <w:ins w:id="4162" w:author="Editor" w:date="2026-09-25T09:00:00Z">
        <w:r>
          <w:t xml:space="preserve">that it would</w:t>
        </w:r>
      </w:ins>
      <w:r>
        <w:t xml:space="preserve"> be the medium to reveal the mysteries she had been hunting for the past few years.</w:t>
      </w:r>
    </w:p>
    <w:p w14:paraId="3EA8B01B" w14:textId="04503A04" w:rsidR="006D1DB2" w:rsidRDefault="006D1DB2" w:rsidP="006D1DB2">
      <w:r>
        <w:br w:type="page"/>
      </w:r>
    </w:p>
    <w:p w14:paraId="6345C01D" w14:textId="77777777" w:rsidR="00B04CA8" w:rsidRPr="00BD631B" w:rsidRDefault="00B04CA8" w:rsidP="00B04CA8"/>
    <w:p w14:paraId="1169CC9E" w14:textId="77777777" w:rsidR="00486BA2" w:rsidRDefault="00486BA2">
      <w:pPr>
        <w:spacing w:line="259" w:lineRule="auto"/>
        <w:jc w:val="left"/>
        <w:rPr>
          <w:b/>
        </w:rPr>
      </w:pPr>
    </w:p>
    <w:p w14:paraId="22DB936E" w14:textId="77777777" w:rsidR="00486BA2" w:rsidRDefault="00486BA2">
      <w:pPr>
        <w:spacing w:line="259" w:lineRule="auto"/>
        <w:jc w:val="left"/>
        <w:rPr>
          <w:b/>
        </w:rPr>
      </w:pPr>
    </w:p>
    <w:p w14:paraId="5CB3A81E" w14:textId="77777777" w:rsidR="00486BA2" w:rsidRDefault="00486BA2">
      <w:pPr>
        <w:spacing w:line="259" w:lineRule="auto"/>
        <w:jc w:val="left"/>
        <w:rPr>
          <w:b/>
        </w:rPr>
      </w:pPr>
    </w:p>
    <w:p w14:paraId="734579D6" w14:textId="77777777" w:rsidR="00486BA2" w:rsidRDefault="00486BA2">
      <w:pPr>
        <w:spacing w:line="259" w:lineRule="auto"/>
        <w:jc w:val="left"/>
        <w:rPr>
          <w:b/>
        </w:rPr>
      </w:pPr>
    </w:p>
    <w:p w14:paraId="4B5FF902" w14:textId="77777777" w:rsidR="00486BA2" w:rsidRDefault="00486BA2">
      <w:pPr>
        <w:spacing w:line="259" w:lineRule="auto"/>
        <w:jc w:val="left"/>
        <w:rPr>
          <w:b/>
        </w:rPr>
      </w:pPr>
    </w:p>
    <w:p w14:paraId="3BE09BB7" w14:textId="77777777" w:rsidR="00486BA2" w:rsidRDefault="00486BA2">
      <w:pPr>
        <w:spacing w:line="259" w:lineRule="auto"/>
        <w:jc w:val="left"/>
        <w:rPr>
          <w:b/>
        </w:rPr>
      </w:pPr>
    </w:p>
    <w:p w14:paraId="32C29B17" w14:textId="77777777" w:rsidR="00486BA2" w:rsidRDefault="00486BA2">
      <w:pPr>
        <w:spacing w:line="259" w:lineRule="auto"/>
        <w:jc w:val="left"/>
        <w:rPr>
          <w:b/>
        </w:rPr>
      </w:pPr>
    </w:p>
    <w:p w14:paraId="6EC49280" w14:textId="77777777" w:rsidR="00486BA2" w:rsidRDefault="00486BA2">
      <w:pPr>
        <w:spacing w:line="259" w:lineRule="auto"/>
        <w:jc w:val="left"/>
        <w:rPr>
          <w:b/>
        </w:rPr>
      </w:pPr>
    </w:p>
    <w:p w14:paraId="06352DD7" w14:textId="77777777" w:rsidR="00486BA2" w:rsidRDefault="00486BA2">
      <w:pPr>
        <w:spacing w:line="259" w:lineRule="auto"/>
        <w:jc w:val="left"/>
        <w:rPr>
          <w:b/>
        </w:rPr>
      </w:pPr>
    </w:p>
    <w:p w14:paraId="412C55F7" w14:textId="77777777" w:rsidR="00486BA2" w:rsidRDefault="00486BA2">
      <w:pPr>
        <w:spacing w:line="259" w:lineRule="auto"/>
        <w:jc w:val="left"/>
        <w:rPr>
          <w:b/>
        </w:rPr>
      </w:pPr>
    </w:p>
    <w:p w14:paraId="5CEABBCC" w14:textId="77777777" w:rsidR="00486BA2" w:rsidRDefault="00486BA2">
      <w:pPr>
        <w:spacing w:line="259" w:lineRule="auto"/>
        <w:jc w:val="left"/>
        <w:rPr>
          <w:b/>
        </w:rPr>
      </w:pPr>
    </w:p>
    <w:p w14:paraId="34335D7F" w14:textId="77777777" w:rsidR="00486BA2" w:rsidRDefault="00486BA2">
      <w:pPr>
        <w:spacing w:line="259" w:lineRule="auto"/>
        <w:jc w:val="left"/>
        <w:rPr>
          <w:b/>
        </w:rPr>
      </w:pPr>
    </w:p>
    <w:p w14:paraId="3196A98E" w14:textId="77777777" w:rsidR="00486BA2" w:rsidRDefault="00486BA2">
      <w:pPr>
        <w:spacing w:line="259" w:lineRule="auto"/>
        <w:jc w:val="left"/>
        <w:rPr>
          <w:b/>
        </w:rPr>
      </w:pPr>
    </w:p>
    <w:p w14:paraId="7BF36CF2" w14:textId="77777777" w:rsidR="00486BA2" w:rsidRDefault="00486BA2">
      <w:pPr>
        <w:spacing w:line="259" w:lineRule="auto"/>
        <w:jc w:val="left"/>
        <w:rPr>
          <w:b/>
        </w:rPr>
      </w:pPr>
    </w:p>
    <w:p w14:paraId="44A7813E" w14:textId="77777777" w:rsidR="00486BA2" w:rsidRDefault="00486BA2">
      <w:pPr>
        <w:spacing w:line="259" w:lineRule="auto"/>
        <w:jc w:val="left"/>
        <w:rPr>
          <w:b/>
        </w:rPr>
      </w:pPr>
    </w:p>
    <w:p w14:paraId="0D1C1044" w14:textId="300DB6A2" w:rsidR="00486BA2" w:rsidRDefault="00486BA2" w:rsidP="00F56514">
      <w:pPr>
        <w:spacing w:line="259" w:lineRule="auto"/>
        <w:jc w:val="left"/>
        <w:outlineLvl w:val="0"/>
        <w:rPr>
          <w:b/>
        </w:rPr>
      </w:pPr>
      <w:r>
        <w:rPr>
          <w:b/>
        </w:rPr>
        <w:t>Part III</w:t>
      </w:r>
    </w:p>
    <w:p w14:paraId="51A849DB" w14:textId="77777777" w:rsidR="00486BA2" w:rsidRDefault="00486BA2" w:rsidP="00BD631B">
      <w:pPr>
        <w:rPr>
          <w:b/>
        </w:rPr>
      </w:pPr>
    </w:p>
    <w:p w14:paraId="15D356F1" w14:textId="77777777" w:rsidR="00486BA2" w:rsidRDefault="00486BA2">
      <w:pPr>
        <w:spacing w:line="259" w:lineRule="auto"/>
        <w:jc w:val="left"/>
        <w:rPr>
          <w:b/>
        </w:rPr>
      </w:pPr>
      <w:r>
        <w:rPr>
          <w:b/>
        </w:rPr>
        <w:br w:type="page"/>
      </w:r>
    </w:p>
    <w:p w14:paraId="764499A0" w14:textId="23579A03" w:rsidR="00753527" w:rsidRPr="00753527" w:rsidRDefault="00753527" w:rsidP="00F56514">
      <w:pPr>
        <w:outlineLvl w:val="0"/>
        <w:rPr>
          <w:b/>
        </w:rPr>
      </w:pPr>
      <w:r>
        <w:rPr>
          <w:b/>
        </w:rPr>
        <w:lastRenderedPageBreak/>
        <w:t>Chapter 19</w:t>
      </w:r>
    </w:p>
    <w:p w14:paraId="1ADA4DAF" w14:textId="4E25E4E4" w:rsidR="00753527" w:rsidRPr="00753527" w:rsidRDefault="00753527" w:rsidP="00753527">
      <w:pPr>
        <w:rPr>
          <w:b/>
        </w:rPr>
      </w:pPr>
      <w:commentRangeStart w:id="106"/>
      <w:r>
        <w:rPr>
          <w:b/>
        </w:rPr>
        <w:t xml:space="preserve">4:00 AM </w:t>
      </w:r>
      <w:del w:id="4163" w:author="Editor" w:date="2026-09-25T09:00:00Z">
        <w:r>
          <w:rPr>
            <w:b/>
          </w:rPr>
          <w:delText xml:space="preserve">15th</w:delText>
        </w:r>
      </w:del>
      <w:ins w:id="4164" w:author="Editor" w:date="2026-09-25T09:00:00Z">
        <w:r>
          <w:rPr>
            <w:b/>
          </w:rPr>
          <w:t xml:space="preserve">16th</w:t>
        </w:r>
      </w:ins>
      <w:r>
        <w:rPr>
          <w:b/>
        </w:rPr>
        <w:t xml:space="preserve"> April 2014, Zurich, Switzerland</w:t>
      </w:r>
      <w:commentRangeEnd w:id="106"/>
      <w:r>
        <w:commentReference w:id="106"/>
      </w:r>
    </w:p>
    <w:p w14:paraId="213F172B" w14:textId="77777777" w:rsidR="00E34F61" w:rsidRPr="00E34F61" w:rsidRDefault="00E34F61" w:rsidP="00E34F61">
      <w:r>
        <w:t xml:space="preserve">The train halted abruptly, pulling Maxwell out of his slumber. For the first few seconds, he was in a state of oblivion, trying hard to </w:t>
      </w:r>
      <w:del w:id="4165" w:author="Editor" w:date="2026-09-25T09:00:00Z">
        <w:r>
          <w:delText xml:space="preserve">resolve</w:delText>
        </w:r>
      </w:del>
      <w:ins w:id="4166" w:author="Editor" w:date="2026-09-25T09:00:00Z">
        <w:r>
          <w:t xml:space="preserve">figure out</w:t>
        </w:r>
      </w:ins>
      <w:r>
        <w:t xml:space="preserve"> his whereabouts</w:t>
      </w:r>
      <w:del w:id="4167" w:author="Editor" w:date="2026-09-25T09:00:00Z">
        <w:r>
          <w:delText xml:space="preserve">. It was a traumatic experience to give away his sleep</w:delText>
        </w:r>
      </w:del>
      <w:r>
        <w:t xml:space="preserve">. The last few days </w:t>
      </w:r>
      <w:del w:id="4168" w:author="Editor" w:date="2026-09-25T09:00:00Z">
        <w:r>
          <w:delText xml:space="preserve">were</w:delText>
        </w:r>
      </w:del>
      <w:ins w:id="4169" w:author="Editor" w:date="2026-09-25T09:00:00Z">
        <w:r>
          <w:t xml:space="preserve">had been</w:t>
        </w:r>
      </w:ins>
      <w:r>
        <w:t xml:space="preserve"> nothing but living life on the edge. And as reality </w:t>
      </w:r>
      <w:del w:id="4170" w:author="Editor" w:date="2026-09-25T09:00:00Z">
        <w:r>
          <w:delText xml:space="preserve">sunk</w:delText>
        </w:r>
      </w:del>
      <w:ins w:id="4171" w:author="Editor" w:date="2026-09-25T09:00:00Z">
        <w:r>
          <w:t xml:space="preserve">sank</w:t>
        </w:r>
      </w:ins>
      <w:r>
        <w:t xml:space="preserve"> in, his first reflex was to ensure Sanchez was still on the train. He craned his neck sideways to peep into the compartment but couldn’t find her anywhere.</w:t>
      </w:r>
    </w:p>
    <w:p w14:paraId="0C6884F9" w14:textId="537CF2D9" w:rsidR="00E34F61" w:rsidRPr="00E34F61" w:rsidRDefault="00E34F61" w:rsidP="00E34F61">
      <w:r>
        <w:t xml:space="preserve">He transformed from </w:t>
      </w:r>
      <w:del w:id="4172" w:author="Editor" w:date="2026-09-25T09:00:00Z">
        <w:r>
          <w:delText xml:space="preserve">a</w:delText>
        </w:r>
      </w:del>
      <w:ins w:id="4173" w:author="Editor" w:date="2026-09-25T09:00:00Z">
        <w:r>
          <w:t xml:space="preserve">his</w:t>
        </w:r>
      </w:ins>
      <w:r>
        <w:t xml:space="preserve"> lethargic self to a sprinter with a purpose. He dashed to the train compartment to reconfirm her absence</w:t>
      </w:r>
      <w:ins w:id="4174" w:author="Editor" w:date="2026-09-25T09:00:00Z">
        <w:r>
          <w:t xml:space="preserve">,</w:t>
        </w:r>
      </w:ins>
      <w:r>
        <w:t xml:space="preserve"> and once convinced, he leaped out of the train with his eyes searching for her in all directions. It was</w:t>
      </w:r>
      <w:ins w:id="4175" w:author="Editor" w:date="2026-09-25T09:00:00Z">
        <w:r>
          <w:t xml:space="preserve"> the</w:t>
        </w:r>
      </w:ins>
      <w:r>
        <w:t xml:space="preserve"> wee hours, and to his advantage, there were few people on the platform. He scanned each one of them with prying eyes, and then he saw her not too far away from him, scurrying towards the exit. </w:t>
      </w:r>
      <w:del w:id="4176" w:author="Editor" w:date="2026-09-25T09:00:00Z">
        <w:r>
          <w:delText xml:space="preserve">She demonstrated a sense of urgency as she approached the main hallway of the station. </w:delText>
        </w:r>
      </w:del>
      <w:r>
        <w:t xml:space="preserve">He scooted back </w:t>
      </w:r>
      <w:del w:id="4177" w:author="Editor" w:date="2026-09-25T09:00:00Z">
        <w:r>
          <w:delText xml:space="preserve">on</w:delText>
        </w:r>
      </w:del>
      <w:ins w:id="4178" w:author="Editor" w:date="2026-09-25T09:00:00Z">
        <w:r>
          <w:t xml:space="preserve">onto</w:t>
        </w:r>
      </w:ins>
      <w:r>
        <w:t xml:space="preserve"> the train, grabbed his bag and went </w:t>
      </w:r>
      <w:del w:id="4179" w:author="Editor" w:date="2026-09-25T09:00:00Z">
        <w:r>
          <w:delText xml:space="preserve">behind</w:delText>
        </w:r>
      </w:del>
      <w:ins w:id="4180" w:author="Editor" w:date="2026-09-25T09:00:00Z">
        <w:r>
          <w:t xml:space="preserve">after</w:t>
        </w:r>
      </w:ins>
      <w:r>
        <w:t xml:space="preserve"> her. He moved with watchful steps</w:t>
      </w:r>
      <w:del w:id="4181" w:author="Editor" w:date="2026-09-25T09:00:00Z">
        <w:r>
          <w:delText xml:space="preserve"> to ensure</w:delText>
        </w:r>
      </w:del>
      <w:ins w:id="4182" w:author="Editor" w:date="2026-09-25T09:00:00Z">
        <w:r>
          <w:t xml:space="preserve">, taking care</w:t>
        </w:r>
      </w:ins>
      <w:r>
        <w:t xml:space="preserve"> not to make the chase look too obvious. From </w:t>
      </w:r>
      <w:del w:id="4183" w:author="Editor" w:date="2026-09-25T09:00:00Z">
        <w:r>
          <w:delText xml:space="preserve">the</w:delText>
        </w:r>
      </w:del>
      <w:ins w:id="4184" w:author="Editor" w:date="2026-09-25T09:00:00Z">
        <w:r>
          <w:t xml:space="preserve">a</w:t>
        </w:r>
      </w:ins>
      <w:r>
        <w:t xml:space="preserve"> distance, he saw her disappearing behind the doors of a BMW</w:t>
      </w:r>
      <w:del w:id="4185" w:author="Editor" w:date="2026-09-25T09:00:00Z">
        <w:r>
          <w:delText xml:space="preserve">, which was</w:delText>
        </w:r>
      </w:del>
      <w:r>
        <w:t xml:space="preserve"> parked right by the </w:t>
      </w:r>
      <w:del w:id="4186" w:author="Editor (Spelling)" w:date="2026-09-25T09:00:00Z">
        <w:r>
          <w:delText xml:space="preserve">curb</w:delText>
        </w:r>
      </w:del>
      <w:ins w:id="4187" w:author="Editor (Spelling)" w:date="2026-09-25T09:00:00Z">
        <w:r>
          <w:t xml:space="preserve">kerb</w:t>
        </w:r>
      </w:ins>
      <w:r>
        <w:t xml:space="preserve"> of the inner driveway of the </w:t>
      </w:r>
      <w:del w:id="4188" w:author="Editor" w:date="2026-09-25T09:00:00Z">
        <w:r>
          <w:delText xml:space="preserve">train </w:delText>
        </w:r>
      </w:del>
      <w:r>
        <w:t xml:space="preserve">station exit.</w:t>
      </w:r>
    </w:p>
    <w:p w14:paraId="20C1FF5A" w14:textId="77777777" w:rsidR="00E34F61" w:rsidRPr="00E34F61" w:rsidRDefault="00E34F61" w:rsidP="00E34F61">
      <w:commentRangeStart w:id="107"/>
      <w:r>
        <w:t xml:space="preserve">This wasn’t</w:t>
      </w:r>
      <w:del w:id="4189" w:author="Editor" w:date="2026-09-25T09:00:00Z">
        <w:r>
          <w:delText xml:space="preserve"> a</w:delText>
        </w:r>
      </w:del>
      <w:r>
        <w:t xml:space="preserve"> part of his plan. Sanchez had taken him by complete surprise. He had a well</w:t>
      </w:r>
      <w:del w:id="4190" w:author="Editor" w:date="2026-09-25T09:00:00Z">
        <w:r>
          <w:delText xml:space="preserve"> </w:delText>
        </w:r>
      </w:del>
      <w:ins w:id="4191" w:author="Editor" w:date="2026-09-25T09:00:00Z">
        <w:r>
          <w:t xml:space="preserve">-</w:t>
        </w:r>
      </w:ins>
      <w:r>
        <w:t xml:space="preserve">laid</w:t>
      </w:r>
      <w:del w:id="4192" w:author="Editor" w:date="2026-09-25T09:00:00Z">
        <w:r>
          <w:delText xml:space="preserve"> </w:delText>
        </w:r>
      </w:del>
      <w:ins w:id="4193" w:author="Editor" w:date="2026-09-25T09:00:00Z">
        <w:r>
          <w:t xml:space="preserve">-</w:t>
        </w:r>
      </w:ins>
      <w:r>
        <w:t xml:space="preserve">out scheme to trail her upon her arrival in Basel. And here he was, in the middle of Zurich without any support system, </w:t>
      </w:r>
      <w:del w:id="4194" w:author="Editor (Spelling)" w:date="2026-09-25T09:00:00Z">
        <w:r>
          <w:delText xml:space="preserve">disheveled</w:delText>
        </w:r>
      </w:del>
      <w:ins w:id="4195" w:author="Editor (Spelling)" w:date="2026-09-25T09:00:00Z">
        <w:r>
          <w:t xml:space="preserve">dishevelled</w:t>
        </w:r>
      </w:ins>
      <w:r>
        <w:t xml:space="preserve"> and frustrated. He saw a taxi stand next to the exit, and he dashed towards it with all his might. He got into the first one</w:t>
      </w:r>
      <w:del w:id="4196" w:author="Editor" w:date="2026-09-25T09:00:00Z">
        <w:r>
          <w:delText xml:space="preserve"> standing by the edge of the station entrance</w:delText>
        </w:r>
      </w:del>
      <w:r>
        <w:t xml:space="preserve">, flashed the driver his identity card and commanded him to follow the BMW.</w:t>
      </w:r>
      <w:commentRangeEnd w:id="107"/>
      <w:r>
        <w:commentReference w:id="107"/>
      </w:r>
    </w:p>
    <w:p w14:paraId="4D6DF0B1" w14:textId="77777777" w:rsidR="00E34F61" w:rsidRPr="00E34F61" w:rsidRDefault="00E34F61" w:rsidP="00E34F61">
      <w:commentRangeStart w:id="108"/>
      <w:r>
        <w:t xml:space="preserve">The taxi driver was startled. Though reluctant</w:t>
      </w:r>
      <w:ins w:id="4197" w:author="Editor" w:date="2026-09-25T09:00:00Z">
        <w:r>
          <w:t xml:space="preserve">,</w:t>
        </w:r>
      </w:ins>
      <w:r>
        <w:t xml:space="preserve"> he followed the instructions, </w:t>
      </w:r>
      <w:del w:id="4198" w:author="Editor" w:date="2026-09-25T09:00:00Z">
        <w:r>
          <w:delText xml:space="preserve">perplexed and confused </w:delText>
        </w:r>
      </w:del>
      <w:r>
        <w:t xml:space="preserve">unsure what</w:t>
      </w:r>
      <w:ins w:id="4199" w:author="Editor" w:date="2026-09-25T09:00:00Z">
        <w:r>
          <w:t xml:space="preserve"> had</w:t>
        </w:r>
      </w:ins>
      <w:r>
        <w:t xml:space="preserve"> struck him. Maxwell’s mind was racing. He tried to comprehend </w:t>
      </w:r>
      <w:del w:id="4200" w:author="Editor" w:date="2026-09-25T09:00:00Z">
        <w:r>
          <w:delText xml:space="preserve">the</w:delText>
        </w:r>
      </w:del>
      <w:ins w:id="4201" w:author="Editor" w:date="2026-09-25T09:00:00Z">
        <w:r>
          <w:t xml:space="preserve">Sanchez’s</w:t>
        </w:r>
      </w:ins>
      <w:r>
        <w:t xml:space="preserve"> sudden change in plan</w:t>
      </w:r>
      <w:del w:id="4202" w:author="Editor" w:date="2026-09-25T09:00:00Z">
        <w:r>
          <w:delText xml:space="preserve"> introduced by Sanchez</w:delText>
        </w:r>
      </w:del>
      <w:r>
        <w:t xml:space="preserve"> but failed to conclude anything meaningful. The streets were busy because of the </w:t>
      </w:r>
      <w:ins w:id="4203" w:author="Editor" w:date="2026-09-25T09:00:00Z">
        <w:r>
          <w:t xml:space="preserve">coming </w:t>
        </w:r>
      </w:ins>
      <w:r>
        <w:t xml:space="preserve">spring festival</w:t>
      </w:r>
      <w:del w:id="4204" w:author="Editor" w:date="2026-09-25T09:00:00Z">
        <w:r>
          <w:delText xml:space="preserve"> weekend</w:delText>
        </w:r>
      </w:del>
      <w:ins w:id="4205" w:author="Editor" w:date="2026-09-25T09:00:00Z">
        <w:r>
          <w:t xml:space="preserve">,</w:t>
        </w:r>
      </w:ins>
      <w:r>
        <w:t xml:space="preserve"> and he didn</w:t>
      </w:r>
      <w:del w:id="4206" w:author="Editor (Typography)" w:date="2026-09-25T09:00:00Z">
        <w:r>
          <w:delText xml:space="preserve">'</w:delText>
        </w:r>
      </w:del>
      <w:ins w:id="4207" w:author="Editor (Typography)" w:date="2026-09-25T09:00:00Z">
        <w:r>
          <w:t xml:space="preserve">’</w:t>
        </w:r>
      </w:ins>
      <w:r>
        <w:t xml:space="preserve">t mind it at all, for it helped him to camouflage. After about fifteen minutes of following her, he observed the car making some random turns as if she was aware of being followed. He instructed the taxi driver to slow down and directed him to </w:t>
      </w:r>
      <w:del w:id="4208" w:author="Editor" w:date="2026-09-25T09:00:00Z">
        <w:r>
          <w:delText xml:space="preserve">be</w:delText>
        </w:r>
      </w:del>
      <w:ins w:id="4209" w:author="Editor" w:date="2026-09-25T09:00:00Z">
        <w:r>
          <w:t xml:space="preserve">stay</w:t>
        </w:r>
      </w:ins>
      <w:r>
        <w:t xml:space="preserve"> about three to four cars behind the BMW.</w:t>
      </w:r>
      <w:commentRangeEnd w:id="108"/>
      <w:r>
        <w:commentReference w:id="108"/>
      </w:r>
    </w:p>
    <w:p w14:paraId="0DB79DB5" w14:textId="77777777" w:rsidR="00E34F61" w:rsidRPr="00E34F61" w:rsidRDefault="00E34F61" w:rsidP="00E34F61">
      <w:r>
        <w:t xml:space="preserve">His doubt was confirmed when he observed the BMW </w:t>
      </w:r>
      <w:del w:id="4210" w:author="Editor" w:date="2026-09-25T09:00:00Z">
        <w:r>
          <w:delText xml:space="preserve">continued</w:delText>
        </w:r>
      </w:del>
      <w:ins w:id="4211" w:author="Editor" w:date="2026-09-25T09:00:00Z">
        <w:r>
          <w:t xml:space="preserve">continue</w:t>
        </w:r>
      </w:ins>
      <w:r>
        <w:t xml:space="preserve"> taking some </w:t>
      </w:r>
      <w:del w:id="4212" w:author="Editor" w:date="2026-09-25T09:00:00Z">
        <w:r>
          <w:delText xml:space="preserve">indiscriminate</w:delText>
        </w:r>
      </w:del>
      <w:ins w:id="4213" w:author="Editor" w:date="2026-09-25T09:00:00Z">
        <w:r>
          <w:t xml:space="preserve">erratic</w:t>
        </w:r>
      </w:ins>
      <w:r>
        <w:t xml:space="preserve"> paths. He had no option but to follow, for losing </w:t>
      </w:r>
      <w:del w:id="4214" w:author="Editor" w:date="2026-09-25T09:00:00Z">
        <w:r>
          <w:delText xml:space="preserve">her sight wasn’t an option he could</w:delText>
        </w:r>
      </w:del>
      <w:ins w:id="4215" w:author="Editor" w:date="2026-09-25T09:00:00Z">
        <w:r>
          <w:t xml:space="preserve">sight of her was a risk he couldn’t</w:t>
        </w:r>
      </w:ins>
      <w:r>
        <w:t xml:space="preserve"> afford. As he was contemplating his next move, he saw the car taking a sharp turn </w:t>
      </w:r>
      <w:del w:id="4216" w:author="Editor" w:date="2026-09-25T09:00:00Z">
        <w:r>
          <w:delText xml:space="preserve">on</w:delText>
        </w:r>
      </w:del>
      <w:ins w:id="4217" w:author="Editor" w:date="2026-09-25T09:00:00Z">
        <w:r>
          <w:t xml:space="preserve">into</w:t>
        </w:r>
      </w:ins>
      <w:r>
        <w:t xml:space="preserve"> a side lane. It took him a couple of minutes to make that turn</w:t>
      </w:r>
      <w:ins w:id="4218" w:author="Editor" w:date="2026-09-25T09:00:00Z">
        <w:r>
          <w:t xml:space="preserve">,</w:t>
        </w:r>
      </w:ins>
      <w:r>
        <w:t xml:space="preserve"> and when he finally got to the cross street, the BMW was nowhere to be seen. He forced the taxi driver to accelerate</w:t>
      </w:r>
      <w:del w:id="4219" w:author="Editor" w:date="2026-09-25T09:00:00Z">
        <w:r>
          <w:delText xml:space="preserve"> the speed</w:delText>
        </w:r>
      </w:del>
      <w:r>
        <w:t xml:space="preserve">. There was a big apartment complex on the left</w:t>
      </w:r>
      <w:del w:id="4220" w:author="Editor" w:date="2026-09-25T09:00:00Z">
        <w:r>
          <w:delText xml:space="preserve">, he</w:delText>
        </w:r>
      </w:del>
      <w:ins w:id="4221" w:author="Editor" w:date="2026-09-25T09:00:00Z">
        <w:r>
          <w:t xml:space="preserve">. He</w:t>
        </w:r>
      </w:ins>
      <w:r>
        <w:t xml:space="preserve"> peeked at the entrance as he went past it and </w:t>
      </w:r>
      <w:del w:id="4222" w:author="Editor" w:date="2026-09-25T09:00:00Z">
        <w:r>
          <w:delText xml:space="preserve">saw a slight</w:delText>
        </w:r>
      </w:del>
      <w:ins w:id="4223" w:author="Editor" w:date="2026-09-25T09:00:00Z">
        <w:r>
          <w:t xml:space="preserve">got a</w:t>
        </w:r>
      </w:ins>
      <w:r>
        <w:t xml:space="preserve"> glimpse of the car.  He </w:t>
      </w:r>
      <w:del w:id="4224" w:author="Editor" w:date="2026-09-25T09:00:00Z">
        <w:r>
          <w:delText xml:space="preserve">informed</w:delText>
        </w:r>
      </w:del>
      <w:ins w:id="4225" w:author="Editor" w:date="2026-09-25T09:00:00Z">
        <w:r>
          <w:t xml:space="preserve">asked</w:t>
        </w:r>
      </w:ins>
      <w:r>
        <w:t xml:space="preserve"> the driver to take the next right and stop by the </w:t>
      </w:r>
      <w:del w:id="4226" w:author="Editor (Spelling)" w:date="2026-09-25T09:00:00Z">
        <w:r>
          <w:delText xml:space="preserve">curb</w:delText>
        </w:r>
      </w:del>
      <w:ins w:id="4227" w:author="Editor (Spelling)" w:date="2026-09-25T09:00:00Z">
        <w:r>
          <w:t xml:space="preserve">kerb</w:t>
        </w:r>
      </w:ins>
      <w:r>
        <w:t xml:space="preserve">. Using a rideshare app on his phone</w:t>
      </w:r>
      <w:ins w:id="4228" w:author="Editor" w:date="2026-09-25T09:00:00Z">
        <w:r>
          <w:t xml:space="preserve">,</w:t>
        </w:r>
      </w:ins>
      <w:r>
        <w:t xml:space="preserve"> he called another taxi. The cab was about five minutes away, and he hurried to look for a temporary shelter. He had a strong intuition that someone would come looking for him. He saw a coffee shop at the street intersection. He bolted in, ordered a cappuccino and took the corner seat by the door. From where he was sitting</w:t>
      </w:r>
      <w:ins w:id="4229" w:author="Editor" w:date="2026-09-25T09:00:00Z">
        <w:r>
          <w:t xml:space="preserve">,</w:t>
        </w:r>
      </w:ins>
      <w:r>
        <w:t xml:space="preserve"> he had a clear sight of all</w:t>
      </w:r>
      <w:del w:id="4230" w:author="Editor" w:date="2026-09-25T09:00:00Z">
        <w:r>
          <w:delText xml:space="preserve"> the</w:delText>
        </w:r>
      </w:del>
      <w:r>
        <w:t xml:space="preserve"> four corners of the street.  The cab arrived on time. He instructed </w:t>
      </w:r>
      <w:del w:id="4231" w:author="Editor" w:date="2026-09-25T09:00:00Z">
        <w:r>
          <w:delText xml:space="preserve">him</w:delText>
        </w:r>
      </w:del>
      <w:ins w:id="4232" w:author="Editor" w:date="2026-09-25T09:00:00Z">
        <w:r>
          <w:t xml:space="preserve">the driver</w:t>
        </w:r>
      </w:ins>
      <w:r>
        <w:t xml:space="preserve"> to turn on the</w:t>
      </w:r>
      <w:del w:id="4233" w:author="Editor" w:date="2026-09-25T09:00:00Z">
        <w:r>
          <w:delText xml:space="preserve"> ride</w:delText>
        </w:r>
      </w:del>
      <w:r>
        <w:t xml:space="preserve"> </w:t>
      </w:r>
      <w:del w:id="4234" w:author="Editor (Spelling)" w:date="2026-09-25T09:00:00Z">
        <w:r>
          <w:delText xml:space="preserve">meter</w:delText>
        </w:r>
      </w:del>
      <w:ins w:id="4235" w:author="Editor (Spelling)" w:date="2026-09-25T09:00:00Z">
        <w:r>
          <w:t xml:space="preserve">metre</w:t>
        </w:r>
      </w:ins>
      <w:r>
        <w:t xml:space="preserve"> and wait for him.</w:t>
      </w:r>
    </w:p>
    <w:p w14:paraId="5829CF57" w14:textId="0FC16704" w:rsidR="00E34F61" w:rsidRPr="00E34F61" w:rsidRDefault="00E34F61" w:rsidP="00E34F61">
      <w:commentRangeStart w:id="109"/>
      <w:r>
        <w:t xml:space="preserve">His guess was right</w:t>
      </w:r>
      <w:del w:id="4236" w:author="Editor" w:date="2026-09-25T09:00:00Z">
        <w:r>
          <w:delText xml:space="preserve">, in</w:delText>
        </w:r>
      </w:del>
      <w:ins w:id="4237" w:author="Editor" w:date="2026-09-25T09:00:00Z">
        <w:r>
          <w:t xml:space="preserve">. In</w:t>
        </w:r>
      </w:ins>
      <w:r>
        <w:t xml:space="preserve"> about five minutes he saw a young man</w:t>
      </w:r>
      <w:del w:id="4238" w:author="Editor" w:date="2026-09-25T09:00:00Z">
        <w:r>
          <w:delText xml:space="preserve">,</w:delText>
        </w:r>
      </w:del>
      <w:r>
        <w:t xml:space="preserve"> in his early twenties </w:t>
      </w:r>
      <w:del w:id="4239" w:author="Editor" w:date="2026-09-25T09:00:00Z">
        <w:r>
          <w:delText xml:space="preserve">prying</w:delText>
        </w:r>
      </w:del>
      <w:ins w:id="4240" w:author="Editor" w:date="2026-09-25T09:00:00Z">
        <w:r>
          <w:t xml:space="preserve">scanning</w:t>
        </w:r>
      </w:ins>
      <w:r>
        <w:t xml:space="preserve"> the streets. The man spent</w:t>
      </w:r>
      <w:ins w:id="4241" w:author="Editor" w:date="2026-09-25T09:00:00Z">
        <w:r>
          <w:t xml:space="preserve"> a</w:t>
        </w:r>
      </w:ins>
      <w:r>
        <w:t xml:space="preserve"> few minutes observing the street with cautious eyes. Once satisfied with his investigation</w:t>
      </w:r>
      <w:ins w:id="4242" w:author="Editor" w:date="2026-09-25T09:00:00Z">
        <w:r>
          <w:t xml:space="preserve">,</w:t>
        </w:r>
      </w:ins>
      <w:r>
        <w:t xml:space="preserve"> he turned back towards the apartment building. The moment his back faced the street, Maxwell leaped out of the coffee shop and waited at the </w:t>
      </w:r>
      <w:del w:id="4243" w:author="Editor (Spelling)" w:date="2026-09-25T09:00:00Z">
        <w:r>
          <w:delText xml:space="preserve">curb</w:delText>
        </w:r>
      </w:del>
      <w:ins w:id="4244" w:author="Editor (Spelling)" w:date="2026-09-25T09:00:00Z">
        <w:r>
          <w:t xml:space="preserve">kerb</w:t>
        </w:r>
      </w:ins>
      <w:r>
        <w:t xml:space="preserve"> to see where he was heading. Sure enough, he was going to the opposite intersection to continue his search. Maxwell rushed to the parked taxi and instructed </w:t>
      </w:r>
      <w:del w:id="4245" w:author="Editor" w:date="2026-09-25T09:00:00Z">
        <w:r>
          <w:delText xml:space="preserve">him to continue</w:delText>
        </w:r>
      </w:del>
      <w:ins w:id="4246" w:author="Editor" w:date="2026-09-25T09:00:00Z">
        <w:r>
          <w:t xml:space="preserve">the driver to keep</w:t>
        </w:r>
      </w:ins>
      <w:r>
        <w:t xml:space="preserve"> waiting</w:t>
      </w:r>
      <w:del w:id="4247" w:author="Editor" w:date="2026-09-25T09:00:00Z">
        <w:r>
          <w:delText xml:space="preserve"> for</w:delText>
        </w:r>
      </w:del>
      <w:r>
        <w:t xml:space="preserve"> a few more minutes. The taxi driver appeared upset</w:t>
      </w:r>
      <w:ins w:id="4248" w:author="Editor" w:date="2026-09-25T09:00:00Z">
        <w:r>
          <w:t xml:space="preserve">,</w:t>
        </w:r>
      </w:ins>
      <w:r>
        <w:t xml:space="preserve"> and before he could complain, Maxwell announced his identity</w:t>
      </w:r>
      <w:del w:id="4249" w:author="Editor" w:date="2026-09-25T09:00:00Z">
        <w:r>
          <w:delText xml:space="preserve"> to the driver</w:delText>
        </w:r>
      </w:del>
      <w:r>
        <w:t xml:space="preserve">. He </w:t>
      </w:r>
      <w:del w:id="4250" w:author="Editor" w:date="2026-09-25T09:00:00Z">
        <w:r>
          <w:delText xml:space="preserve">abstained himself</w:delText>
        </w:r>
      </w:del>
      <w:ins w:id="4251" w:author="Editor" w:date="2026-09-25T09:00:00Z">
        <w:r>
          <w:t xml:space="preserve">refrained</w:t>
        </w:r>
      </w:ins>
      <w:r>
        <w:t xml:space="preserve"> from taking any </w:t>
      </w:r>
      <w:del w:id="4252" w:author="Editor" w:date="2026-09-25T09:00:00Z">
        <w:r>
          <w:delText xml:space="preserve">chance</w:delText>
        </w:r>
      </w:del>
      <w:ins w:id="4253" w:author="Editor" w:date="2026-09-25T09:00:00Z">
        <w:r>
          <w:t xml:space="preserve">chances</w:t>
        </w:r>
      </w:ins>
      <w:r>
        <w:t xml:space="preserve"> this time and instructed the driver to take the passenger seat. The driver had mixed emotions, </w:t>
      </w:r>
      <w:del w:id="4254" w:author="Editor" w:date="2026-09-25T09:00:00Z">
        <w:r>
          <w:delText xml:space="preserve">torn between being concerned and nervous, </w:delText>
        </w:r>
      </w:del>
      <w:r>
        <w:t xml:space="preserve">but Maxwell had bigger problems to solve than worrying about his </w:t>
      </w:r>
      <w:del w:id="4255" w:author="Editor" w:date="2026-09-25T09:00:00Z">
        <w:r>
          <w:delText xml:space="preserve">fellow </w:delText>
        </w:r>
      </w:del>
      <w:r>
        <w:t xml:space="preserve">companion.</w:t>
      </w:r>
      <w:commentRangeEnd w:id="109"/>
      <w:r>
        <w:commentReference w:id="109"/>
      </w:r>
    </w:p>
    <w:p w14:paraId="57042B59" w14:textId="77777777" w:rsidR="00E34F61" w:rsidRPr="00E34F61" w:rsidRDefault="00E34F61" w:rsidP="00E34F61">
      <w:commentRangeStart w:id="110"/>
      <w:del w:id="4256" w:author="Editor" w:date="2026-09-25T09:00:00Z">
        <w:r>
          <w:delText xml:space="preserve">After ten</w:delText>
        </w:r>
      </w:del>
      <w:ins w:id="4257" w:author="Editor" w:date="2026-09-25T09:00:00Z">
        <w:r>
          <w:t xml:space="preserve">Ten</w:t>
        </w:r>
      </w:ins>
      <w:r>
        <w:t xml:space="preserve"> minutes into the wait, he saw the BMW rolling out of the apartment complex. It made a left on the street and headed north. This time Maxwell was extra prudent. He kept the taxi at a distance and traced the path with added stealth and alertness. He was cognizant </w:t>
      </w:r>
      <w:del w:id="4258" w:author="Editor" w:date="2026-09-25T09:00:00Z">
        <w:r>
          <w:delText xml:space="preserve">of the fact </w:delText>
        </w:r>
      </w:del>
      <w:r>
        <w:t xml:space="preserve">that the extended distance between the two cars might result in losing </w:t>
      </w:r>
      <w:del w:id="4259" w:author="Editor" w:date="2026-09-25T09:00:00Z">
        <w:r>
          <w:delText xml:space="preserve">Sanchez’s sight</w:delText>
        </w:r>
      </w:del>
      <w:ins w:id="4260" w:author="Editor" w:date="2026-09-25T09:00:00Z">
        <w:r>
          <w:t xml:space="preserve">sight of Sanchez</w:t>
        </w:r>
      </w:ins>
      <w:r>
        <w:t xml:space="preserve">. With no </w:t>
      </w:r>
      <w:del w:id="4261" w:author="Editor" w:date="2026-09-25T09:00:00Z">
        <w:r>
          <w:delText xml:space="preserve">superior alternatives</w:delText>
        </w:r>
      </w:del>
      <w:ins w:id="4262" w:author="Editor" w:date="2026-09-25T09:00:00Z">
        <w:r>
          <w:t xml:space="preserve">better alternative</w:t>
        </w:r>
      </w:ins>
      <w:r>
        <w:t xml:space="preserve">, he </w:t>
      </w:r>
      <w:del w:id="4263" w:author="Editor" w:date="2026-09-25T09:00:00Z">
        <w:r>
          <w:delText xml:space="preserve">took</w:delText>
        </w:r>
      </w:del>
      <w:ins w:id="4264" w:author="Editor" w:date="2026-09-25T09:00:00Z">
        <w:r>
          <w:t xml:space="preserve">made</w:t>
        </w:r>
      </w:ins>
      <w:r>
        <w:t xml:space="preserve"> the conscious decision </w:t>
      </w:r>
      <w:del w:id="4265" w:author="Editor" w:date="2026-09-25T09:00:00Z">
        <w:r>
          <w:delText xml:space="preserve">of taking</w:delText>
        </w:r>
      </w:del>
      <w:ins w:id="4266" w:author="Editor" w:date="2026-09-25T09:00:00Z">
        <w:r>
          <w:t xml:space="preserve">to take</w:t>
        </w:r>
      </w:ins>
      <w:r>
        <w:t xml:space="preserve"> the calculated risk. After</w:t>
      </w:r>
      <w:ins w:id="4267" w:author="Editor" w:date="2026-09-25T09:00:00Z">
        <w:r>
          <w:t xml:space="preserve"> a</w:t>
        </w:r>
      </w:ins>
      <w:r>
        <w:t xml:space="preserve"> few turns, he saw the BMW heading towards </w:t>
      </w:r>
      <w:del w:id="4268" w:author="Editor" w:date="2026-09-25T09:00:00Z">
        <w:r>
          <w:delText xml:space="preserve">motorway A3</w:delText>
        </w:r>
      </w:del>
      <w:ins w:id="4269" w:author="Editor" w:date="2026-09-25T09:00:00Z">
        <w:r>
          <w:t xml:space="preserve">the A3 motorway</w:t>
        </w:r>
      </w:ins>
      <w:r>
        <w:t xml:space="preserve">. He was relieved, as trailing a car on a highway </w:t>
      </w:r>
      <w:del w:id="4270" w:author="Editor" w:date="2026-09-25T09:00:00Z">
        <w:r>
          <w:delText xml:space="preserve">is</w:delText>
        </w:r>
      </w:del>
      <w:ins w:id="4271" w:author="Editor" w:date="2026-09-25T09:00:00Z">
        <w:r>
          <w:t xml:space="preserve">was</w:t>
        </w:r>
      </w:ins>
      <w:r>
        <w:t xml:space="preserve"> much easier than</w:t>
      </w:r>
      <w:ins w:id="4272" w:author="Editor" w:date="2026-09-25T09:00:00Z">
        <w:r>
          <w:t xml:space="preserve"> in</w:t>
        </w:r>
      </w:ins>
      <w:r>
        <w:t xml:space="preserve"> the lattice of Zurich streets. After about two hours of driving on </w:t>
      </w:r>
      <w:ins w:id="4273" w:author="Editor" w:date="2026-09-25T09:00:00Z">
        <w:r>
          <w:t xml:space="preserve">the </w:t>
        </w:r>
      </w:ins>
      <w:r>
        <w:t xml:space="preserve">A3, he saw the BMW taking the highway exit. To </w:t>
      </w:r>
      <w:del w:id="4274" w:author="Editor" w:date="2026-09-25T09:00:00Z">
        <w:r>
          <w:delText xml:space="preserve">make his chase easier, he found</w:delText>
        </w:r>
      </w:del>
      <w:ins w:id="4275" w:author="Editor" w:date="2026-09-25T09:00:00Z">
        <w:r>
          <w:t xml:space="preserve">his advantage, a</w:t>
        </w:r>
      </w:ins>
      <w:r>
        <w:t xml:space="preserve"> few more cars</w:t>
      </w:r>
      <w:ins w:id="4276" w:author="Editor" w:date="2026-09-25T09:00:00Z">
        <w:r>
          <w:t xml:space="preserve"> were</w:t>
        </w:r>
      </w:ins>
      <w:r>
        <w:t xml:space="preserve"> exiting the highway. It helped him</w:t>
      </w:r>
      <w:del w:id="4277" w:author="Editor" w:date="2026-09-25T09:00:00Z">
        <w:r>
          <w:delText xml:space="preserve">, as he blended</w:delText>
        </w:r>
      </w:del>
      <w:ins w:id="4278" w:author="Editor" w:date="2026-09-25T09:00:00Z">
        <w:r>
          <w:t xml:space="preserve"> blend</w:t>
        </w:r>
      </w:ins>
      <w:r>
        <w:t xml:space="preserve"> his car with</w:t>
      </w:r>
      <w:ins w:id="4279" w:author="Editor" w:date="2026-09-25T09:00:00Z">
        <w:r>
          <w:t xml:space="preserve"> the</w:t>
        </w:r>
      </w:ins>
      <w:r>
        <w:t xml:space="preserve"> other vehicles into a perfect disguise. The BMW drove for another ten minutes before it turned </w:t>
      </w:r>
      <w:del w:id="4280" w:author="Editor" w:date="2026-09-25T09:00:00Z">
        <w:r>
          <w:delText xml:space="preserve">towards</w:delText>
        </w:r>
      </w:del>
      <w:ins w:id="4281" w:author="Editor" w:date="2026-09-25T09:00:00Z">
        <w:r>
          <w:t xml:space="preserve">into</w:t>
        </w:r>
      </w:ins>
      <w:r>
        <w:t xml:space="preserve"> a small lane.</w:t>
      </w:r>
      <w:commentRangeEnd w:id="110"/>
      <w:r>
        <w:commentReference w:id="110"/>
      </w:r>
    </w:p>
    <w:p w14:paraId="55FFE101" w14:textId="77777777" w:rsidR="00E34F61" w:rsidRPr="00E34F61" w:rsidRDefault="00E34F61" w:rsidP="00E34F61">
      <w:commentRangeStart w:id="111"/>
      <w:r>
        <w:t xml:space="preserve">Maxwell avoided the turn to ensure he didn’t give</w:t>
      </w:r>
      <w:ins w:id="4282" w:author="Editor" w:date="2026-09-25T09:00:00Z">
        <w:r>
          <w:t xml:space="preserve"> himself</w:t>
        </w:r>
      </w:ins>
      <w:r>
        <w:t xml:space="preserve"> any undue exposure, especially when the chase was almost coming to an end. As he passed the lane where Sanchez</w:t>
      </w:r>
      <w:del w:id="4283" w:author="Editor (Typography)" w:date="2026-09-25T09:00:00Z">
        <w:r>
          <w:delText xml:space="preserve">'</w:delText>
        </w:r>
      </w:del>
      <w:ins w:id="4284" w:author="Editor (Typography)" w:date="2026-09-25T09:00:00Z">
        <w:r>
          <w:t xml:space="preserve">’</w:t>
        </w:r>
      </w:ins>
      <w:r>
        <w:t xml:space="preserve">s car </w:t>
      </w:r>
      <w:ins w:id="4285" w:author="Editor" w:date="2026-09-25T09:00:00Z">
        <w:r>
          <w:t xml:space="preserve">had </w:t>
        </w:r>
      </w:ins>
      <w:r>
        <w:t xml:space="preserve">turned, he </w:t>
      </w:r>
      <w:del w:id="4286" w:author="Editor" w:date="2026-09-25T09:00:00Z">
        <w:r>
          <w:delText xml:space="preserve">made</w:delText>
        </w:r>
      </w:del>
      <w:ins w:id="4287" w:author="Editor" w:date="2026-09-25T09:00:00Z">
        <w:r>
          <w:t xml:space="preserve">cast</w:t>
        </w:r>
      </w:ins>
      <w:r>
        <w:t xml:space="preserve"> a fleeting glance to see which way it </w:t>
      </w:r>
      <w:del w:id="4288" w:author="Editor (Spelling)" w:date="2026-09-25T09:00:00Z">
        <w:r>
          <w:delText xml:space="preserve">traveled</w:delText>
        </w:r>
      </w:del>
      <w:ins w:id="4289" w:author="Editor (Spelling)" w:date="2026-09-25T09:00:00Z">
        <w:r>
          <w:t xml:space="preserve">travelled</w:t>
        </w:r>
      </w:ins>
      <w:r>
        <w:t xml:space="preserve">. He couldn’t see the BMW but managed to see a </w:t>
      </w:r>
      <w:del w:id="4290" w:author="Editor" w:date="2026-09-25T09:00:00Z">
        <w:r>
          <w:delText xml:space="preserve">yellow</w:delText>
        </w:r>
      </w:del>
      <w:ins w:id="4291" w:author="Editor" w:date="2026-09-25T09:00:00Z">
        <w:r>
          <w:t xml:space="preserve">blue</w:t>
        </w:r>
      </w:ins>
      <w:r>
        <w:t xml:space="preserve"> sign stating in German “</w:t>
      </w:r>
      <w:del w:id="4292" w:author="Editor" w:date="2026-09-25T09:00:00Z">
        <w:r>
          <w:delText xml:space="preserve">Kein Ausgang</w:delText>
        </w:r>
      </w:del>
      <w:ins w:id="4293" w:author="Editor" w:date="2026-09-25T09:00:00Z">
        <w:r>
          <w:t xml:space="preserve">Sackgasse</w:t>
        </w:r>
      </w:ins>
      <w:r>
        <w:t xml:space="preserve">” – an evil smirk crossed his lips as he knew the street </w:t>
      </w:r>
      <w:del w:id="4294" w:author="Editor" w:date="2026-09-25T09:00:00Z">
        <w:r>
          <w:delText xml:space="preserve">was leading</w:delText>
        </w:r>
      </w:del>
      <w:ins w:id="4295" w:author="Editor" w:date="2026-09-25T09:00:00Z">
        <w:r>
          <w:t xml:space="preserve">led</w:t>
        </w:r>
      </w:ins>
      <w:r>
        <w:t xml:space="preserve"> to a dead end</w:t>
      </w:r>
      <w:del w:id="4296" w:author="Editor" w:date="2026-09-25T09:00:00Z">
        <w:r>
          <w:delText xml:space="preserve"> with no further outlet</w:delText>
        </w:r>
      </w:del>
      <w:r>
        <w:t xml:space="preserve">. He was certain they would be in one of the houses on that lane.</w:t>
      </w:r>
      <w:commentRangeEnd w:id="111"/>
      <w:r>
        <w:commentReference w:id="111"/>
      </w:r>
    </w:p>
    <w:p w14:paraId="5467BDE0" w14:textId="77777777" w:rsidR="00E34F61" w:rsidRPr="00E34F61" w:rsidRDefault="00E34F61" w:rsidP="00E34F61">
      <w:commentRangeStart w:id="112"/>
      <w:del w:id="4297" w:author="Editor" w:date="2026-09-25T09:00:00Z">
        <w:r>
          <w:delText xml:space="preserve">On</w:delText>
        </w:r>
      </w:del>
      <w:ins w:id="4298" w:author="Editor" w:date="2026-09-25T09:00:00Z">
        <w:r>
          <w:t xml:space="preserve">At</w:t>
        </w:r>
      </w:ins>
      <w:r>
        <w:t xml:space="preserve"> the next intersection, he </w:t>
      </w:r>
      <w:del w:id="4299" w:author="Editor" w:date="2026-09-25T09:00:00Z">
        <w:r>
          <w:delText xml:space="preserve">disembarked</w:delText>
        </w:r>
      </w:del>
      <w:ins w:id="4300" w:author="Editor" w:date="2026-09-25T09:00:00Z">
        <w:r>
          <w:t xml:space="preserve">got out of</w:t>
        </w:r>
      </w:ins>
      <w:r>
        <w:t xml:space="preserve"> the taxi. The taxi fled with a screeching noise, as the driver tried to get away from the ordeal as fast as he could. He gave himself </w:t>
      </w:r>
      <w:ins w:id="4301" w:author="Editor" w:date="2026-09-25T09:00:00Z">
        <w:r>
          <w:t xml:space="preserve">a </w:t>
        </w:r>
      </w:ins>
      <w:r>
        <w:t xml:space="preserve">few minutes before starting to walk towards the lane where the BMW </w:t>
      </w:r>
      <w:ins w:id="4302" w:author="Editor" w:date="2026-09-25T09:00:00Z">
        <w:r>
          <w:t xml:space="preserve">had </w:t>
        </w:r>
      </w:ins>
      <w:r>
        <w:t xml:space="preserve">turned not too long ago. He paced his walk, which was</w:t>
      </w:r>
      <w:ins w:id="4303" w:author="Editor" w:date="2026-09-25T09:00:00Z">
        <w:r>
          <w:t xml:space="preserve"> a</w:t>
        </w:r>
      </w:ins>
      <w:r>
        <w:t xml:space="preserve"> little shy of a dash. His ferreting eyes were looking for the car. </w:t>
      </w:r>
      <w:del w:id="4304" w:author="Editor" w:date="2026-09-25T09:00:00Z">
        <w:r>
          <w:delText xml:space="preserve">After about</w:delText>
        </w:r>
      </w:del>
      <w:ins w:id="4305" w:author="Editor" w:date="2026-09-25T09:00:00Z">
        <w:r>
          <w:t xml:space="preserve">About</w:t>
        </w:r>
      </w:ins>
      <w:r>
        <w:t xml:space="preserve"> 600 feet</w:t>
      </w:r>
      <w:del w:id="4306" w:author="Editor" w:date="2026-09-25T09:00:00Z">
        <w:r>
          <w:delText xml:space="preserve"> wandering</w:delText>
        </w:r>
      </w:del>
      <w:r>
        <w:t xml:space="preserve"> into the lane, he saw another lane cutting to the left. He had a strong intuition </w:t>
      </w:r>
      <w:del w:id="4307" w:author="Editor" w:date="2026-09-25T09:00:00Z">
        <w:r>
          <w:delText xml:space="preserve">of finding</w:delText>
        </w:r>
      </w:del>
      <w:ins w:id="4308" w:author="Editor" w:date="2026-09-25T09:00:00Z">
        <w:r>
          <w:t xml:space="preserve">that he would find</w:t>
        </w:r>
      </w:ins>
      <w:r>
        <w:t xml:space="preserve"> the car in that lane and </w:t>
      </w:r>
      <w:del w:id="4309" w:author="Editor" w:date="2026-09-25T09:00:00Z">
        <w:r>
          <w:delText xml:space="preserve">went ahead with</w:delText>
        </w:r>
      </w:del>
      <w:ins w:id="4310" w:author="Editor" w:date="2026-09-25T09:00:00Z">
        <w:r>
          <w:t xml:space="preserve">followed</w:t>
        </w:r>
      </w:ins>
      <w:r>
        <w:t xml:space="preserve"> his instincts. As he walked through the narrow pathway, he saw a row of two-storied apartments. </w:t>
      </w:r>
      <w:del w:id="4311" w:author="Editor" w:date="2026-09-25T09:00:00Z">
        <w:r>
          <w:delText xml:space="preserve">There were about 7-10 blocks, spread on each side of the lane, and each block had 8 apartments. The parking lot was by the individual blocks, and the cars were neatly parked in 2 by 2 lanes. </w:delText>
        </w:r>
      </w:del>
      <w:r>
        <w:t xml:space="preserve">Maxwell was </w:t>
      </w:r>
      <w:del w:id="4312" w:author="Editor (Spelling)" w:date="2026-09-25T09:00:00Z">
        <w:r>
          <w:delText xml:space="preserve">scrutinizing</w:delText>
        </w:r>
      </w:del>
      <w:ins w:id="4313" w:author="Editor (Spelling)" w:date="2026-09-25T09:00:00Z">
        <w:r>
          <w:t xml:space="preserve">scrutinising</w:t>
        </w:r>
      </w:ins>
      <w:r>
        <w:t xml:space="preserve"> the</w:t>
      </w:r>
      <w:ins w:id="4314" w:author="Editor" w:date="2026-09-25T09:00:00Z">
        <w:r>
          <w:t xml:space="preserve"> parked</w:t>
        </w:r>
      </w:ins>
      <w:r>
        <w:t xml:space="preserve"> cars, looking for the BMW. After passing the first two blocks</w:t>
      </w:r>
      <w:ins w:id="4315" w:author="Editor" w:date="2026-09-25T09:00:00Z">
        <w:r>
          <w:t xml:space="preserve">,</w:t>
        </w:r>
      </w:ins>
      <w:r>
        <w:t xml:space="preserve"> he saw the car neatly parked in the front row facing the street. He saw only one apartment in the building with the lights on. Despite the sheer darkness, it would </w:t>
      </w:r>
      <w:del w:id="4316" w:author="Editor" w:date="2026-09-25T09:00:00Z">
        <w:r>
          <w:delText xml:space="preserve">be</w:delText>
        </w:r>
      </w:del>
      <w:ins w:id="4317" w:author="Editor" w:date="2026-09-25T09:00:00Z">
        <w:r>
          <w:t xml:space="preserve">have been</w:t>
        </w:r>
      </w:ins>
      <w:r>
        <w:t xml:space="preserve"> hard for anyone to miss the </w:t>
      </w:r>
      <w:del w:id="4318" w:author="Editor" w:date="2026-09-25T09:00:00Z">
        <w:r>
          <w:delText xml:space="preserve">tremulous smile</w:delText>
        </w:r>
      </w:del>
      <w:ins w:id="4319" w:author="Editor" w:date="2026-09-25T09:00:00Z">
        <w:r>
          <w:t xml:space="preserve">smile that graced</w:t>
        </w:r>
      </w:ins>
      <w:r>
        <w:t xml:space="preserve"> his face</w:t>
      </w:r>
      <w:del w:id="4320" w:author="Editor" w:date="2026-09-25T09:00:00Z">
        <w:r>
          <w:delText xml:space="preserve"> graced</w:delText>
        </w:r>
      </w:del>
      <w:r>
        <w:t xml:space="preserve">.</w:t>
      </w:r>
      <w:commentRangeEnd w:id="112"/>
      <w:r>
        <w:commentReference w:id="112"/>
      </w:r>
    </w:p>
    <w:p w14:paraId="2AEC2466" w14:textId="77777777" w:rsidR="00E34F61" w:rsidRPr="00E34F61" w:rsidRDefault="00E34F61" w:rsidP="00E34F61">
      <w:r>
        <w:t xml:space="preserve">He knew he had only a few hours to execute his plan, for he was certain they would soon leave the place. He had some chores to do before </w:t>
      </w:r>
      <w:del w:id="4321" w:author="Editor" w:date="2026-09-25T09:00:00Z">
        <w:r>
          <w:delText xml:space="preserve">leaving</w:delText>
        </w:r>
      </w:del>
      <w:ins w:id="4322" w:author="Editor" w:date="2026-09-25T09:00:00Z">
        <w:r>
          <w:t xml:space="preserve">they left</w:t>
        </w:r>
      </w:ins>
      <w:r>
        <w:t xml:space="preserve"> the apartment. Now that all the </w:t>
      </w:r>
      <w:del w:id="4323" w:author="Editor" w:date="2026-09-25T09:00:00Z">
        <w:r>
          <w:delText xml:space="preserve">hoopla and the </w:delText>
        </w:r>
      </w:del>
      <w:r>
        <w:t xml:space="preserve">commotion </w:t>
      </w:r>
      <w:del w:id="4324" w:author="Editor" w:date="2026-09-25T09:00:00Z">
        <w:r>
          <w:delText xml:space="preserve">were</w:delText>
        </w:r>
      </w:del>
      <w:ins w:id="4325" w:author="Editor" w:date="2026-09-25T09:00:00Z">
        <w:r>
          <w:t xml:space="preserve">was</w:t>
        </w:r>
      </w:ins>
      <w:r>
        <w:t xml:space="preserve"> behind</w:t>
      </w:r>
      <w:ins w:id="4326" w:author="Editor" w:date="2026-09-25T09:00:00Z">
        <w:r>
          <w:t xml:space="preserve"> him</w:t>
        </w:r>
      </w:ins>
      <w:r>
        <w:t xml:space="preserve">, he was famished and had a sudden urge for black coffee. He </w:t>
      </w:r>
      <w:del w:id="4327" w:author="Editor" w:date="2026-09-25T09:00:00Z">
        <w:r>
          <w:delText xml:space="preserve">traced</w:delText>
        </w:r>
      </w:del>
      <w:ins w:id="4328" w:author="Editor" w:date="2026-09-25T09:00:00Z">
        <w:r>
          <w:t xml:space="preserve">retraced</w:t>
        </w:r>
      </w:ins>
      <w:r>
        <w:t xml:space="preserve"> his path back to the main street. There was a gas station right across the street</w:t>
      </w:r>
      <w:del w:id="4329" w:author="Editor" w:date="2026-09-25T09:00:00Z">
        <w:r>
          <w:delText xml:space="preserve">; the</w:delText>
        </w:r>
      </w:del>
      <w:ins w:id="4330" w:author="Editor" w:date="2026-09-25T09:00:00Z">
        <w:r>
          <w:t xml:space="preserve">. The</w:t>
        </w:r>
      </w:ins>
      <w:r>
        <w:t xml:space="preserve"> convenience store by the gas station was the only possible place to get anything in the early morning hours. He ordered a coffee and picked </w:t>
      </w:r>
      <w:ins w:id="4331" w:author="Editor" w:date="2026-09-25T09:00:00Z">
        <w:r>
          <w:t xml:space="preserve">up </w:t>
        </w:r>
      </w:ins>
      <w:r>
        <w:t xml:space="preserve">a cold sandwich from the refrigerator. There was a small sitting area by the café</w:t>
      </w:r>
      <w:ins w:id="4332" w:author="Editor" w:date="2026-09-25T09:00:00Z">
        <w:r>
          <w:t xml:space="preserve">,</w:t>
        </w:r>
      </w:ins>
      <w:r>
        <w:t xml:space="preserve"> and he settled</w:t>
      </w:r>
      <w:ins w:id="4333" w:author="Editor" w:date="2026-09-25T09:00:00Z">
        <w:r>
          <w:t xml:space="preserve"> down</w:t>
        </w:r>
      </w:ins>
      <w:r>
        <w:t xml:space="preserve"> with his early morning nibbles. After devouring his sandwich, he pulled out his phone and called someone, and was in a discussion for about ten minutes. He got a call after </w:t>
      </w:r>
      <w:ins w:id="4334" w:author="Editor" w:date="2026-09-25T09:00:00Z">
        <w:r>
          <w:t xml:space="preserve">a </w:t>
        </w:r>
      </w:ins>
      <w:r>
        <w:t xml:space="preserve">thirty</w:t>
      </w:r>
      <w:del w:id="4335" w:author="Editor" w:date="2026-09-25T09:00:00Z">
        <w:r>
          <w:delText xml:space="preserve"> minutes of</w:delText>
        </w:r>
      </w:del>
      <w:ins w:id="4336" w:author="Editor" w:date="2026-09-25T09:00:00Z">
        <w:r>
          <w:t xml:space="preserve">-minute</w:t>
        </w:r>
      </w:ins>
      <w:r>
        <w:t xml:space="preserve"> wait. He stepped out of the café and walked towards an Audi R8, parked outside the store. A man in his mid-thirties stepped out and handed him a packet. He shook his hand and slipped into the R8 while the </w:t>
      </w:r>
      <w:del w:id="4337" w:author="Editor" w:date="2026-09-25T09:00:00Z">
        <w:r>
          <w:delText xml:space="preserve">other person</w:delText>
        </w:r>
      </w:del>
      <w:ins w:id="4338" w:author="Editor" w:date="2026-09-25T09:00:00Z">
        <w:r>
          <w:t xml:space="preserve">man</w:t>
        </w:r>
      </w:ins>
      <w:r>
        <w:t xml:space="preserve"> disappeared into the coldness of the morning mist.</w:t>
      </w:r>
    </w:p>
    <w:p w14:paraId="403D37B8" w14:textId="2C053CA9" w:rsidR="00E34F61" w:rsidRPr="00E34F61" w:rsidRDefault="00E34F61" w:rsidP="00E34F61">
      <w:r>
        <w:t xml:space="preserve">Maxwell </w:t>
      </w:r>
      <w:del w:id="4339" w:author="Editor" w:date="2026-09-25T09:00:00Z">
        <w:r>
          <w:delText xml:space="preserve">Parked</w:delText>
        </w:r>
      </w:del>
      <w:ins w:id="4340" w:author="Editor" w:date="2026-09-25T09:00:00Z">
        <w:r>
          <w:t xml:space="preserve">parked</w:t>
        </w:r>
      </w:ins>
      <w:r>
        <w:t xml:space="preserve"> the Audi at the entrance of the lane where Sanchez was sheltered. He</w:t>
      </w:r>
      <w:del w:id="4341" w:author="Editor" w:date="2026-09-25T09:00:00Z">
        <w:r>
          <w:delText xml:space="preserve"> carefully</w:delText>
        </w:r>
      </w:del>
      <w:r>
        <w:t xml:space="preserve"> trod the path with extra vigilance.  He was by the block where Sanchez’s dwelling was located. And his inquisitive eyes searched for the apartment lights. Sure</w:t>
      </w:r>
      <w:del w:id="4342" w:author="Editor" w:date="2026-09-25T09:00:00Z">
        <w:r>
          <w:delText xml:space="preserve">,</w:delText>
        </w:r>
      </w:del>
      <w:r>
        <w:t xml:space="preserve"> enough</w:t>
      </w:r>
      <w:ins w:id="4343" w:author="Editor" w:date="2026-09-25T09:00:00Z">
        <w:r>
          <w:t xml:space="preserve">,</w:t>
        </w:r>
      </w:ins>
      <w:r>
        <w:t xml:space="preserve"> the lights were off, and </w:t>
      </w:r>
      <w:del w:id="4344" w:author="Editor" w:date="2026-09-25T09:00:00Z">
        <w:r>
          <w:delText xml:space="preserve">his conjecture was accurate</w:delText>
        </w:r>
      </w:del>
      <w:ins w:id="4345" w:author="Editor" w:date="2026-09-25T09:00:00Z">
        <w:r>
          <w:t xml:space="preserve">as he had conjectured</w:t>
        </w:r>
      </w:ins>
      <w:r>
        <w:t xml:space="preserve">, they were reposing.</w:t>
      </w:r>
    </w:p>
    <w:p w14:paraId="078F5F72" w14:textId="77777777" w:rsidR="00E34F61" w:rsidRPr="00E34F61" w:rsidRDefault="00E34F61" w:rsidP="00E34F61">
      <w:r>
        <w:t xml:space="preserve">It was</w:t>
      </w:r>
      <w:ins w:id="4346" w:author="Editor" w:date="2026-09-25T09:00:00Z">
        <w:r>
          <w:t xml:space="preserve"> the</w:t>
        </w:r>
      </w:ins>
      <w:r>
        <w:t xml:space="preserve"> early hours of a lazy </w:t>
      </w:r>
      <w:del w:id="4347" w:author="Editor" w:date="2026-09-25T09:00:00Z">
        <w:r>
          <w:delText xml:space="preserve">Tuesday; besides</w:delText>
        </w:r>
      </w:del>
      <w:ins w:id="4348" w:author="Editor" w:date="2026-09-25T09:00:00Z">
        <w:r>
          <w:t xml:space="preserve">Wednesday. Besides</w:t>
        </w:r>
      </w:ins>
      <w:r>
        <w:t xml:space="preserve">, the coldness had put all souls in their shelters. Taking the morning mist as his shield</w:t>
      </w:r>
      <w:del w:id="4349" w:author="Editor" w:date="2026-09-25T09:00:00Z">
        <w:r>
          <w:delText xml:space="preserve"> he quickly</w:delText>
        </w:r>
      </w:del>
      <w:ins w:id="4350" w:author="Editor" w:date="2026-09-25T09:00:00Z">
        <w:r>
          <w:t xml:space="preserve">, he</w:t>
        </w:r>
      </w:ins>
      <w:r>
        <w:t xml:space="preserve"> sprinted into action. He had a transmitter, which he installed under the boot of the BMW, </w:t>
      </w:r>
      <w:ins w:id="4351" w:author="Editor" w:date="2026-09-25T09:00:00Z">
        <w:r>
          <w:t xml:space="preserve">a </w:t>
        </w:r>
      </w:ins>
      <w:r>
        <w:t xml:space="preserve">little</w:t>
      </w:r>
      <w:del w:id="4352" w:author="Editor" w:date="2026-09-25T09:00:00Z">
        <w:r>
          <w:delText xml:space="preserve"> further</w:delText>
        </w:r>
      </w:del>
      <w:r>
        <w:t xml:space="preserve"> away from the exhaust. He turned the transmitter on and checked the signal on his GPS. The GPS came to life and displayed the coordinates of the BMW </w:t>
      </w:r>
      <w:del w:id="4353" w:author="Editor" w:date="2026-09-25T09:00:00Z">
        <w:r>
          <w:delText xml:space="preserve">in</w:delText>
        </w:r>
      </w:del>
      <w:ins w:id="4354" w:author="Editor" w:date="2026-09-25T09:00:00Z">
        <w:r>
          <w:t xml:space="preserve">on</w:t>
        </w:r>
      </w:ins>
      <w:r>
        <w:t xml:space="preserve"> its small </w:t>
      </w:r>
      <w:del w:id="4355" w:author="Editor" w:date="2026-09-25T09:00:00Z">
        <w:r>
          <w:delText xml:space="preserve">display</w:delText>
        </w:r>
      </w:del>
      <w:ins w:id="4356" w:author="Editor" w:date="2026-09-25T09:00:00Z">
        <w:r>
          <w:t xml:space="preserve">screen</w:t>
        </w:r>
      </w:ins>
      <w:r>
        <w:t xml:space="preserve">. It </w:t>
      </w:r>
      <w:del w:id="4357" w:author="Editor" w:date="2026-09-25T09:00:00Z">
        <w:r>
          <w:delText xml:space="preserve">was</w:delText>
        </w:r>
      </w:del>
      <w:ins w:id="4358" w:author="Editor" w:date="2026-09-25T09:00:00Z">
        <w:r>
          <w:t xml:space="preserve">had been</w:t>
        </w:r>
      </w:ins>
      <w:r>
        <w:t xml:space="preserve"> a long chase, and now that he </w:t>
      </w:r>
      <w:del w:id="4359" w:author="Editor" w:date="2026-09-25T09:00:00Z">
        <w:r>
          <w:delText xml:space="preserve">took</w:delText>
        </w:r>
      </w:del>
      <w:ins w:id="4360" w:author="Editor" w:date="2026-09-25T09:00:00Z">
        <w:r>
          <w:t xml:space="preserve">had taken</w:t>
        </w:r>
      </w:ins>
      <w:r>
        <w:t xml:space="preserve"> care of what was important</w:t>
      </w:r>
      <w:ins w:id="4361" w:author="Editor" w:date="2026-09-25T09:00:00Z">
        <w:r>
          <w:t xml:space="preserve">,</w:t>
        </w:r>
      </w:ins>
      <w:r>
        <w:t xml:space="preserve"> he could look forward to getting some rest. He walked back to his Audi</w:t>
      </w:r>
      <w:del w:id="4362" w:author="Editor" w:date="2026-09-25T09:00:00Z">
        <w:r>
          <w:delText xml:space="preserve"> and</w:delText>
        </w:r>
      </w:del>
      <w:ins w:id="4363" w:author="Editor" w:date="2026-09-25T09:00:00Z">
        <w:r>
          <w:t xml:space="preserve">,</w:t>
        </w:r>
      </w:ins>
      <w:r>
        <w:t xml:space="preserve"> drove it to the next street, parked it </w:t>
      </w:r>
      <w:del w:id="4364" w:author="Editor" w:date="2026-09-25T09:00:00Z">
        <w:r>
          <w:delText xml:space="preserve">by</w:delText>
        </w:r>
      </w:del>
      <w:ins w:id="4365" w:author="Editor" w:date="2026-09-25T09:00:00Z">
        <w:r>
          <w:t xml:space="preserve">in</w:t>
        </w:r>
      </w:ins>
      <w:r>
        <w:t xml:space="preserve"> an empty spot, reclined the </w:t>
      </w:r>
      <w:del w:id="4366" w:author="Editor" w:date="2026-09-25T09:00:00Z">
        <w:r>
          <w:delText xml:space="preserve">seats</w:delText>
        </w:r>
      </w:del>
      <w:ins w:id="4367" w:author="Editor" w:date="2026-09-25T09:00:00Z">
        <w:r>
          <w:t xml:space="preserve">seat</w:t>
        </w:r>
      </w:ins>
      <w:r>
        <w:t xml:space="preserve"> and dozed off. This time he trusted the </w:t>
      </w:r>
      <w:del w:id="4368" w:author="Editor" w:date="2026-09-25T09:00:00Z">
        <w:r>
          <w:delText xml:space="preserve">transmitter’s receiver</w:delText>
        </w:r>
      </w:del>
      <w:ins w:id="4369" w:author="Editor" w:date="2026-09-25T09:00:00Z">
        <w:r>
          <w:t xml:space="preserve">receiver’s</w:t>
        </w:r>
      </w:ins>
      <w:r>
        <w:t xml:space="preserve"> beep to keep a check on his sleep. </w:t>
      </w:r>
      <w:del w:id="4370" w:author="Editor" w:date="2026-09-25T09:00:00Z">
        <w:r>
          <w:delText xml:space="preserve">Neither he had</w:delText>
        </w:r>
      </w:del>
      <w:ins w:id="4371" w:author="Editor" w:date="2026-09-25T09:00:00Z">
        <w:r>
          <w:t xml:space="preserve">He had neither</w:t>
        </w:r>
      </w:ins>
      <w:r>
        <w:t xml:space="preserve"> the verve</w:t>
      </w:r>
      <w:del w:id="4372" w:author="Editor" w:date="2026-09-25T09:00:00Z">
        <w:r>
          <w:delText xml:space="preserve">,</w:delText>
        </w:r>
      </w:del>
      <w:r>
        <w:t xml:space="preserve"> nor any energy left to be paranoid and stay awake.</w:t>
      </w:r>
    </w:p>
    <w:p w14:paraId="10F7DF10" w14:textId="77777777" w:rsidR="002E296A" w:rsidRDefault="002E296A">
      <w:pPr>
        <w:spacing w:line="259" w:lineRule="auto"/>
        <w:jc w:val="left"/>
      </w:pPr>
      <w:r>
        <w:br w:type="page"/>
      </w:r>
    </w:p>
    <w:p w14:paraId="34D81FAD" w14:textId="64DD183E" w:rsidR="00753527" w:rsidRPr="002E296A" w:rsidRDefault="00753527" w:rsidP="002E296A">
      <w:r>
        <w:rPr>
          <w:b/>
        </w:rPr>
        <w:lastRenderedPageBreak/>
        <w:t>Chapter 20</w:t>
      </w:r>
    </w:p>
    <w:p w14:paraId="63353026" w14:textId="77777777" w:rsidR="00753527" w:rsidRPr="00480A5E" w:rsidRDefault="00753527" w:rsidP="00753527">
      <w:pPr>
        <w:rPr>
          <w:b/>
        </w:rPr>
      </w:pPr>
      <w:commentRangeStart w:id="113"/>
      <w:r>
        <w:rPr>
          <w:b/>
        </w:rPr>
        <w:t xml:space="preserve">4:00 AM 17th April 2014, </w:t>
      </w:r>
      <w:del w:id="4373" w:author="Editor" w:date="2026-09-25T09:00:00Z">
        <w:r>
          <w:rPr>
            <w:b/>
          </w:rPr>
          <w:delText xml:space="preserve">Stockholm</w:delText>
        </w:r>
      </w:del>
      <w:ins w:id="4374" w:author="Editor" w:date="2026-09-25T09:00:00Z">
        <w:r>
          <w:rPr>
            <w:b/>
          </w:rPr>
          <w:t xml:space="preserve">Helsingør</w:t>
        </w:r>
      </w:ins>
      <w:r>
        <w:rPr>
          <w:b/>
        </w:rPr>
        <w:t xml:space="preserve">, Denmark</w:t>
      </w:r>
      <w:commentRangeEnd w:id="113"/>
      <w:r>
        <w:commentReference w:id="113"/>
      </w:r>
    </w:p>
    <w:p w14:paraId="1BC2740F" w14:textId="77777777" w:rsidR="004E76FC" w:rsidRPr="004E76FC" w:rsidRDefault="004E76FC" w:rsidP="004E76FC">
      <w:r>
        <w:t xml:space="preserve">The loud chime of the phone ruffled the quietness of the night. This was the first time Benedikt </w:t>
      </w:r>
      <w:ins w:id="4375" w:author="Editor" w:date="2026-09-25T09:00:00Z">
        <w:r>
          <w:t xml:space="preserve">had </w:t>
        </w:r>
      </w:ins>
      <w:r>
        <w:t xml:space="preserve">slept with some peace since Sanchez disappeared.  But the phone refused to give up</w:t>
      </w:r>
      <w:del w:id="4376" w:author="Editor" w:date="2026-09-25T09:00:00Z">
        <w:r>
          <w:delText xml:space="preserve"> and was making an absolute dissonance</w:delText>
        </w:r>
      </w:del>
      <w:r>
        <w:t xml:space="preserve">. Benedikt jolted to consciousness and vaguely looked around for the phone. He found it between the sofa cushions he was resting on. He fumbled, and after </w:t>
      </w:r>
      <w:ins w:id="4377" w:author="Editor" w:date="2026-09-25T09:00:00Z">
        <w:r>
          <w:t xml:space="preserve">a </w:t>
        </w:r>
      </w:ins>
      <w:r>
        <w:t xml:space="preserve">few attempts succeeded in hitting the answer button and responded with a gravelly voice.</w:t>
      </w:r>
    </w:p>
    <w:p w14:paraId="0DEB1967" w14:textId="77777777" w:rsidR="004E76FC" w:rsidRPr="004E76FC" w:rsidRDefault="004E76FC" w:rsidP="004E76FC">
      <w:r>
        <w:t>“Chief, it is me. I have some important information to give you.” There was a spark of excitement in Damian’s voice.</w:t>
      </w:r>
    </w:p>
    <w:p w14:paraId="0F3A2F81" w14:textId="77777777" w:rsidR="004E76FC" w:rsidRPr="004E76FC" w:rsidRDefault="004E76FC" w:rsidP="004E76FC">
      <w:r>
        <w:t xml:space="preserve">“Go on</w:t>
      </w:r>
      <w:del w:id="4378" w:author="Editor" w:date="2026-09-25T09:00:00Z">
        <w:r>
          <w:delText xml:space="preserve">” Benedikt</w:delText>
        </w:r>
      </w:del>
      <w:ins w:id="4379" w:author="Editor" w:date="2026-09-25T09:00:00Z">
        <w:r>
          <w:t xml:space="preserve">.” Benedikt’s</w:t>
        </w:r>
      </w:ins>
      <w:r>
        <w:t xml:space="preserve"> senses were alert, and he </w:t>
      </w:r>
      <w:del w:id="4380" w:author="Editor" w:date="2026-09-25T09:00:00Z">
        <w:r>
          <w:delText xml:space="preserve">craned his neck</w:delText>
        </w:r>
      </w:del>
      <w:ins w:id="4381" w:author="Editor" w:date="2026-09-25T09:00:00Z">
        <w:r>
          <w:t xml:space="preserve">reached</w:t>
        </w:r>
      </w:ins>
      <w:r>
        <w:t xml:space="preserve"> to switch on the lights.</w:t>
      </w:r>
    </w:p>
    <w:p w14:paraId="463D2C59" w14:textId="77777777" w:rsidR="004E76FC" w:rsidRPr="004E76FC" w:rsidRDefault="004E76FC" w:rsidP="004E76FC">
      <w:commentRangeStart w:id="114"/>
      <w:r>
        <w:t xml:space="preserve">“The CCTV footage at</w:t>
      </w:r>
      <w:ins w:id="4382" w:author="Editor" w:date="2026-09-25T09:00:00Z">
        <w:r>
          <w:t xml:space="preserve"> the</w:t>
        </w:r>
      </w:ins>
      <w:r>
        <w:t xml:space="preserve"> Zurich train station clearly captured Sanchez getting off the train early in the morning. Trevor was on that train too. The way he approached the exit makes me believe that he was following her.</w:t>
      </w:r>
      <w:del w:id="4383" w:author="Editor (Typography)" w:date="2026-09-25T09:00:00Z">
        <w:r>
          <w:delText xml:space="preserve">"</w:delText>
        </w:r>
      </w:del>
      <w:ins w:id="4384" w:author="Editor (Typography)" w:date="2026-09-25T09:00:00Z">
        <w:r>
          <w:t xml:space="preserve">”</w:t>
        </w:r>
      </w:ins>
      <w:commentRangeEnd w:id="114"/>
      <w:r>
        <w:commentReference w:id="114"/>
      </w:r>
    </w:p>
    <w:p w14:paraId="33DB2CEC" w14:textId="7453AA73" w:rsidR="004E76FC" w:rsidRPr="004E76FC" w:rsidRDefault="004E76FC" w:rsidP="004E76FC">
      <w:commentRangeStart w:id="115"/>
      <w:r>
        <w:t xml:space="preserve">Benedikt looked at his watch</w:t>
      </w:r>
      <w:del w:id="4385" w:author="Editor" w:date="2026-09-25T09:00:00Z">
        <w:r>
          <w:delText xml:space="preserve"> it</w:delText>
        </w:r>
      </w:del>
      <w:ins w:id="4386" w:author="Editor" w:date="2026-09-25T09:00:00Z">
        <w:r>
          <w:t xml:space="preserve">. It</w:t>
        </w:r>
      </w:ins>
      <w:r>
        <w:t xml:space="preserve"> was 4:00 AM</w:t>
      </w:r>
      <w:del w:id="4387" w:author="Editor" w:date="2026-09-25T09:00:00Z">
        <w:r>
          <w:delText xml:space="preserve"> in the morning</w:delText>
        </w:r>
      </w:del>
      <w:r>
        <w:t xml:space="preserve">. If he </w:t>
      </w:r>
      <w:del w:id="4388" w:author="Editor" w:date="2026-09-25T09:00:00Z">
        <w:r>
          <w:delText xml:space="preserve">leaves now he can</w:delText>
        </w:r>
      </w:del>
      <w:ins w:id="4389" w:author="Editor" w:date="2026-09-25T09:00:00Z">
        <w:r>
          <w:t xml:space="preserve">left now, he could</w:t>
        </w:r>
      </w:ins>
      <w:r>
        <w:t xml:space="preserve"> be in Zurich by </w:t>
      </w:r>
      <w:del w:id="4390" w:author="Editor" w:date="2026-09-25T09:00:00Z">
        <w:r>
          <w:delText xml:space="preserve">6:30</w:delText>
        </w:r>
      </w:del>
      <w:ins w:id="4391" w:author="Editor" w:date="2026-09-25T09:00:00Z">
        <w:r>
          <w:t xml:space="preserve">7:00</w:t>
        </w:r>
      </w:ins>
      <w:r>
        <w:t xml:space="preserve">. “I will be there by </w:t>
      </w:r>
      <w:del w:id="4392" w:author="Editor" w:date="2026-09-25T09:00:00Z">
        <w:r>
          <w:delText xml:space="preserve">6:30</w:delText>
        </w:r>
      </w:del>
      <w:ins w:id="4393" w:author="Editor" w:date="2026-09-25T09:00:00Z">
        <w:r>
          <w:t xml:space="preserve">7:00</w:t>
        </w:r>
      </w:ins>
      <w:r>
        <w:t xml:space="preserve">. Is there anything else</w:t>
      </w:r>
      <w:del w:id="4394" w:author="Editor" w:date="2026-09-25T09:00:00Z">
        <w:r>
          <w:delText xml:space="preserve">,</w:delText>
        </w:r>
      </w:del>
      <w:r>
        <w:t xml:space="preserve"> you found about them?”</w:t>
      </w:r>
      <w:commentRangeEnd w:id="115"/>
      <w:r>
        <w:commentReference w:id="115"/>
      </w:r>
    </w:p>
    <w:p w14:paraId="7A57245C" w14:textId="62CBF060" w:rsidR="004E76FC" w:rsidRPr="004E76FC" w:rsidRDefault="004E76FC" w:rsidP="004E76FC">
      <w:r>
        <w:t xml:space="preserve">“I also checked the security cameras of the main entrance. She left in a BMW</w:t>
      </w:r>
      <w:del w:id="4395" w:author="Editor" w:date="2026-09-25T09:00:00Z">
        <w:r>
          <w:delText xml:space="preserve">, though</w:delText>
        </w:r>
      </w:del>
      <w:ins w:id="4396" w:author="Editor" w:date="2026-09-25T09:00:00Z">
        <w:r>
          <w:t xml:space="preserve">. Though</w:t>
        </w:r>
      </w:ins>
      <w:r>
        <w:t xml:space="preserve"> the image wasn’t clear, I still managed to get the plate number. Trevor left in a cab. The cab waiting area was at </w:t>
      </w:r>
      <w:ins w:id="4397" w:author="Editor" w:date="2026-09-25T09:00:00Z">
        <w:r>
          <w:t xml:space="preserve">the </w:t>
        </w:r>
      </w:ins>
      <w:r>
        <w:t xml:space="preserve">far left, away from the camera. I tried all possible ways but couldn’t trace the plate number of the taxi.”</w:t>
      </w:r>
    </w:p>
    <w:p w14:paraId="7C1ADA53" w14:textId="77777777" w:rsidR="004E76FC" w:rsidRPr="004E76FC" w:rsidRDefault="004E76FC" w:rsidP="004E76FC">
      <w:r>
        <w:t xml:space="preserve">Benedikt was wide-awake by now and </w:t>
      </w:r>
      <w:del w:id="4398" w:author="Editor" w:date="2026-09-25T09:00:00Z">
        <w:r>
          <w:delText xml:space="preserve">his eagerness</w:delText>
        </w:r>
      </w:del>
      <w:ins w:id="4399" w:author="Editor" w:date="2026-09-25T09:00:00Z">
        <w:r>
          <w:t xml:space="preserve">eager</w:t>
        </w:r>
      </w:ins>
      <w:r>
        <w:t xml:space="preserve"> to know more</w:t>
      </w:r>
      <w:del w:id="4400" w:author="Editor" w:date="2026-09-25T09:00:00Z">
        <w:r>
          <w:delText xml:space="preserve"> was at the extreme</w:delText>
        </w:r>
      </w:del>
      <w:r>
        <w:t xml:space="preserve">.  “Whom does the BMW belong to? Did you find out about the taxi driver?”</w:t>
      </w:r>
    </w:p>
    <w:p w14:paraId="2D369A90" w14:textId="77777777" w:rsidR="004E76FC" w:rsidRPr="004E76FC" w:rsidRDefault="004E76FC" w:rsidP="004E76FC">
      <w:r>
        <w:t xml:space="preserve">Damian continued, “We may have to wait until morning to get the BMW details. </w:t>
      </w:r>
      <w:del w:id="4401" w:author="Editor (Names)" w:date="2026-09-25T09:00:00Z">
        <w:r>
          <w:delText xml:space="preserve">Marcus</w:delText>
        </w:r>
      </w:del>
      <w:ins w:id="4402" w:author="Editor (Names)" w:date="2026-09-25T09:00:00Z">
        <w:r>
          <w:t xml:space="preserve">Russ</w:t>
        </w:r>
      </w:ins>
      <w:r>
        <w:t xml:space="preserve"> </w:t>
      </w:r>
      <w:del w:id="4403" w:author="Editor" w:date="2026-09-25T09:00:00Z">
        <w:r>
          <w:delText xml:space="preserve">couldn’t trace</w:delText>
        </w:r>
      </w:del>
      <w:ins w:id="4404" w:author="Editor" w:date="2026-09-25T09:00:00Z">
        <w:r>
          <w:t xml:space="preserve">has not traced</w:t>
        </w:r>
      </w:ins>
      <w:r>
        <w:t xml:space="preserve"> the transport registration person yet. Also, I couldn</w:t>
      </w:r>
      <w:del w:id="4405" w:author="Editor (Typography)" w:date="2026-09-25T09:00:00Z">
        <w:r>
          <w:delText xml:space="preserve">'</w:delText>
        </w:r>
      </w:del>
      <w:ins w:id="4406" w:author="Editor (Typography)" w:date="2026-09-25T09:00:00Z">
        <w:r>
          <w:t xml:space="preserve">’</w:t>
        </w:r>
      </w:ins>
      <w:r>
        <w:t xml:space="preserve">t locate the taxi </w:t>
      </w:r>
      <w:del w:id="4407" w:author="Editor" w:date="2026-09-25T09:00:00Z">
        <w:r>
          <w:delText xml:space="preserve">person</w:delText>
        </w:r>
      </w:del>
      <w:ins w:id="4408" w:author="Editor" w:date="2026-09-25T09:00:00Z">
        <w:r>
          <w:t xml:space="preserve">driver</w:t>
        </w:r>
      </w:ins>
      <w:r>
        <w:t xml:space="preserve">. The taxi area by Zurich station is open </w:t>
      </w:r>
      <w:del w:id="4409" w:author="Editor" w:date="2026-09-25T09:00:00Z">
        <w:r>
          <w:delText xml:space="preserve">for</w:delText>
        </w:r>
      </w:del>
      <w:ins w:id="4410" w:author="Editor" w:date="2026-09-25T09:00:00Z">
        <w:r>
          <w:t xml:space="preserve">to</w:t>
        </w:r>
      </w:ins>
      <w:r>
        <w:t xml:space="preserve"> all drivers. I tried checking with the drivers at the stand, but unfortunately, no one noticed him getting into a cab. I am on it and I am hopeful of getting </w:t>
      </w:r>
      <w:del w:id="4411" w:author="Editor" w:date="2026-09-25T09:00:00Z">
        <w:r>
          <w:delText xml:space="preserve">some</w:delText>
        </w:r>
      </w:del>
      <w:ins w:id="4412" w:author="Editor" w:date="2026-09-25T09:00:00Z">
        <w:r>
          <w:t xml:space="preserve">a</w:t>
        </w:r>
      </w:ins>
      <w:r>
        <w:t xml:space="preserve"> lead soon.”</w:t>
      </w:r>
    </w:p>
    <w:p w14:paraId="22D45C42" w14:textId="77777777" w:rsidR="004E76FC" w:rsidRPr="004E76FC" w:rsidRDefault="004E76FC" w:rsidP="004E76FC">
      <w:r>
        <w:t xml:space="preserve">Benedikt started getting dressed and made his final point, “I am leaving now and will see you in a couple of hours</w:t>
      </w:r>
      <w:del w:id="4413" w:author="Editor" w:date="2026-09-25T09:00:00Z">
        <w:r>
          <w:delText xml:space="preserve">”.</w:delText>
        </w:r>
      </w:del>
      <w:ins w:id="4414" w:author="Editor" w:date="2026-09-25T09:00:00Z">
        <w:r>
          <w:t xml:space="preserve">.”</w:t>
        </w:r>
      </w:ins>
    </w:p>
    <w:p w14:paraId="47E41091" w14:textId="77777777" w:rsidR="004E76FC" w:rsidRPr="004E76FC" w:rsidRDefault="004E76FC" w:rsidP="004E76FC">
      <w:r>
        <w:t xml:space="preserve">He ended the call, picked</w:t>
      </w:r>
      <w:ins w:id="4415" w:author="Editor" w:date="2026-09-25T09:00:00Z">
        <w:r>
          <w:t xml:space="preserve"> up</w:t>
        </w:r>
      </w:ins>
      <w:r>
        <w:t xml:space="preserve"> his travel bag and tapped a number on his phone</w:t>
      </w:r>
      <w:del w:id="4416" w:author="Editor" w:date="2026-09-25T09:00:00Z">
        <w:r>
          <w:delText xml:space="preserve"> and blurted</w:delText>
        </w:r>
      </w:del>
      <w:ins w:id="4417" w:author="Editor" w:date="2026-09-25T09:00:00Z">
        <w:r>
          <w:t xml:space="preserve">.</w:t>
        </w:r>
      </w:ins>
      <w:r>
        <w:t xml:space="preserve"> “Get the jet ready</w:t>
      </w:r>
      <w:del w:id="4418" w:author="Editor" w:date="2026-09-25T09:00:00Z">
        <w:r>
          <w:delText xml:space="preserve">,</w:delText>
        </w:r>
      </w:del>
      <w:ins w:id="4419" w:author="Editor" w:date="2026-09-25T09:00:00Z">
        <w:r>
          <w:t xml:space="preserve">.</w:t>
        </w:r>
      </w:ins>
      <w:r>
        <w:t xml:space="preserve"> I will be there in </w:t>
      </w:r>
      <w:del w:id="4420" w:author="Editor" w:date="2026-09-25T09:00:00Z">
        <w:r>
          <w:delText xml:space="preserve">fifteen</w:delText>
        </w:r>
      </w:del>
      <w:ins w:id="4421" w:author="Editor" w:date="2026-09-25T09:00:00Z">
        <w:r>
          <w:t xml:space="preserve">forty-five</w:t>
        </w:r>
      </w:ins>
      <w:r>
        <w:t xml:space="preserve"> minutes. Also, get the route </w:t>
      </w:r>
      <w:del w:id="4422" w:author="Editor" w:date="2026-09-25T09:00:00Z">
        <w:r>
          <w:delText xml:space="preserve">path </w:delText>
        </w:r>
      </w:del>
      <w:r>
        <w:t xml:space="preserve">and clearance for Zurich.</w:t>
      </w:r>
      <w:del w:id="4423" w:author="Editor (Typography)" w:date="2026-09-25T09:00:00Z">
        <w:r>
          <w:delText xml:space="preserve">"</w:delText>
        </w:r>
      </w:del>
      <w:ins w:id="4424" w:author="Editor (Typography)" w:date="2026-09-25T09:00:00Z">
        <w:r>
          <w:t xml:space="preserve">”</w:t>
        </w:r>
      </w:ins>
      <w:r>
        <w:t xml:space="preserve"> </w:t>
      </w:r>
    </w:p>
    <w:p w14:paraId="42BBC2F0" w14:textId="4A221C30" w:rsidR="00753527" w:rsidRDefault="004E76FC" w:rsidP="00753527">
      <w:r>
        <w:t xml:space="preserve">As Benedikt walked </w:t>
      </w:r>
      <w:del w:id="4425" w:author="Editor" w:date="2026-09-25T09:00:00Z">
        <w:r>
          <w:delText xml:space="preserve">outside</w:delText>
        </w:r>
      </w:del>
      <w:ins w:id="4426" w:author="Editor" w:date="2026-09-25T09:00:00Z">
        <w:r>
          <w:t xml:space="preserve">out of</w:t>
        </w:r>
      </w:ins>
      <w:r>
        <w:t xml:space="preserve"> the lobby</w:t>
      </w:r>
      <w:ins w:id="4427" w:author="Editor" w:date="2026-09-25T09:00:00Z">
        <w:r>
          <w:t xml:space="preserve">,</w:t>
        </w:r>
      </w:ins>
      <w:r>
        <w:t xml:space="preserve"> a cold wave of wind </w:t>
      </w:r>
      <w:del w:id="4428" w:author="Editor" w:date="2026-09-25T09:00:00Z">
        <w:r>
          <w:delText xml:space="preserve">gave him</w:delText>
        </w:r>
      </w:del>
      <w:ins w:id="4429" w:author="Editor" w:date="2026-09-25T09:00:00Z">
        <w:r>
          <w:t xml:space="preserve">sent</w:t>
        </w:r>
      </w:ins>
      <w:r>
        <w:t xml:space="preserve"> shivers through his spine, taking him by surprise, and</w:t>
      </w:r>
      <w:del w:id="4430" w:author="Editor" w:date="2026-09-25T09:00:00Z">
        <w:r>
          <w:delText xml:space="preserve"> the residuals of</w:delText>
        </w:r>
      </w:del>
      <w:r>
        <w:t xml:space="preserve"> his tiredness faded away in a flash. His mind was in constant battle with his predicaments. This was his chance to salvage the </w:t>
      </w:r>
      <w:del w:id="4431" w:author="Editor" w:date="2026-09-25T09:00:00Z">
        <w:r>
          <w:delText xml:space="preserve">damage</w:delText>
        </w:r>
      </w:del>
      <w:ins w:id="4432" w:author="Editor" w:date="2026-09-25T09:00:00Z">
        <w:r>
          <w:t xml:space="preserve">situation</w:t>
        </w:r>
      </w:ins>
      <w:r>
        <w:t xml:space="preserve">, to confront Sanchez and to conquer some unstated desires.</w:t>
      </w:r>
    </w:p>
    <w:p w14:paraId="38323ED0" w14:textId="77777777" w:rsidR="00753527" w:rsidRDefault="00753527" w:rsidP="00753527">
      <w:r>
        <w:t> </w:t>
      </w:r>
    </w:p>
    <w:p w14:paraId="7AA0924B" w14:textId="77777777" w:rsidR="00753527" w:rsidRDefault="00753527" w:rsidP="00753527"/>
    <w:p w14:paraId="7D193430" w14:textId="77777777" w:rsidR="00753527" w:rsidRDefault="00753527" w:rsidP="00753527"/>
    <w:p w14:paraId="4AF419D6" w14:textId="77777777" w:rsidR="00753527" w:rsidRDefault="00753527" w:rsidP="00753527">
      <w:r>
        <w:t> </w:t>
      </w:r>
    </w:p>
    <w:p w14:paraId="118FFF16" w14:textId="77777777" w:rsidR="00753527" w:rsidRDefault="00753527" w:rsidP="00753527"/>
    <w:p w14:paraId="052BE7FF" w14:textId="77777777" w:rsidR="004644F5" w:rsidRDefault="004644F5">
      <w:pPr>
        <w:spacing w:line="259" w:lineRule="auto"/>
        <w:jc w:val="left"/>
      </w:pPr>
      <w:r>
        <w:br w:type="page"/>
      </w:r>
    </w:p>
    <w:p w14:paraId="2AFDBD0D" w14:textId="006FCE86" w:rsidR="00753527" w:rsidRPr="004644F5" w:rsidRDefault="00753527" w:rsidP="00F56514">
      <w:pPr>
        <w:outlineLvl w:val="0"/>
        <w:rPr>
          <w:b/>
        </w:rPr>
      </w:pPr>
      <w:r>
        <w:rPr>
          <w:b/>
        </w:rPr>
        <w:lastRenderedPageBreak/>
        <w:t>Chapter 21</w:t>
      </w:r>
    </w:p>
    <w:p w14:paraId="37AFE7F7" w14:textId="5C529696" w:rsidR="00753527" w:rsidRPr="004644F5" w:rsidRDefault="00753527" w:rsidP="00753527">
      <w:pPr>
        <w:rPr>
          <w:b/>
        </w:rPr>
      </w:pPr>
      <w:r>
        <w:rPr>
          <w:b/>
        </w:rPr>
        <w:t>7:00 AM 17th April 2014, Zurich, Switzerland</w:t>
      </w:r>
    </w:p>
    <w:p w14:paraId="76543BF9" w14:textId="77777777" w:rsidR="00C31D62" w:rsidRPr="00C31D62" w:rsidRDefault="00C31D62" w:rsidP="00C31D62">
      <w:r>
        <w:t xml:space="preserve">It was</w:t>
      </w:r>
      <w:ins w:id="4433" w:author="Editor" w:date="2026-09-25T09:00:00Z">
        <w:r>
          <w:t xml:space="preserve"> a</w:t>
        </w:r>
      </w:ins>
      <w:r>
        <w:t xml:space="preserve"> little shy of 7:00 AM when Benedikt landed in Zurich. The private transfer at Zurich allowed Damian to take his car straight to the tarmac where Benedikt’s jet was cooling down. In </w:t>
      </w:r>
      <w:ins w:id="4434" w:author="Editor" w:date="2026-09-25T09:00:00Z">
        <w:r>
          <w:t xml:space="preserve">a </w:t>
        </w:r>
      </w:ins>
      <w:r>
        <w:t xml:space="preserve">few minutes</w:t>
      </w:r>
      <w:ins w:id="4435" w:author="Editor" w:date="2026-09-25T09:00:00Z">
        <w:r>
          <w:t xml:space="preserve">,</w:t>
        </w:r>
      </w:ins>
      <w:r>
        <w:t xml:space="preserve"> the retractable air stairs flung open from the clamshell-shaped plane door and Benedikt started descending.</w:t>
      </w:r>
    </w:p>
    <w:p w14:paraId="188DB120" w14:textId="2EFBE8CB" w:rsidR="00C31D62" w:rsidRPr="00C31D62" w:rsidRDefault="00C31D62" w:rsidP="00C31D62">
      <w:r>
        <w:t xml:space="preserve">No matter what the situation or occasion was</w:t>
      </w:r>
      <w:ins w:id="4436" w:author="Editor" w:date="2026-09-25T09:00:00Z">
        <w:r>
          <w:t xml:space="preserve">,</w:t>
        </w:r>
      </w:ins>
      <w:r>
        <w:t xml:space="preserve"> Benedikt never got his sense of dressing wrong. He was wearing a dark blue woolen double-</w:t>
      </w:r>
      <w:del w:id="4437" w:author="Editor" w:date="2026-09-25T09:00:00Z">
        <w:r>
          <w:delText xml:space="preserve">breast</w:delText>
        </w:r>
      </w:del>
      <w:ins w:id="4438" w:author="Editor" w:date="2026-09-25T09:00:00Z">
        <w:r>
          <w:t xml:space="preserve">breasted</w:t>
        </w:r>
      </w:ins>
      <w:r>
        <w:t xml:space="preserve"> Armani suit. Underneath the suit was a neatly fitted waistcoat, </w:t>
      </w:r>
      <w:ins w:id="4439" w:author="Editor" w:date="2026-09-25T09:00:00Z">
        <w:r>
          <w:t xml:space="preserve">and </w:t>
        </w:r>
      </w:ins>
      <w:r>
        <w:t xml:space="preserve">gracing his shirt was a single</w:t>
      </w:r>
      <w:del w:id="4440" w:author="Editor" w:date="2026-09-25T09:00:00Z">
        <w:r>
          <w:delText xml:space="preserve"> </w:delText>
        </w:r>
      </w:del>
      <w:ins w:id="4441" w:author="Editor" w:date="2026-09-25T09:00:00Z">
        <w:r>
          <w:t xml:space="preserve">-</w:t>
        </w:r>
      </w:ins>
      <w:r>
        <w:t xml:space="preserve">knot sky blue tie. An unbuttoned London-Fog trench coat was covering his stretched arms and torso. His dark brown shoulder</w:t>
      </w:r>
      <w:del w:id="4442" w:author="Editor" w:date="2026-09-25T09:00:00Z">
        <w:r>
          <w:delText xml:space="preserve"> </w:delText>
        </w:r>
      </w:del>
      <w:ins w:id="4443" w:author="Editor" w:date="2026-09-25T09:00:00Z">
        <w:r>
          <w:t xml:space="preserve">-</w:t>
        </w:r>
      </w:ins>
      <w:r>
        <w:t xml:space="preserve">length hair was </w:t>
      </w:r>
      <w:ins w:id="4444" w:author="Editor" w:date="2026-09-25T09:00:00Z">
        <w:r>
          <w:t xml:space="preserve">brushed </w:t>
        </w:r>
      </w:ins>
      <w:r>
        <w:t xml:space="preserve">back</w:t>
      </w:r>
      <w:del w:id="4445" w:author="Editor" w:date="2026-09-25T09:00:00Z">
        <w:r>
          <w:delText xml:space="preserve"> brushed, and</w:delText>
        </w:r>
      </w:del>
      <w:ins w:id="4446" w:author="Editor" w:date="2026-09-25T09:00:00Z">
        <w:r>
          <w:t xml:space="preserve">, and his</w:t>
        </w:r>
      </w:ins>
      <w:r>
        <w:t xml:space="preserve"> eyes were covered with dark blue shades. The wind</w:t>
      </w:r>
      <w:ins w:id="4447" w:author="Editor" w:date="2026-09-25T09:00:00Z">
        <w:r>
          <w:t xml:space="preserve">,</w:t>
        </w:r>
      </w:ins>
      <w:r>
        <w:t xml:space="preserve"> coupled with the gust of air from the jet wings</w:t>
      </w:r>
      <w:ins w:id="4448" w:author="Editor" w:date="2026-09-25T09:00:00Z">
        <w:r>
          <w:t xml:space="preserve">,</w:t>
        </w:r>
      </w:ins>
      <w:r>
        <w:t xml:space="preserve"> was making his trench coat make a surging </w:t>
      </w:r>
      <w:del w:id="4449" w:author="Editor (Spelling)" w:date="2026-09-25T09:00:00Z">
        <w:r>
          <w:delText xml:space="preserve">clamor</w:delText>
        </w:r>
      </w:del>
      <w:ins w:id="4450" w:author="Editor (Spelling)" w:date="2026-09-25T09:00:00Z">
        <w:r>
          <w:t xml:space="preserve">clamour</w:t>
        </w:r>
      </w:ins>
      <w:r>
        <w:t xml:space="preserve"> noise, aptly </w:t>
      </w:r>
      <w:del w:id="4451" w:author="Editor" w:date="2026-09-25T09:00:00Z">
        <w:r>
          <w:delText xml:space="preserve">complimenting</w:delText>
        </w:r>
      </w:del>
      <w:ins w:id="4452" w:author="Editor" w:date="2026-09-25T09:00:00Z">
        <w:r>
          <w:t xml:space="preserve">complementing</w:t>
        </w:r>
      </w:ins>
      <w:r>
        <w:t xml:space="preserve"> his </w:t>
      </w:r>
      <w:del w:id="4453" w:author="Editor (Spelling)" w:date="2026-09-25T09:00:00Z">
        <w:r>
          <w:delText xml:space="preserve">demeanor</w:delText>
        </w:r>
      </w:del>
      <w:ins w:id="4454" w:author="Editor (Spelling)" w:date="2026-09-25T09:00:00Z">
        <w:r>
          <w:t xml:space="preserve">demeanour</w:t>
        </w:r>
      </w:ins>
      <w:r>
        <w:t xml:space="preserve">.</w:t>
      </w:r>
    </w:p>
    <w:p w14:paraId="0ED0E13C" w14:textId="77777777" w:rsidR="00C31D62" w:rsidRPr="00C31D62" w:rsidRDefault="00C31D62" w:rsidP="00C31D62">
      <w:commentRangeStart w:id="116"/>
      <w:r>
        <w:t xml:space="preserve">As soon as he was on the final step of the </w:t>
      </w:r>
      <w:del w:id="4455" w:author="Editor" w:date="2026-09-25T09:00:00Z">
        <w:r>
          <w:delText xml:space="preserve">jet bridge</w:delText>
        </w:r>
      </w:del>
      <w:ins w:id="4456" w:author="Editor" w:date="2026-09-25T09:00:00Z">
        <w:r>
          <w:t xml:space="preserve">air stairs</w:t>
        </w:r>
      </w:ins>
      <w:r>
        <w:t xml:space="preserve">, Damian lunged forward and opened the rear door of the car. Benedikt ignored the invite and opened the passenger side door instead. A helper brought Benedikt’s luggage and put it in the </w:t>
      </w:r>
      <w:del w:id="4457" w:author="Editor" w:date="2026-09-25T09:00:00Z">
        <w:r>
          <w:delText xml:space="preserve">opened</w:delText>
        </w:r>
      </w:del>
      <w:ins w:id="4458" w:author="Editor" w:date="2026-09-25T09:00:00Z">
        <w:r>
          <w:t xml:space="preserve">open</w:t>
        </w:r>
      </w:ins>
      <w:r>
        <w:t xml:space="preserve"> boot. Damian looped around and took the </w:t>
      </w:r>
      <w:del w:id="4459" w:author="Editor" w:date="2026-09-25T09:00:00Z">
        <w:r>
          <w:delText xml:space="preserve">driving</w:delText>
        </w:r>
      </w:del>
      <w:ins w:id="4460" w:author="Editor" w:date="2026-09-25T09:00:00Z">
        <w:r>
          <w:t xml:space="preserve">driver’s</w:t>
        </w:r>
      </w:ins>
      <w:r>
        <w:t xml:space="preserve"> seat</w:t>
      </w:r>
      <w:ins w:id="4461" w:author="Editor" w:date="2026-09-25T09:00:00Z">
        <w:r>
          <w:t xml:space="preserve">,</w:t>
        </w:r>
      </w:ins>
      <w:r>
        <w:t xml:space="preserve"> and within minutes </w:t>
      </w:r>
      <w:del w:id="4462" w:author="Editor" w:date="2026-09-25T09:00:00Z">
        <w:r>
          <w:delText xml:space="preserve">he was</w:delText>
        </w:r>
      </w:del>
      <w:ins w:id="4463" w:author="Editor" w:date="2026-09-25T09:00:00Z">
        <w:r>
          <w:t xml:space="preserve">they were</w:t>
        </w:r>
      </w:ins>
      <w:r>
        <w:t xml:space="preserve"> out of the airport on to the service lane.</w:t>
      </w:r>
      <w:commentRangeEnd w:id="116"/>
      <w:r>
        <w:commentReference w:id="116"/>
      </w:r>
    </w:p>
    <w:p w14:paraId="7E5D6EA5" w14:textId="77777777" w:rsidR="00C31D62" w:rsidRPr="00C31D62" w:rsidRDefault="00C31D62" w:rsidP="00C31D62">
      <w:r>
        <w:t>“What is the update?”</w:t>
      </w:r>
    </w:p>
    <w:p w14:paraId="616AA474" w14:textId="77777777" w:rsidR="00C31D62" w:rsidRPr="00C31D62" w:rsidRDefault="00C31D62" w:rsidP="00C31D62">
      <w:r>
        <w:t xml:space="preserve">Damian</w:t>
      </w:r>
      <w:ins w:id="4464" w:author="Editor" w:date="2026-09-25T09:00:00Z">
        <w:r>
          <w:t xml:space="preserve">,</w:t>
        </w:r>
      </w:ins>
      <w:r>
        <w:t xml:space="preserve"> without waiting any further</w:t>
      </w:r>
      <w:ins w:id="4465" w:author="Editor" w:date="2026-09-25T09:00:00Z">
        <w:r>
          <w:t xml:space="preserve">,</w:t>
        </w:r>
      </w:ins>
      <w:r>
        <w:t xml:space="preserve"> started speaking</w:t>
      </w:r>
      <w:ins w:id="4466" w:author="Editor" w:date="2026-09-25T09:00:00Z">
        <w:r>
          <w:t xml:space="preserve">,</w:t>
        </w:r>
      </w:ins>
      <w:r>
        <w:t xml:space="preserve"> “We were able to get the car</w:t>
      </w:r>
      <w:del w:id="4467" w:author="Editor (Typography)" w:date="2026-09-25T09:00:00Z">
        <w:r>
          <w:delText xml:space="preserve">'</w:delText>
        </w:r>
      </w:del>
      <w:ins w:id="4468" w:author="Editor (Typography)" w:date="2026-09-25T09:00:00Z">
        <w:r>
          <w:t xml:space="preserve">’</w:t>
        </w:r>
      </w:ins>
      <w:r>
        <w:t xml:space="preserve">s details. It is a Hertz rental car. Someone rented the car </w:t>
      </w:r>
      <w:del w:id="4469" w:author="Editor" w:date="2026-09-25T09:00:00Z">
        <w:r>
          <w:delText xml:space="preserve">by</w:delText>
        </w:r>
      </w:del>
      <w:ins w:id="4470" w:author="Editor" w:date="2026-09-25T09:00:00Z">
        <w:r>
          <w:t xml:space="preserve">under</w:t>
        </w:r>
      </w:ins>
      <w:r>
        <w:t xml:space="preserve"> the name Stephen </w:t>
      </w:r>
      <w:del w:id="4471" w:author="Editor (Names)" w:date="2026-09-25T09:00:00Z">
        <w:r>
          <w:delText xml:space="preserve">Roberto</w:delText>
        </w:r>
      </w:del>
      <w:ins w:id="4472" w:author="Editor (Names)" w:date="2026-09-25T09:00:00Z">
        <w:r>
          <w:t xml:space="preserve">Roberti</w:t>
        </w:r>
      </w:ins>
      <w:r>
        <w:t xml:space="preserve">.”</w:t>
      </w:r>
    </w:p>
    <w:p w14:paraId="5333E15D" w14:textId="77777777" w:rsidR="00C31D62" w:rsidRPr="00C31D62" w:rsidRDefault="00C31D62" w:rsidP="00C31D62">
      <w:r>
        <w:t xml:space="preserve">“Isn’t </w:t>
      </w:r>
      <w:del w:id="4473" w:author="Editor" w:date="2026-09-25T09:00:00Z">
        <w:r>
          <w:delText xml:space="preserve">Sanchez</w:delText>
        </w:r>
      </w:del>
      <w:ins w:id="4474" w:author="Editor" w:date="2026-09-25T09:00:00Z">
        <w:r>
          <w:t xml:space="preserve">Sanchez’s</w:t>
        </w:r>
      </w:ins>
      <w:r>
        <w:t xml:space="preserve"> last name also </w:t>
      </w:r>
      <w:del w:id="4475" w:author="Editor (Names)" w:date="2026-09-25T09:00:00Z">
        <w:r>
          <w:delText xml:space="preserve">Roberto</w:delText>
        </w:r>
      </w:del>
      <w:ins w:id="4476" w:author="Editor (Names)" w:date="2026-09-25T09:00:00Z">
        <w:r>
          <w:t xml:space="preserve">Roberti</w:t>
        </w:r>
      </w:ins>
      <w:r>
        <w:t xml:space="preserve">?” Benedikt’s voice reflected inquisitiveness.</w:t>
      </w:r>
    </w:p>
    <w:p w14:paraId="085983DB" w14:textId="77777777" w:rsidR="00C31D62" w:rsidRPr="00C31D62" w:rsidRDefault="00C31D62" w:rsidP="00C31D62">
      <w:r>
        <w:t xml:space="preserve">“Yes</w:t>
      </w:r>
      <w:del w:id="4477" w:author="Editor" w:date="2026-09-25T09:00:00Z">
        <w:r>
          <w:delText xml:space="preserve">. Both have the same last name</w:delText>
        </w:r>
      </w:del>
      <w:r>
        <w:t xml:space="preserve">. There must be some relationship between them. Also, the car is rented until tomorrow. And...”</w:t>
      </w:r>
    </w:p>
    <w:p w14:paraId="6D241E94" w14:textId="77777777" w:rsidR="00C31D62" w:rsidRPr="00C31D62" w:rsidRDefault="00C31D62" w:rsidP="00C31D62">
      <w:r>
        <w:t xml:space="preserve">Benedikt interrupted Damian</w:t>
      </w:r>
      <w:del w:id="4478" w:author="Editor" w:date="2026-09-25T09:00:00Z">
        <w:r>
          <w:delText xml:space="preserve"> and barged in</w:delText>
        </w:r>
      </w:del>
      <w:r>
        <w:t xml:space="preserve"> with his next question</w:t>
      </w:r>
      <w:ins w:id="4479" w:author="Editor" w:date="2026-09-25T09:00:00Z">
        <w:r>
          <w:t xml:space="preserve">,</w:t>
        </w:r>
      </w:ins>
      <w:r>
        <w:t xml:space="preserve"> “Where did they rent the car from?”</w:t>
      </w:r>
    </w:p>
    <w:p w14:paraId="1DB6128C" w14:textId="77777777" w:rsidR="00C31D62" w:rsidRPr="00C31D62" w:rsidRDefault="00C31D62" w:rsidP="00C31D62">
      <w:commentRangeStart w:id="117"/>
      <w:r>
        <w:t xml:space="preserve">“They rented it from the Zurich airport, but it is interesting to note that they</w:t>
      </w:r>
      <w:del w:id="4480" w:author="Editor" w:date="2026-09-25T09:00:00Z">
        <w:r>
          <w:delText xml:space="preserve"> had</w:delText>
        </w:r>
      </w:del>
      <w:r>
        <w:t xml:space="preserve"> requested to return the car at St. Gallen-Altenrhein airport. I have booked you in the Ritz close to the </w:t>
      </w:r>
      <w:del w:id="4481" w:author="Editor" w:date="2026-09-25T09:00:00Z">
        <w:r>
          <w:delText xml:space="preserve">St. Gallen-Altenrhein </w:delText>
        </w:r>
      </w:del>
      <w:r>
        <w:t xml:space="preserve">airport. After dropping you</w:t>
      </w:r>
      <w:ins w:id="4482" w:author="Editor" w:date="2026-09-25T09:00:00Z">
        <w:r>
          <w:t xml:space="preserve">,</w:t>
        </w:r>
      </w:ins>
      <w:r>
        <w:t xml:space="preserve"> I will go to the rental office and join Russ, who is on his way to the airport.”</w:t>
      </w:r>
      <w:commentRangeEnd w:id="117"/>
      <w:r>
        <w:commentReference w:id="117"/>
      </w:r>
    </w:p>
    <w:p w14:paraId="6CF24538" w14:textId="77777777" w:rsidR="00C31D62" w:rsidRPr="00C31D62" w:rsidRDefault="00C31D62" w:rsidP="00C31D62">
      <w:r>
        <w:t xml:space="preserve">Benedikt’s face turned red</w:t>
      </w:r>
      <w:ins w:id="4483" w:author="Editor" w:date="2026-09-25T09:00:00Z">
        <w:r>
          <w:t xml:space="preserve">,</w:t>
        </w:r>
      </w:ins>
      <w:r>
        <w:t xml:space="preserve"> and from his look</w:t>
      </w:r>
      <w:del w:id="4484" w:author="Editor" w:date="2026-09-25T09:00:00Z">
        <w:r>
          <w:delText xml:space="preserve">,</w:delText>
        </w:r>
      </w:del>
      <w:r>
        <w:t xml:space="preserve"> anyone could guess he was on the verge of losing his cool. He tried his best to control his nerves</w:t>
      </w:r>
      <w:del w:id="4485" w:author="Editor" w:date="2026-09-25T09:00:00Z">
        <w:r>
          <w:delText xml:space="preserve"> and with a passive voice blurted, “I</w:delText>
        </w:r>
      </w:del>
      <w:ins w:id="4486" w:author="Editor" w:date="2026-09-25T09:00:00Z">
        <w:r>
          <w:t xml:space="preserve">. “I have</w:t>
        </w:r>
      </w:ins>
      <w:r>
        <w:t xml:space="preserve"> had my share of sleep</w:t>
      </w:r>
      <w:del w:id="4487" w:author="Editor" w:date="2026-09-25T09:00:00Z">
        <w:r>
          <w:delText xml:space="preserve">, let</w:delText>
        </w:r>
      </w:del>
      <w:ins w:id="4488" w:author="Editor" w:date="2026-09-25T09:00:00Z">
        <w:r>
          <w:t xml:space="preserve">. Let</w:t>
        </w:r>
      </w:ins>
      <w:r>
        <w:t xml:space="preserve"> us head straight to the airport.” He looked at his watch</w:t>
      </w:r>
      <w:del w:id="4489" w:author="Editor" w:date="2026-09-25T09:00:00Z">
        <w:r>
          <w:delText xml:space="preserve"> it</w:delText>
        </w:r>
      </w:del>
      <w:ins w:id="4490" w:author="Editor" w:date="2026-09-25T09:00:00Z">
        <w:r>
          <w:t xml:space="preserve">. It</w:t>
        </w:r>
      </w:ins>
      <w:r>
        <w:t xml:space="preserve"> was 7:15 AM. “How long will it take to the airport?”</w:t>
      </w:r>
    </w:p>
    <w:p w14:paraId="255676AC" w14:textId="77777777" w:rsidR="00C31D62" w:rsidRPr="00C31D62" w:rsidRDefault="00C31D62" w:rsidP="00C31D62">
      <w:r>
        <w:t xml:space="preserve">“Once we are on </w:t>
      </w:r>
      <w:ins w:id="4491" w:author="Editor" w:date="2026-09-25T09:00:00Z">
        <w:r>
          <w:t xml:space="preserve">the </w:t>
        </w:r>
      </w:ins>
      <w:r>
        <w:t xml:space="preserve">A1 motorway</w:t>
      </w:r>
      <w:ins w:id="4492" w:author="Editor" w:date="2026-09-25T09:00:00Z">
        <w:r>
          <w:t xml:space="preserve">,</w:t>
        </w:r>
      </w:ins>
      <w:r>
        <w:t xml:space="preserve"> it will be less than an hour. We should be there by 8:30 AM.”</w:t>
      </w:r>
    </w:p>
    <w:p w14:paraId="01136BBF" w14:textId="77777777" w:rsidR="00C31D62" w:rsidRPr="00C31D62" w:rsidRDefault="00C31D62" w:rsidP="00C31D62">
      <w:r>
        <w:t xml:space="preserve">Benedikt knew he was running out of time. He had no option but to hope he could get hold of Sanchez. “Drive as fast as you can</w:t>
      </w:r>
      <w:ins w:id="4493" w:author="Editor" w:date="2026-09-25T09:00:00Z">
        <w:r>
          <w:t xml:space="preserve">,</w:t>
        </w:r>
      </w:ins>
      <w:r>
        <w:t xml:space="preserve">” he </w:t>
      </w:r>
      <w:del w:id="4494" w:author="Editor" w:date="2026-09-25T09:00:00Z">
        <w:r>
          <w:delText xml:space="preserve">instructed</w:delText>
        </w:r>
      </w:del>
      <w:ins w:id="4495" w:author="Editor" w:date="2026-09-25T09:00:00Z">
        <w:r>
          <w:t xml:space="preserve">told</w:t>
        </w:r>
      </w:ins>
      <w:r>
        <w:t xml:space="preserve"> Damian. He had</w:t>
      </w:r>
      <w:ins w:id="4496" w:author="Editor" w:date="2026-09-25T09:00:00Z">
        <w:r>
          <w:t xml:space="preserve"> a</w:t>
        </w:r>
      </w:ins>
      <w:r>
        <w:t xml:space="preserve"> few more questions for him, but he decided to wait. His prime motive</w:t>
      </w:r>
      <w:del w:id="4497" w:author="Editor" w:date="2026-09-25T09:00:00Z">
        <w:r>
          <w:delText xml:space="preserve"> forthwith</w:delText>
        </w:r>
      </w:del>
      <w:r>
        <w:t xml:space="preserve"> was to reach the airport at the earliest possible time. He pulled out his phone, called someone and instructed the person on the other side to find </w:t>
      </w:r>
      <w:ins w:id="4498" w:author="Editor" w:date="2026-09-25T09:00:00Z">
        <w:r>
          <w:t xml:space="preserve">out </w:t>
        </w:r>
      </w:ins>
      <w:r>
        <w:t xml:space="preserve">about Sanchez</w:t>
      </w:r>
      <w:del w:id="4499" w:author="Editor (Typography)" w:date="2026-09-25T09:00:00Z">
        <w:r>
          <w:delText xml:space="preserve">'</w:delText>
        </w:r>
      </w:del>
      <w:ins w:id="4500" w:author="Editor (Typography)" w:date="2026-09-25T09:00:00Z">
        <w:r>
          <w:t xml:space="preserve">’</w:t>
        </w:r>
      </w:ins>
      <w:r>
        <w:t xml:space="preserve">s flight details.</w:t>
      </w:r>
    </w:p>
    <w:p w14:paraId="611927E5" w14:textId="77777777" w:rsidR="00C31D62" w:rsidRPr="00C31D62" w:rsidRDefault="00C31D62" w:rsidP="00C31D62">
      <w:r>
        <w:t xml:space="preserve">The A1 motorway was lean in traffic</w:t>
      </w:r>
      <w:ins w:id="4501" w:author="Editor" w:date="2026-09-25T09:00:00Z">
        <w:r>
          <w:t xml:space="preserve">,</w:t>
        </w:r>
      </w:ins>
      <w:r>
        <w:t xml:space="preserve"> and Damian was doing a fine job </w:t>
      </w:r>
      <w:del w:id="4502" w:author="Editor" w:date="2026-09-25T09:00:00Z">
        <w:r>
          <w:delText xml:space="preserve">in</w:delText>
        </w:r>
      </w:del>
      <w:ins w:id="4503" w:author="Editor" w:date="2026-09-25T09:00:00Z">
        <w:r>
          <w:t xml:space="preserve">of</w:t>
        </w:r>
      </w:ins>
      <w:r>
        <w:t xml:space="preserve"> maneuvering at the highest speed one could possibly drive without getting into trouble. Benedikt pondered hard to find some way to get hold of Sanchez. His superiors had given him only the next three days to bring it to a closure. Regardless, he had to bring this untoward nuisance to </w:t>
      </w:r>
      <w:del w:id="4504" w:author="Editor" w:date="2026-09-25T09:00:00Z">
        <w:r>
          <w:delText xml:space="preserve">end</w:delText>
        </w:r>
      </w:del>
      <w:ins w:id="4505" w:author="Editor" w:date="2026-09-25T09:00:00Z">
        <w:r>
          <w:t xml:space="preserve">an end,</w:t>
        </w:r>
      </w:ins>
      <w:r>
        <w:t xml:space="preserve"> as starting Monday he had to be in Tallinn to meet the Russian delegates. Wednesday was when project “</w:t>
      </w:r>
      <w:del w:id="4506" w:author="Editor" w:date="2026-09-25T09:00:00Z">
        <w:r>
          <w:delText xml:space="preserve">sub rosa</w:delText>
        </w:r>
      </w:del>
      <w:ins w:id="4507" w:author="Editor" w:date="2026-09-25T09:00:00Z">
        <w:r>
          <w:t xml:space="preserve">Sub Rosa</w:t>
        </w:r>
      </w:ins>
      <w:r>
        <w:t xml:space="preserve">” would commence, which couldn</w:t>
      </w:r>
      <w:del w:id="4508" w:author="Editor (Typography)" w:date="2026-09-25T09:00:00Z">
        <w:r>
          <w:delText xml:space="preserve">'</w:delText>
        </w:r>
      </w:del>
      <w:ins w:id="4509" w:author="Editor (Typography)" w:date="2026-09-25T09:00:00Z">
        <w:r>
          <w:t xml:space="preserve">’</w:t>
        </w:r>
      </w:ins>
      <w:r>
        <w:t xml:space="preserve">t be compromised at any cost.</w:t>
      </w:r>
    </w:p>
    <w:p w14:paraId="1D1C6E29" w14:textId="77777777" w:rsidR="00C31D62" w:rsidRPr="00C31D62" w:rsidRDefault="00C31D62" w:rsidP="00C31D62">
      <w:commentRangeStart w:id="118"/>
      <w:r>
        <w:t xml:space="preserve">He was </w:t>
      </w:r>
      <w:del w:id="4510" w:author="Editor" w:date="2026-09-25T09:00:00Z">
        <w:r>
          <w:delText xml:space="preserve">bolted</w:delText>
        </w:r>
      </w:del>
      <w:ins w:id="4511" w:author="Editor" w:date="2026-09-25T09:00:00Z">
        <w:r>
          <w:t xml:space="preserve">jolted</w:t>
        </w:r>
      </w:ins>
      <w:r>
        <w:t xml:space="preserve"> out of his brooding as </w:t>
      </w:r>
      <w:del w:id="4512" w:author="Editor" w:date="2026-09-25T09:00:00Z">
        <w:r>
          <w:delText xml:space="preserve">he got</w:delText>
        </w:r>
      </w:del>
      <w:ins w:id="4513" w:author="Editor" w:date="2026-09-25T09:00:00Z">
        <w:r>
          <w:t xml:space="preserve">the seat belt</w:t>
        </w:r>
      </w:ins>
      <w:r>
        <w:t xml:space="preserve"> pulled </w:t>
      </w:r>
      <w:ins w:id="4514" w:author="Editor" w:date="2026-09-25T09:00:00Z">
        <w:r>
          <w:t xml:space="preserve">him </w:t>
        </w:r>
      </w:ins>
      <w:r>
        <w:t xml:space="preserve">abruptly </w:t>
      </w:r>
      <w:del w:id="4515" w:author="Editor" w:date="2026-09-25T09:00:00Z">
        <w:r>
          <w:delText xml:space="preserve">by the car seat belts, caused by the sudden </w:delText>
        </w:r>
      </w:del>
      <w:ins w:id="4516" w:author="Editor" w:date="2026-09-25T09:00:00Z">
        <w:r>
          <w:t xml:space="preserve">when Damian applied the </w:t>
        </w:r>
      </w:ins>
      <w:r>
        <w:t xml:space="preserve">brakes</w:t>
      </w:r>
      <w:del w:id="4517" w:author="Editor" w:date="2026-09-25T09:00:00Z">
        <w:r>
          <w:delText xml:space="preserve"> applied by Damian</w:delText>
        </w:r>
      </w:del>
      <w:r>
        <w:t xml:space="preserve">. The cars were congregating, and </w:t>
      </w:r>
      <w:ins w:id="4518" w:author="Editor" w:date="2026-09-25T09:00:00Z">
        <w:r>
          <w:t xml:space="preserve">the speed dropped </w:t>
        </w:r>
      </w:ins>
      <w:r>
        <w:t xml:space="preserve">from 160 </w:t>
      </w:r>
      <w:del w:id="4519" w:author="Editor" w:date="2026-09-25T09:00:00Z">
        <w:r>
          <w:delText xml:space="preserve">KM/HR, the speed got reduced</w:delText>
        </w:r>
      </w:del>
      <w:ins w:id="4520" w:author="Editor" w:date="2026-09-25T09:00:00Z">
        <w:r>
          <w:t xml:space="preserve">km/h</w:t>
        </w:r>
      </w:ins>
      <w:r>
        <w:t xml:space="preserve"> to 30 </w:t>
      </w:r>
      <w:del w:id="4521" w:author="Editor" w:date="2026-09-25T09:00:00Z">
        <w:r>
          <w:delText xml:space="preserve">KM/HR</w:delText>
        </w:r>
      </w:del>
      <w:ins w:id="4522" w:author="Editor" w:date="2026-09-25T09:00:00Z">
        <w:r>
          <w:t xml:space="preserve">km/h</w:t>
        </w:r>
      </w:ins>
      <w:r>
        <w:t xml:space="preserve">. Benedikt lowered the window</w:t>
      </w:r>
      <w:del w:id="4523" w:author="Editor" w:date="2026-09-25T09:00:00Z">
        <w:r>
          <w:delText xml:space="preserve">,</w:delText>
        </w:r>
      </w:del>
      <w:ins w:id="4524" w:author="Editor" w:date="2026-09-25T09:00:00Z">
        <w:r>
          <w:t xml:space="preserve"> and</w:t>
        </w:r>
      </w:ins>
      <w:r>
        <w:t xml:space="preserve"> stretched his neck out to see what </w:t>
      </w:r>
      <w:ins w:id="4525" w:author="Editor" w:date="2026-09-25T09:00:00Z">
        <w:r>
          <w:t xml:space="preserve">had </w:t>
        </w:r>
      </w:ins>
      <w:r>
        <w:t xml:space="preserve">caused the holdup, </w:t>
      </w:r>
      <w:ins w:id="4526" w:author="Editor" w:date="2026-09-25T09:00:00Z">
        <w:r>
          <w:t xml:space="preserve">but </w:t>
        </w:r>
      </w:ins>
      <w:r>
        <w:t xml:space="preserve">couldn’t find anything</w:t>
      </w:r>
      <w:del w:id="4527" w:author="Editor" w:date="2026-09-25T09:00:00Z">
        <w:r>
          <w:delText xml:space="preserve"> and ridden with frustration he flinched</w:delText>
        </w:r>
      </w:del>
      <w:r>
        <w:t xml:space="preserve">. He was about ten minutes into the stall now</w:t>
      </w:r>
      <w:ins w:id="4528" w:author="Editor" w:date="2026-09-25T09:00:00Z">
        <w:r>
          <w:t xml:space="preserve">,</w:t>
        </w:r>
      </w:ins>
      <w:r>
        <w:t xml:space="preserve"> and his annoyance was </w:t>
      </w:r>
      <w:del w:id="4529" w:author="Editor" w:date="2026-09-25T09:00:00Z">
        <w:r>
          <w:delText xml:space="preserve">at the </w:delText>
        </w:r>
      </w:del>
      <w:r>
        <w:t xml:space="preserve">extreme. He</w:t>
      </w:r>
      <w:del w:id="4530" w:author="Editor" w:date="2026-09-25T09:00:00Z">
        <w:r>
          <w:delText xml:space="preserve"> sure</w:delText>
        </w:r>
      </w:del>
      <w:r>
        <w:t xml:space="preserve"> wasn’t a happy </w:t>
      </w:r>
      <w:del w:id="4531" w:author="Editor" w:date="2026-09-25T09:00:00Z">
        <w:r>
          <w:delText xml:space="preserve">campaigner,</w:delText>
        </w:r>
      </w:del>
      <w:ins w:id="4532" w:author="Editor" w:date="2026-09-25T09:00:00Z">
        <w:r>
          <w:t xml:space="preserve">man, and he was</w:t>
        </w:r>
      </w:ins>
      <w:r>
        <w:t xml:space="preserve"> giving Damian</w:t>
      </w:r>
      <w:ins w:id="4533" w:author="Editor" w:date="2026-09-25T09:00:00Z">
        <w:r>
          <w:t xml:space="preserve"> the</w:t>
        </w:r>
      </w:ins>
      <w:r>
        <w:t xml:space="preserve"> jitters although none of </w:t>
      </w:r>
      <w:del w:id="4534" w:author="Editor" w:date="2026-09-25T09:00:00Z">
        <w:r>
          <w:delText xml:space="preserve">the proceedings</w:delText>
        </w:r>
      </w:del>
      <w:ins w:id="4535" w:author="Editor" w:date="2026-09-25T09:00:00Z">
        <w:r>
          <w:t xml:space="preserve">it</w:t>
        </w:r>
      </w:ins>
      <w:r>
        <w:t xml:space="preserve"> was his fault. After dragging </w:t>
      </w:r>
      <w:ins w:id="4536" w:author="Editor" w:date="2026-09-25T09:00:00Z">
        <w:r>
          <w:t xml:space="preserve">along </w:t>
        </w:r>
      </w:ins>
      <w:r>
        <w:t xml:space="preserve">for about fifteen minutes</w:t>
      </w:r>
      <w:ins w:id="4537" w:author="Editor" w:date="2026-09-25T09:00:00Z">
        <w:r>
          <w:t xml:space="preserve">,</w:t>
        </w:r>
      </w:ins>
      <w:r>
        <w:t xml:space="preserve"> he witnessed the reason. The left lane was closed, causing the cars to divert on to the remaining two operating lanes. The exasperation on Benedikt’s face was blatantly visible. He couldn’t hold himself </w:t>
      </w:r>
      <w:ins w:id="4538" w:author="Editor" w:date="2026-09-25T09:00:00Z">
        <w:r>
          <w:t xml:space="preserve">back </w:t>
        </w:r>
      </w:ins>
      <w:r>
        <w:t xml:space="preserve">and blurted out, “</w:t>
      </w:r>
      <w:del w:id="4539" w:author="Editor" w:date="2026-09-25T09:00:00Z">
        <w:r>
          <w:delText xml:space="preserve">the</w:delText>
        </w:r>
      </w:del>
      <w:ins w:id="4540" w:author="Editor" w:date="2026-09-25T09:00:00Z">
        <w:r>
          <w:t xml:space="preserve">The</w:t>
        </w:r>
      </w:ins>
      <w:r>
        <w:t xml:space="preserve"> damn municipality workers – not sure what </w:t>
      </w:r>
      <w:del w:id="4541" w:author="Editor" w:date="2026-09-25T09:00:00Z">
        <w:r>
          <w:delText xml:space="preserve">are they</w:delText>
        </w:r>
      </w:del>
      <w:ins w:id="4542" w:author="Editor" w:date="2026-09-25T09:00:00Z">
        <w:r>
          <w:t xml:space="preserve">they are</w:t>
        </w:r>
      </w:ins>
      <w:r>
        <w:t xml:space="preserve"> constructing </w:t>
      </w:r>
      <w:del w:id="4543" w:author="Editor" w:date="2026-09-25T09:00:00Z">
        <w:r>
          <w:delText xml:space="preserve">in</w:delText>
        </w:r>
      </w:del>
      <w:ins w:id="4544" w:author="Editor" w:date="2026-09-25T09:00:00Z">
        <w:r>
          <w:t xml:space="preserve">on</w:t>
        </w:r>
      </w:ins>
      <w:r>
        <w:t xml:space="preserve"> this cold morning</w:t>
      </w:r>
      <w:del w:id="4545" w:author="Editor" w:date="2026-09-25T09:00:00Z">
        <w:r>
          <w:delText xml:space="preserve">, wasted</w:delText>
        </w:r>
      </w:del>
      <w:ins w:id="4546" w:author="Editor" w:date="2026-09-25T09:00:00Z">
        <w:r>
          <w:t xml:space="preserve">. Wasted</w:t>
        </w:r>
      </w:ins>
      <w:r>
        <w:t xml:space="preserve"> fifteen minutes for nothing.”</w:t>
      </w:r>
      <w:commentRangeEnd w:id="118"/>
      <w:r>
        <w:commentReference w:id="118"/>
      </w:r>
    </w:p>
    <w:p w14:paraId="66BAE466" w14:textId="77777777" w:rsidR="00C31D62" w:rsidRPr="00C31D62" w:rsidRDefault="00C31D62" w:rsidP="00C31D62">
      <w:r>
        <w:t xml:space="preserve">He looked at his watch</w:t>
      </w:r>
      <w:del w:id="4547" w:author="Editor" w:date="2026-09-25T09:00:00Z">
        <w:r>
          <w:delText xml:space="preserve"> and time</w:delText>
        </w:r>
      </w:del>
      <w:ins w:id="4548" w:author="Editor" w:date="2026-09-25T09:00:00Z">
        <w:r>
          <w:t xml:space="preserve">. It</w:t>
        </w:r>
      </w:ins>
      <w:r>
        <w:t xml:space="preserve"> was 8:35 AM. Every minute was diminishing his hope exponentially, and the delay wasn’t helping </w:t>
      </w:r>
      <w:del w:id="4549" w:author="Editor" w:date="2026-09-25T09:00:00Z">
        <w:r>
          <w:delText xml:space="preserve">to</w:delText>
        </w:r>
      </w:del>
      <w:ins w:id="4550" w:author="Editor" w:date="2026-09-25T09:00:00Z">
        <w:r>
          <w:t xml:space="preserve">him</w:t>
        </w:r>
      </w:ins>
      <w:r>
        <w:t xml:space="preserve"> keep his </w:t>
      </w:r>
      <w:del w:id="4551" w:author="Editor" w:date="2026-09-25T09:00:00Z">
        <w:r>
          <w:delText xml:space="preserve">stature calmed</w:delText>
        </w:r>
      </w:del>
      <w:ins w:id="4552" w:author="Editor" w:date="2026-09-25T09:00:00Z">
        <w:r>
          <w:t xml:space="preserve">composure</w:t>
        </w:r>
      </w:ins>
      <w:r>
        <w:t xml:space="preserve">. To add to the misery, Russ was </w:t>
      </w:r>
      <w:del w:id="4553" w:author="Editor" w:date="2026-09-25T09:00:00Z">
        <w:r>
          <w:delText xml:space="preserve">also </w:delText>
        </w:r>
      </w:del>
      <w:r>
        <w:t xml:space="preserve">badly stuck in some accident traffic and was </w:t>
      </w:r>
      <w:del w:id="4554" w:author="Editor" w:date="2026-09-25T09:00:00Z">
        <w:r>
          <w:delText xml:space="preserve">delayed </w:delText>
        </w:r>
      </w:del>
      <w:r>
        <w:t xml:space="preserve">even further </w:t>
      </w:r>
      <w:del w:id="4555" w:author="Editor" w:date="2026-09-25T09:00:00Z">
        <w:r>
          <w:delText xml:space="preserve">than them</w:delText>
        </w:r>
      </w:del>
      <w:ins w:id="4556" w:author="Editor" w:date="2026-09-25T09:00:00Z">
        <w:r>
          <w:t xml:space="preserve">behind</w:t>
        </w:r>
      </w:ins>
      <w:r>
        <w:t xml:space="preserve">.</w:t>
      </w:r>
    </w:p>
    <w:p w14:paraId="2AD8FE2A" w14:textId="77777777" w:rsidR="00C31D62" w:rsidRPr="00C31D62" w:rsidRDefault="00C31D62" w:rsidP="00C31D62">
      <w:commentRangeStart w:id="119"/>
      <w:r>
        <w:t xml:space="preserve">They arrived at the rental car area without any further delays. Damian took the car straight to the rental office</w:t>
      </w:r>
      <w:del w:id="4557" w:author="Editor" w:date="2026-09-25T09:00:00Z">
        <w:r>
          <w:delText xml:space="preserve"> area</w:delText>
        </w:r>
      </w:del>
      <w:r>
        <w:t xml:space="preserve">, parked </w:t>
      </w:r>
      <w:del w:id="4558" w:author="Editor" w:date="2026-09-25T09:00:00Z">
        <w:r>
          <w:delText xml:space="preserve">the car</w:delText>
        </w:r>
      </w:del>
      <w:ins w:id="4559" w:author="Editor" w:date="2026-09-25T09:00:00Z">
        <w:r>
          <w:t xml:space="preserve">it</w:t>
        </w:r>
      </w:ins>
      <w:r>
        <w:t xml:space="preserve">, and both rushed </w:t>
      </w:r>
      <w:del w:id="4560" w:author="Editor" w:date="2026-09-25T09:00:00Z">
        <w:r>
          <w:delText xml:space="preserve">to the rental office</w:delText>
        </w:r>
      </w:del>
      <w:ins w:id="4561" w:author="Editor" w:date="2026-09-25T09:00:00Z">
        <w:r>
          <w:t xml:space="preserve">inside</w:t>
        </w:r>
      </w:ins>
      <w:r>
        <w:t xml:space="preserve">. There was a person shouting from the back for parking the car at the main driving area, but they cared </w:t>
      </w:r>
      <w:del w:id="4562" w:author="Editor" w:date="2026-09-25T09:00:00Z">
        <w:r>
          <w:delText xml:space="preserve">less</w:delText>
        </w:r>
      </w:del>
      <w:ins w:id="4563" w:author="Editor" w:date="2026-09-25T09:00:00Z">
        <w:r>
          <w:t xml:space="preserve">little</w:t>
        </w:r>
      </w:ins>
      <w:r>
        <w:t xml:space="preserve"> to lend their ears to him. Damian enquired about the BMW in haste. And to add </w:t>
      </w:r>
      <w:del w:id="4564" w:author="Editor" w:date="2026-09-25T09:00:00Z">
        <w:r>
          <w:delText xml:space="preserve">to their insult</w:delText>
        </w:r>
      </w:del>
      <w:ins w:id="4565" w:author="Editor" w:date="2026-09-25T09:00:00Z">
        <w:r>
          <w:t xml:space="preserve">insult to injury,</w:t>
        </w:r>
      </w:ins>
      <w:r>
        <w:t xml:space="preserve"> the car </w:t>
      </w:r>
      <w:del w:id="4566" w:author="Editor" w:date="2026-09-25T09:00:00Z">
        <w:r>
          <w:delText xml:space="preserve">was</w:delText>
        </w:r>
      </w:del>
      <w:ins w:id="4567" w:author="Editor" w:date="2026-09-25T09:00:00Z">
        <w:r>
          <w:t xml:space="preserve">had been</w:t>
        </w:r>
      </w:ins>
      <w:r>
        <w:t xml:space="preserve"> returned a while back.</w:t>
      </w:r>
      <w:commentRangeEnd w:id="119"/>
      <w:r>
        <w:commentReference w:id="119"/>
      </w:r>
    </w:p>
    <w:p w14:paraId="619B5451" w14:textId="77777777" w:rsidR="00C31D62" w:rsidRPr="00C31D62" w:rsidRDefault="00C31D62" w:rsidP="00C31D62">
      <w:r>
        <w:t xml:space="preserve">Benedikt pulled out his phone </w:t>
      </w:r>
      <w:ins w:id="4568" w:author="Editor" w:date="2026-09-25T09:00:00Z">
        <w:r>
          <w:t xml:space="preserve">and </w:t>
        </w:r>
      </w:ins>
      <w:r>
        <w:t xml:space="preserve">called someone</w:t>
      </w:r>
      <w:del w:id="4569" w:author="Editor" w:date="2026-09-25T09:00:00Z">
        <w:r>
          <w:delText xml:space="preserve"> and blurted,</w:delText>
        </w:r>
      </w:del>
      <w:ins w:id="4570" w:author="Editor" w:date="2026-09-25T09:00:00Z">
        <w:r>
          <w:t xml:space="preserve">.</w:t>
        </w:r>
      </w:ins>
      <w:r>
        <w:t xml:space="preserve"> “Did you find anything?”</w:t>
      </w:r>
    </w:p>
    <w:p w14:paraId="1EFE9712" w14:textId="77777777" w:rsidR="00C31D62" w:rsidRPr="00C31D62" w:rsidRDefault="00C31D62" w:rsidP="00C31D62">
      <w:r>
        <w:t xml:space="preserve">“Not too long back</w:t>
      </w:r>
      <w:ins w:id="4571" w:author="Editor" w:date="2026-09-25T09:00:00Z">
        <w:r>
          <w:t xml:space="preserve">,</w:t>
        </w:r>
      </w:ins>
      <w:r>
        <w:t xml:space="preserve"> two tickets to Lisbon were bought. It took me a while as </w:t>
      </w:r>
      <w:del w:id="4572" w:author="Editor" w:date="2026-09-25T09:00:00Z">
        <w:r>
          <w:delText xml:space="preserve">the tickets</w:delText>
        </w:r>
      </w:del>
      <w:ins w:id="4573" w:author="Editor" w:date="2026-09-25T09:00:00Z">
        <w:r>
          <w:t xml:space="preserve">they</w:t>
        </w:r>
      </w:ins>
      <w:r>
        <w:t xml:space="preserve"> were bought only this morning</w:t>
      </w:r>
      <w:del w:id="4574" w:author="Editor" w:date="2026-09-25T09:00:00Z">
        <w:r>
          <w:delText xml:space="preserve">.” The</w:delText>
        </w:r>
      </w:del>
      <w:ins w:id="4575" w:author="Editor" w:date="2026-09-25T09:00:00Z">
        <w:r>
          <w:t xml:space="preserve">,” the</w:t>
        </w:r>
      </w:ins>
      <w:r>
        <w:t xml:space="preserve"> person on the other side responded with some hesitation.</w:t>
      </w:r>
    </w:p>
    <w:p w14:paraId="27F659BE" w14:textId="77777777" w:rsidR="00C31D62" w:rsidRPr="00C31D62" w:rsidRDefault="00C31D62" w:rsidP="00C31D62">
      <w:r>
        <w:t xml:space="preserve">“What time is the flight?” His aggravation was </w:t>
      </w:r>
      <w:del w:id="4576" w:author="Editor" w:date="2026-09-25T09:00:00Z">
        <w:r>
          <w:delText xml:space="preserve">at a</w:delText>
        </w:r>
      </w:del>
      <w:ins w:id="4577" w:author="Editor" w:date="2026-09-25T09:00:00Z">
        <w:r>
          <w:t xml:space="preserve">on the</w:t>
        </w:r>
      </w:ins>
      <w:r>
        <w:t xml:space="preserve"> rise.</w:t>
      </w:r>
    </w:p>
    <w:p w14:paraId="30DD9D73" w14:textId="77777777" w:rsidR="00C31D62" w:rsidRPr="00C31D62" w:rsidRDefault="00C31D62" w:rsidP="00C31D62">
      <w:r>
        <w:t xml:space="preserve">“Sorry</w:t>
      </w:r>
      <w:del w:id="4578" w:author="Editor" w:date="2026-09-25T09:00:00Z">
        <w:r>
          <w:delText xml:space="preserve"> chief</w:delText>
        </w:r>
      </w:del>
      <w:ins w:id="4579" w:author="Editor" w:date="2026-09-25T09:00:00Z">
        <w:r>
          <w:t xml:space="preserve">, Chief</w:t>
        </w:r>
      </w:ins>
      <w:r>
        <w:t xml:space="preserve">. The flight </w:t>
      </w:r>
      <w:ins w:id="4580" w:author="Editor" w:date="2026-09-25T09:00:00Z">
        <w:r>
          <w:t xml:space="preserve">has </w:t>
        </w:r>
      </w:ins>
      <w:r>
        <w:t xml:space="preserve">departed</w:t>
      </w:r>
      <w:ins w:id="4581" w:author="Editor" w:date="2026-09-25T09:00:00Z">
        <w:r>
          <w:t xml:space="preserve">,</w:t>
        </w:r>
      </w:ins>
      <w:r>
        <w:t xml:space="preserve">” came the timid response from the other side.</w:t>
      </w:r>
    </w:p>
    <w:p w14:paraId="40EE0CEF" w14:textId="77777777" w:rsidR="00C31D62" w:rsidRPr="00C31D62" w:rsidRDefault="00C31D62" w:rsidP="00C31D62">
      <w:r>
        <w:t xml:space="preserve">Benedikt </w:t>
      </w:r>
      <w:del w:id="4582" w:author="Editor" w:date="2026-09-25T09:00:00Z">
        <w:r>
          <w:delText xml:space="preserve">snapped the phone</w:delText>
        </w:r>
      </w:del>
      <w:ins w:id="4583" w:author="Editor" w:date="2026-09-25T09:00:00Z">
        <w:r>
          <w:t xml:space="preserve">ended the call</w:t>
        </w:r>
      </w:ins>
      <w:r>
        <w:t xml:space="preserve"> and screamed in frustration</w:t>
      </w:r>
      <w:ins w:id="4584" w:author="Editor" w:date="2026-09-25T09:00:00Z">
        <w:r>
          <w:t xml:space="preserve">,</w:t>
        </w:r>
      </w:ins>
      <w:r>
        <w:t xml:space="preserve"> “Damn</w:t>
      </w:r>
      <w:del w:id="4585" w:author="Editor" w:date="2026-09-25T09:00:00Z">
        <w:r>
          <w:delText xml:space="preserve">!</w:delText>
        </w:r>
      </w:del>
      <w:r>
        <w:t xml:space="preserve">! I was this close </w:t>
      </w:r>
      <w:del w:id="4586" w:author="Editor" w:date="2026-09-25T09:00:00Z">
        <w:r>
          <w:delText xml:space="preserve">from</w:delText>
        </w:r>
      </w:del>
      <w:ins w:id="4587" w:author="Editor" w:date="2026-09-25T09:00:00Z">
        <w:r>
          <w:t xml:space="preserve">to</w:t>
        </w:r>
      </w:ins>
      <w:r>
        <w:t xml:space="preserve"> nabbing her!</w:t>
      </w:r>
      <w:del w:id="4588" w:author="Editor" w:date="2026-09-25T09:00:00Z">
        <w:r>
          <w:delText xml:space="preserve">!</w:delText>
        </w:r>
      </w:del>
      <w:r>
        <w:t xml:space="preserve">”</w:t>
      </w:r>
    </w:p>
    <w:p w14:paraId="07730398" w14:textId="77777777" w:rsidR="00C31D62" w:rsidRPr="00C31D62" w:rsidRDefault="00C31D62" w:rsidP="00C31D62">
      <w:r>
        <w:t xml:space="preserve">He looked at Damian</w:t>
      </w:r>
      <w:del w:id="4589" w:author="Editor" w:date="2026-09-25T09:00:00Z">
        <w:r>
          <w:delText xml:space="preserve"> and with a grating tone screamed</w:delText>
        </w:r>
      </w:del>
      <w:ins w:id="4590" w:author="Editor" w:date="2026-09-25T09:00:00Z">
        <w:r>
          <w:t xml:space="preserve">.</w:t>
        </w:r>
      </w:ins>
      <w:r>
        <w:t xml:space="preserve"> “Get me to the jet. We are flying to Lisbon.”</w:t>
      </w:r>
    </w:p>
    <w:p w14:paraId="625D9EBB" w14:textId="5AD194AF" w:rsidR="00C31D62" w:rsidRPr="00C31D62" w:rsidRDefault="00C31D62" w:rsidP="00C31D62">
      <w:commentRangeStart w:id="120"/>
      <w:r>
        <w:t xml:space="preserve">As Benedikt settled himself in the car for the hour-long ride to the plane, his mind drifted off to a different world crowded with many passing thoughts. He murmured</w:t>
      </w:r>
      <w:ins w:id="4591" w:author="Editor" w:date="2026-09-25T09:00:00Z">
        <w:r>
          <w:t xml:space="preserve">,</w:t>
        </w:r>
      </w:ins>
      <w:r>
        <w:t xml:space="preserve"> “Why Lisbon? What is her motive?” Benedikt was certain that the whole Sanchez episode wasn’t a trivial matter. There was a game plan Sanchez had, but no matter how hard he tried to solve the mystery, he failed. He </w:t>
      </w:r>
      <w:del w:id="4592" w:author="Editor" w:date="2026-09-25T09:00:00Z">
        <w:r>
          <w:delText xml:space="preserve">queried</w:delText>
        </w:r>
      </w:del>
      <w:ins w:id="4593" w:author="Editor" w:date="2026-09-25T09:00:00Z">
        <w:r>
          <w:t xml:space="preserve">asked</w:t>
        </w:r>
      </w:ins>
      <w:r>
        <w:t xml:space="preserve"> himself, “</w:t>
      </w:r>
      <w:del w:id="4594" w:author="Editor" w:date="2026-09-25T09:00:00Z">
        <w:r>
          <w:delText xml:space="preserve">his operation</w:delText>
        </w:r>
      </w:del>
      <w:ins w:id="4595" w:author="Editor" w:date="2026-09-25T09:00:00Z">
        <w:r>
          <w:t xml:space="preserve">Operation</w:t>
        </w:r>
      </w:ins>
      <w:r>
        <w:t xml:space="preserve"> ‘Sub Rosa’ </w:t>
      </w:r>
      <w:del w:id="4596" w:author="Editor" w:date="2026-09-25T09:00:00Z">
        <w:r>
          <w:delText xml:space="preserve">had</w:delText>
        </w:r>
      </w:del>
      <w:ins w:id="4597" w:author="Editor" w:date="2026-09-25T09:00:00Z">
        <w:r>
          <w:t xml:space="preserve">has</w:t>
        </w:r>
      </w:ins>
      <w:r>
        <w:t xml:space="preserve"> nothing to do with Lisbon</w:t>
      </w:r>
      <w:del w:id="4598" w:author="Editor" w:date="2026-09-25T09:00:00Z">
        <w:r>
          <w:delText xml:space="preserve"> then</w:delText>
        </w:r>
      </w:del>
      <w:ins w:id="4599" w:author="Editor" w:date="2026-09-25T09:00:00Z">
        <w:r>
          <w:t xml:space="preserve">, so</w:t>
        </w:r>
      </w:ins>
      <w:r>
        <w:t xml:space="preserve"> why is she </w:t>
      </w:r>
      <w:del w:id="4600" w:author="Editor (Spelling)" w:date="2026-09-25T09:00:00Z">
        <w:r>
          <w:delText xml:space="preserve">traveling</w:delText>
        </w:r>
      </w:del>
      <w:ins w:id="4601" w:author="Editor (Spelling)" w:date="2026-09-25T09:00:00Z">
        <w:r>
          <w:t xml:space="preserve">travelling</w:t>
        </w:r>
      </w:ins>
      <w:r>
        <w:t xml:space="preserve"> to Lisbon?” He went into a deep </w:t>
      </w:r>
      <w:del w:id="4602" w:author="Editor" w:date="2026-09-25T09:00:00Z">
        <w:r>
          <w:delText xml:space="preserve">subornation,</w:delText>
        </w:r>
      </w:del>
      <w:ins w:id="4603" w:author="Editor" w:date="2026-09-25T09:00:00Z">
        <w:r>
          <w:t xml:space="preserve">rumination.</w:t>
        </w:r>
      </w:ins>
      <w:r>
        <w:t xml:space="preserve"> “Am I </w:t>
      </w:r>
      <w:del w:id="4604" w:author="Editor" w:date="2026-09-25T09:00:00Z">
        <w:r>
          <w:delText xml:space="preserve">oversubscribing</w:delText>
        </w:r>
      </w:del>
      <w:ins w:id="4605" w:author="Editor" w:date="2026-09-25T09:00:00Z">
        <w:r>
          <w:t xml:space="preserve">giving in</w:t>
        </w:r>
      </w:ins>
      <w:r>
        <w:t xml:space="preserve"> to a fear that might not even exist</w:t>
      </w:r>
      <w:del w:id="4606" w:author="Editor" w:date="2026-09-25T09:00:00Z">
        <w:r>
          <w:delText xml:space="preserve">. She had</w:delText>
        </w:r>
      </w:del>
      <w:ins w:id="4607" w:author="Editor" w:date="2026-09-25T09:00:00Z">
        <w:r>
          <w:t xml:space="preserve">? She has</w:t>
        </w:r>
      </w:ins>
      <w:r>
        <w:t xml:space="preserve"> nothing to do with operation ‘Sub Rosa’. Maybe she is a kleptomaniac and robbed me for fun.”   He couldn’t reason it</w:t>
      </w:r>
      <w:ins w:id="4608" w:author="Editor" w:date="2026-09-25T09:00:00Z">
        <w:r>
          <w:t xml:space="preserve"> out</w:t>
        </w:r>
      </w:ins>
      <w:r>
        <w:t xml:space="preserve">, and the urge </w:t>
      </w:r>
      <w:del w:id="4609" w:author="Editor" w:date="2026-09-25T09:00:00Z">
        <w:r>
          <w:delText xml:space="preserve">of getting</w:delText>
        </w:r>
      </w:del>
      <w:ins w:id="4610" w:author="Editor" w:date="2026-09-25T09:00:00Z">
        <w:r>
          <w:t xml:space="preserve">to get</w:t>
        </w:r>
      </w:ins>
      <w:r>
        <w:t xml:space="preserve"> to the </w:t>
      </w:r>
      <w:del w:id="4611" w:author="Editor" w:date="2026-09-25T09:00:00Z">
        <w:r>
          <w:delText xml:space="preserve">depth</w:delText>
        </w:r>
      </w:del>
      <w:ins w:id="4612" w:author="Editor" w:date="2026-09-25T09:00:00Z">
        <w:r>
          <w:t xml:space="preserve">bottom</w:t>
        </w:r>
      </w:ins>
      <w:r>
        <w:t xml:space="preserve"> of it was almost unbearable.</w:t>
      </w:r>
      <w:commentRangeEnd w:id="120"/>
      <w:r>
        <w:commentReference w:id="120"/>
      </w:r>
    </w:p>
    <w:p w14:paraId="3C9F54D5" w14:textId="77777777" w:rsidR="00C31D62" w:rsidRPr="00C31D62" w:rsidRDefault="00C31D62" w:rsidP="00C31D62">
      <w:r>
        <w:t xml:space="preserve">He attempted to divert his attention by using the time to </w:t>
      </w:r>
      <w:del w:id="4613" w:author="Editor" w:date="2026-09-25T09:00:00Z">
        <w:r>
          <w:delText xml:space="preserve">impose</w:delText>
        </w:r>
      </w:del>
      <w:ins w:id="4614" w:author="Editor" w:date="2026-09-25T09:00:00Z">
        <w:r>
          <w:t xml:space="preserve">put a</w:t>
        </w:r>
      </w:ins>
      <w:r>
        <w:t xml:space="preserve"> few questions to Damian. Without looking at him</w:t>
      </w:r>
      <w:del w:id="4615" w:author="Editor" w:date="2026-09-25T09:00:00Z">
        <w:r>
          <w:delText xml:space="preserve"> he continued</w:delText>
        </w:r>
      </w:del>
      <w:ins w:id="4616" w:author="Editor" w:date="2026-09-25T09:00:00Z">
        <w:r>
          <w:t xml:space="preserve">, he asked</w:t>
        </w:r>
      </w:ins>
      <w:r>
        <w:t xml:space="preserve"> in a</w:t>
      </w:r>
      <w:del w:id="4617" w:author="Editor" w:date="2026-09-25T09:00:00Z">
        <w:r>
          <w:delText xml:space="preserve"> low</w:delText>
        </w:r>
      </w:del>
      <w:r>
        <w:t xml:space="preserve"> hushed tone, “Did you find anything about the person who was chasing Sanchez?”</w:t>
      </w:r>
    </w:p>
    <w:p w14:paraId="4786549B" w14:textId="77777777" w:rsidR="00C31D62" w:rsidRPr="00C31D62" w:rsidRDefault="00C31D62" w:rsidP="00C31D62">
      <w:r>
        <w:t xml:space="preserve">“Nothing so far</w:t>
      </w:r>
      <w:del w:id="4618" w:author="Editor" w:date="2026-09-25T09:00:00Z">
        <w:r>
          <w:delText xml:space="preserve">.</w:delText>
        </w:r>
      </w:del>
      <w:ins w:id="4619" w:author="Editor" w:date="2026-09-25T09:00:00Z">
        <w:r>
          <w:t xml:space="preserve">,</w:t>
        </w:r>
      </w:ins>
      <w:r>
        <w:t xml:space="preserve">” came the reply from Damian.</w:t>
      </w:r>
    </w:p>
    <w:p w14:paraId="0768A75D" w14:textId="77777777" w:rsidR="00C31D62" w:rsidRPr="00C31D62" w:rsidRDefault="00C31D62" w:rsidP="00C31D62">
      <w:r>
        <w:t>“Do you have a good capture of his picture?”</w:t>
      </w:r>
    </w:p>
    <w:p w14:paraId="54E94139" w14:textId="77777777" w:rsidR="00C31D62" w:rsidRPr="00C31D62" w:rsidRDefault="00C31D62" w:rsidP="00C31D62">
      <w:r>
        <w:t>“I am afraid not.”</w:t>
      </w:r>
    </w:p>
    <w:p w14:paraId="13780884" w14:textId="77777777" w:rsidR="00C31D62" w:rsidRPr="00C31D62" w:rsidRDefault="00C31D62" w:rsidP="00C31D62">
      <w:r>
        <w:t xml:space="preserve">“Well then</w:t>
      </w:r>
      <w:ins w:id="4620" w:author="Editor" w:date="2026-09-25T09:00:00Z">
        <w:r>
          <w:t xml:space="preserve">,</w:t>
        </w:r>
      </w:ins>
      <w:r>
        <w:t xml:space="preserve"> put someone on the job. Will you?”</w:t>
      </w:r>
    </w:p>
    <w:p w14:paraId="7EEB7D80" w14:textId="77777777" w:rsidR="00C31D62" w:rsidRPr="00C31D62" w:rsidRDefault="00C31D62" w:rsidP="00C31D62">
      <w:r>
        <w:t xml:space="preserve">“Sure</w:t>
      </w:r>
      <w:ins w:id="4621" w:author="Editor" w:date="2026-09-25T09:00:00Z">
        <w:r>
          <w:t xml:space="preserve">,</w:t>
        </w:r>
      </w:ins>
      <w:r>
        <w:t xml:space="preserve">” Damian responded sheepishly and called</w:t>
      </w:r>
      <w:del w:id="4622" w:author="Editor" w:date="2026-09-25T09:00:00Z">
        <w:r>
          <w:delText xml:space="preserve"> and instructed</w:delText>
        </w:r>
      </w:del>
      <w:r>
        <w:t xml:space="preserve"> someone to work on the picture.</w:t>
      </w:r>
    </w:p>
    <w:p w14:paraId="2B3A97A1" w14:textId="77777777" w:rsidR="00C31D62" w:rsidRPr="00C31D62" w:rsidRDefault="00C31D62" w:rsidP="00C31D62">
      <w:r>
        <w:t xml:space="preserve">Benedikt dialed another number and patiently waited for the person to respond. The phone kept ringing</w:t>
      </w:r>
      <w:del w:id="4623" w:author="Editor" w:date="2026-09-25T09:00:00Z">
        <w:r>
          <w:delText xml:space="preserve"> without any response</w:delText>
        </w:r>
      </w:del>
      <w:r>
        <w:t xml:space="preserve">. He tried the number three more times, but no one picked </w:t>
      </w:r>
      <w:ins w:id="4624" w:author="Editor" w:date="2026-09-25T09:00:00Z">
        <w:r>
          <w:t xml:space="preserve">up </w:t>
        </w:r>
      </w:ins>
      <w:r>
        <w:t xml:space="preserve">the phone. He put the phone aside and enquired, “How </w:t>
      </w:r>
      <w:del w:id="4625" w:author="Editor" w:date="2026-09-25T09:00:00Z">
        <w:r>
          <w:delText xml:space="preserve">long more</w:delText>
        </w:r>
      </w:del>
      <w:ins w:id="4626" w:author="Editor" w:date="2026-09-25T09:00:00Z">
        <w:r>
          <w:t xml:space="preserve">much longer</w:t>
        </w:r>
      </w:ins>
      <w:r>
        <w:t xml:space="preserve">?”</w:t>
      </w:r>
    </w:p>
    <w:p w14:paraId="01D7C659" w14:textId="77777777" w:rsidR="00C31D62" w:rsidRPr="00C31D62" w:rsidRDefault="00C31D62" w:rsidP="00C31D62">
      <w:r>
        <w:t xml:space="preserve">“We should be there in </w:t>
      </w:r>
      <w:ins w:id="4627" w:author="Editor" w:date="2026-09-25T09:00:00Z">
        <w:r>
          <w:t xml:space="preserve">the </w:t>
        </w:r>
      </w:ins>
      <w:r>
        <w:t xml:space="preserve">next </w:t>
      </w:r>
      <w:del w:id="4628" w:author="Editor" w:date="2026-09-25T09:00:00Z">
        <w:r>
          <w:delText xml:space="preserve">20</w:delText>
        </w:r>
      </w:del>
      <w:ins w:id="4629" w:author="Editor" w:date="2026-09-25T09:00:00Z">
        <w:r>
          <w:t xml:space="preserve">twenty</w:t>
        </w:r>
      </w:ins>
      <w:r>
        <w:t xml:space="preserve"> minutes</w:t>
      </w:r>
      <w:del w:id="4630" w:author="Editor" w:date="2026-09-25T09:00:00Z">
        <w:r>
          <w:delText xml:space="preserve">”, Damian declared. His</w:delText>
        </w:r>
      </w:del>
      <w:ins w:id="4631" w:author="Editor" w:date="2026-09-25T09:00:00Z">
        <w:r>
          <w:t xml:space="preserve">.” Damian’s</w:t>
        </w:r>
      </w:ins>
      <w:r>
        <w:t xml:space="preserve"> voice reflected clear signs of hesitation. Benedikt noted that the traffic was cruising along; ironically that wasn’t the case </w:t>
      </w:r>
      <w:del w:id="4632" w:author="Editor" w:date="2026-09-25T09:00:00Z">
        <w:r>
          <w:delText xml:space="preserve">while</w:delText>
        </w:r>
      </w:del>
      <w:ins w:id="4633" w:author="Editor" w:date="2026-09-25T09:00:00Z">
        <w:r>
          <w:t xml:space="preserve">when</w:t>
        </w:r>
      </w:ins>
      <w:r>
        <w:t xml:space="preserve"> he wanted it the most. He could have caught Sanchez before she boarded the plane. The phone rang and pulled him out of his brooding. He picked </w:t>
      </w:r>
      <w:ins w:id="4634" w:author="Editor" w:date="2026-09-25T09:00:00Z">
        <w:r>
          <w:t xml:space="preserve">up </w:t>
        </w:r>
      </w:ins>
      <w:r>
        <w:t xml:space="preserve">the phone and snapped, “What took you so long to respond?</w:t>
      </w:r>
      <w:del w:id="4635" w:author="Editor (Typography)" w:date="2026-09-25T09:00:00Z">
        <w:r>
          <w:delText xml:space="preserve">"</w:delText>
        </w:r>
      </w:del>
      <w:ins w:id="4636" w:author="Editor (Typography)" w:date="2026-09-25T09:00:00Z">
        <w:r>
          <w:t xml:space="preserve">”</w:t>
        </w:r>
      </w:ins>
    </w:p>
    <w:p>
      <w:pPr>
        <w:rPr>
          <w:ins w:id="4640" w:author="Editor" w:date="2026-09-25T09:00:00Z"/>
        </w:rPr>
      </w:pPr>
      <w:r>
        <w:t xml:space="preserve">“It was a mistake</w:t>
      </w:r>
      <w:del w:id="4637" w:author="Editor" w:date="2026-09-25T09:00:00Z">
        <w:r>
          <w:delText xml:space="preserve">,</w:delText>
        </w:r>
      </w:del>
      <w:ins w:id="4638" w:author="Editor" w:date="2026-09-25T09:00:00Z">
        <w:r>
          <w:t xml:space="preserve">. I</w:t>
        </w:r>
      </w:ins>
      <w:r>
        <w:t xml:space="preserve"> didn’t notice my phone was in silent mode.  Since last night I…”</w:t>
      </w:r>
      <w:del w:id="4639" w:author="Editor" w:date="2026-09-25T09:00:00Z">
        <w:r>
          <w:delText xml:space="preserve"> </w:delText>
        </w:r>
      </w:del>
    </w:p>
    <w:p w14:paraId="4DE0E30D" w14:textId="393F9733" w:rsidR="00C31D62" w:rsidRPr="00C31D62" w:rsidRDefault="00C31D62" w:rsidP="00C31D62">
      <w:r>
        <w:t xml:space="preserve">Benedikt </w:t>
      </w:r>
      <w:del w:id="4641" w:author="Editor" w:date="2026-09-25T09:00:00Z">
        <w:r>
          <w:delText xml:space="preserve">stopped him in between and blurted with a grating voice</w:delText>
        </w:r>
      </w:del>
      <w:ins w:id="4642" w:author="Editor" w:date="2026-09-25T09:00:00Z">
        <w:r>
          <w:t xml:space="preserve">interrupted him.</w:t>
        </w:r>
      </w:ins>
      <w:r>
        <w:t xml:space="preserve"> “I am not interested in your story. I want you to head to Lisbon Airport now. I want you to trace and </w:t>
      </w:r>
      <w:del w:id="4643" w:author="Editor" w:date="2026-09-25T09:00:00Z">
        <w:r>
          <w:delText xml:space="preserve">captivate</w:delText>
        </w:r>
      </w:del>
      <w:ins w:id="4644" w:author="Editor" w:date="2026-09-25T09:00:00Z">
        <w:r>
          <w:t xml:space="preserve">capture</w:t>
        </w:r>
      </w:ins>
      <w:r>
        <w:t xml:space="preserve"> two people. They are </w:t>
      </w:r>
      <w:del w:id="4645" w:author="Editor (Spelling)" w:date="2026-09-25T09:00:00Z">
        <w:r>
          <w:delText xml:space="preserve">traveling</w:delText>
        </w:r>
      </w:del>
      <w:ins w:id="4646" w:author="Editor (Spelling)" w:date="2026-09-25T09:00:00Z">
        <w:r>
          <w:t xml:space="preserve">travelling</w:t>
        </w:r>
      </w:ins>
      <w:r>
        <w:t xml:space="preserve"> by TAP Portugal and will be landing in</w:t>
      </w:r>
      <w:ins w:id="4647" w:author="Editor" w:date="2026-09-25T09:00:00Z">
        <w:r>
          <w:t xml:space="preserve"> the</w:t>
        </w:r>
      </w:ins>
      <w:r>
        <w:t xml:space="preserve"> next hour. You need to ensure you grab them and meet me at our usual place. I am on my way to Lisbon and should be there in </w:t>
      </w:r>
      <w:ins w:id="4648" w:author="Editor" w:date="2026-09-25T09:00:00Z">
        <w:r>
          <w:t xml:space="preserve">the </w:t>
        </w:r>
      </w:ins>
      <w:r>
        <w:t xml:space="preserve">next few hours. Details of the passengers will be sent to you in the next fifteen minutes. Any questions?”</w:t>
      </w:r>
    </w:p>
    <w:p w14:paraId="477355B2" w14:textId="77777777" w:rsidR="00C31D62" w:rsidRPr="00C31D62" w:rsidRDefault="00C31D62" w:rsidP="00C31D62">
      <w:r>
        <w:t xml:space="preserve">“Nothing for now, but I may have </w:t>
      </w:r>
      <w:ins w:id="4649" w:author="Editor" w:date="2026-09-25T09:00:00Z">
        <w:r>
          <w:t xml:space="preserve">a </w:t>
        </w:r>
      </w:ins>
      <w:r>
        <w:t xml:space="preserve">few after I see the information.”</w:t>
      </w:r>
      <w:del w:id="4650" w:author="Editor" w:date="2026-09-25T09:00:00Z">
        <w:r>
          <w:delText xml:space="preserve"> the person on the other side of the phone announced.</w:delText>
        </w:r>
      </w:del>
    </w:p>
    <w:p w14:paraId="2EAB74B1" w14:textId="77777777" w:rsidR="00C31D62" w:rsidRPr="00C31D62" w:rsidRDefault="00C31D62" w:rsidP="00C31D62">
      <w:r>
        <w:t xml:space="preserve">Benedikt continued</w:t>
      </w:r>
      <w:del w:id="4651" w:author="Editor" w:date="2026-09-25T09:00:00Z">
        <w:r>
          <w:delText xml:space="preserve"> further</w:delText>
        </w:r>
      </w:del>
      <w:ins w:id="4652" w:author="Editor" w:date="2026-09-25T09:00:00Z">
        <w:r>
          <w:t xml:space="preserve">,</w:t>
        </w:r>
      </w:ins>
      <w:r>
        <w:t xml:space="preserve"> “Also, one more thing. I might send you a picture of another person. I strongly believe he is on the same flight. If you find him, get him as well.”</w:t>
      </w:r>
    </w:p>
    <w:p w14:paraId="02A87AC7" w14:textId="77777777" w:rsidR="00C31D62" w:rsidRPr="00C31D62" w:rsidRDefault="00C31D62" w:rsidP="00C31D62">
      <w:r>
        <w:t xml:space="preserve">“Alright</w:t>
      </w:r>
      <w:del w:id="4653" w:author="Editor" w:date="2026-09-25T09:00:00Z">
        <w:r>
          <w:delText xml:space="preserve"> chief</w:delText>
        </w:r>
      </w:del>
      <w:ins w:id="4654" w:author="Editor" w:date="2026-09-25T09:00:00Z">
        <w:r>
          <w:t xml:space="preserve">, Chief</w:t>
        </w:r>
      </w:ins>
      <w:r>
        <w:t xml:space="preserve">, point noted.</w:t>
      </w:r>
      <w:del w:id="4655" w:author="Editor (Typography)" w:date="2026-09-25T09:00:00Z">
        <w:r>
          <w:delText xml:space="preserve">"</w:delText>
        </w:r>
      </w:del>
      <w:ins w:id="4656" w:author="Editor (Typography)" w:date="2026-09-25T09:00:00Z">
        <w:r>
          <w:t xml:space="preserve">”</w:t>
        </w:r>
      </w:ins>
    </w:p>
    <w:p w14:paraId="147ADAEB" w14:textId="77777777" w:rsidR="00C31D62" w:rsidRPr="00C31D62" w:rsidRDefault="00C31D62" w:rsidP="00C31D62">
      <w:r>
        <w:t xml:space="preserve">Soon Damian pulled into the Zurich airport private transfer </w:t>
      </w:r>
      <w:del w:id="4657" w:author="Editor" w:date="2026-09-25T09:00:00Z">
        <w:r>
          <w:delText xml:space="preserve">Tarmac</w:delText>
        </w:r>
      </w:del>
      <w:ins w:id="4658" w:author="Editor" w:date="2026-09-25T09:00:00Z">
        <w:r>
          <w:t xml:space="preserve">tarmac</w:t>
        </w:r>
      </w:ins>
      <w:r>
        <w:t xml:space="preserve">. The jet was waiting for Benedikt.</w:t>
      </w:r>
    </w:p>
    <w:p w14:paraId="482D2CCF" w14:textId="77777777" w:rsidR="00C31D62" w:rsidRPr="00C31D62" w:rsidRDefault="00C31D62" w:rsidP="00C31D62">
      <w:r>
        <w:t>As Damian opened the door, Benedikt announced unceremoniously, “You are coming with me.”</w:t>
      </w:r>
    </w:p>
    <w:p w14:paraId="081CDDF7" w14:textId="77777777" w:rsidR="00C31D62" w:rsidRPr="00C31D62" w:rsidRDefault="00C31D62" w:rsidP="00C31D62">
      <w:r>
        <w:t xml:space="preserve">Damian wasn’t surprised as he was aware of Benedikt’s unpredictable </w:t>
      </w:r>
      <w:del w:id="4659" w:author="Editor (Spelling)" w:date="2026-09-25T09:00:00Z">
        <w:r>
          <w:delText xml:space="preserve">behavior</w:delText>
        </w:r>
      </w:del>
      <w:ins w:id="4660" w:author="Editor (Spelling)" w:date="2026-09-25T09:00:00Z">
        <w:r>
          <w:t xml:space="preserve">behaviour</w:t>
        </w:r>
      </w:ins>
      <w:r>
        <w:t xml:space="preserve">. He followed </w:t>
      </w:r>
      <w:del w:id="4661" w:author="Editor" w:date="2026-09-25T09:00:00Z">
        <w:r>
          <w:delText xml:space="preserve">the motion and entered</w:delText>
        </w:r>
      </w:del>
      <w:ins w:id="4662" w:author="Editor" w:date="2026-09-25T09:00:00Z">
        <w:r>
          <w:t xml:space="preserve">Benedikt into</w:t>
        </w:r>
      </w:ins>
      <w:r>
        <w:t xml:space="preserve"> the jet. Soon the plane was waiting for </w:t>
      </w:r>
      <w:del w:id="4663" w:author="Editor" w:date="2026-09-25T09:00:00Z">
        <w:r>
          <w:delText xml:space="preserve">the </w:delText>
        </w:r>
      </w:del>
      <w:r>
        <w:t xml:space="preserve">clearance to fly.</w:t>
      </w:r>
    </w:p>
    <w:p w14:paraId="567BFB43" w14:textId="3979685B" w:rsidR="00C31D62" w:rsidRPr="00C31D62" w:rsidRDefault="00C31D62" w:rsidP="00C31D62">
      <w:r>
        <w:t xml:space="preserve">Benedikt was all set to retire from the early morning ordeal</w:t>
      </w:r>
      <w:del w:id="4664" w:author="Editor" w:date="2026-09-25T09:00:00Z">
        <w:r>
          <w:delText xml:space="preserve"> he had gone through</w:delText>
        </w:r>
      </w:del>
      <w:r>
        <w:t xml:space="preserve">, but his phone decided otherwise. With a dejected look, he glanced at the phone.  But his face lit </w:t>
      </w:r>
      <w:ins w:id="4665" w:author="Editor" w:date="2026-09-25T09:00:00Z">
        <w:r>
          <w:t xml:space="preserve">up </w:t>
        </w:r>
      </w:ins>
      <w:r>
        <w:t xml:space="preserve">with an unprecedented glitter when he saw the name. He picked </w:t>
      </w:r>
      <w:ins w:id="4666" w:author="Editor" w:date="2026-09-25T09:00:00Z">
        <w:r>
          <w:t xml:space="preserve">up </w:t>
        </w:r>
      </w:ins>
      <w:r>
        <w:t xml:space="preserve">the phone with urgency and whispered</w:t>
      </w:r>
      <w:del w:id="4667" w:author="Editor" w:date="2026-09-25T09:00:00Z">
        <w:r>
          <w:delText xml:space="preserve"> in a soft tone</w:delText>
        </w:r>
      </w:del>
      <w:ins w:id="4668" w:author="Editor" w:date="2026-09-25T09:00:00Z">
        <w:r>
          <w:t xml:space="preserve">,</w:t>
        </w:r>
      </w:ins>
      <w:r>
        <w:t xml:space="preserve"> “Hold for a second</w:t>
      </w:r>
      <w:del w:id="4669" w:author="Editor" w:date="2026-09-25T09:00:00Z">
        <w:r>
          <w:delText xml:space="preserve">”.</w:delText>
        </w:r>
      </w:del>
      <w:ins w:id="4670" w:author="Editor" w:date="2026-09-25T09:00:00Z">
        <w:r>
          <w:t xml:space="preserve">.”</w:t>
        </w:r>
      </w:ins>
      <w:r>
        <w:t xml:space="preserve"> He instructed Damian to leave him alone. After Damian left, with a gravelly voice he continued, “So tell me what you have found</w:t>
      </w:r>
      <w:del w:id="4671" w:author="Editor" w:date="2026-09-25T09:00:00Z">
        <w:r>
          <w:delText xml:space="preserve">?</w:delText>
        </w:r>
      </w:del>
      <w:ins w:id="4672" w:author="Editor" w:date="2026-09-25T09:00:00Z">
        <w:r>
          <w:t xml:space="preserve">.</w:t>
        </w:r>
      </w:ins>
      <w:r>
        <w:t xml:space="preserve">”</w:t>
      </w:r>
    </w:p>
    <w:p w14:paraId="3FBE6730" w14:textId="2C30A6DC" w:rsidR="00753527" w:rsidRDefault="00C31D62" w:rsidP="00753527">
      <w:commentRangeStart w:id="121"/>
      <w:r>
        <w:t xml:space="preserve">Damian could see from a distance </w:t>
      </w:r>
      <w:del w:id="4673" w:author="Editor" w:date="2026-09-25T09:00:00Z">
        <w:r>
          <w:delText xml:space="preserve">Benedikt</w:delText>
        </w:r>
      </w:del>
      <w:ins w:id="4674" w:author="Editor" w:date="2026-09-25T09:00:00Z">
        <w:r>
          <w:t xml:space="preserve">Benedikt’s</w:t>
        </w:r>
      </w:ins>
      <w:r>
        <w:t xml:space="preserve"> animated conversation. He patiently waited and wondered what could be more important for Benedikt than to be in Lisbon, particularly </w:t>
      </w:r>
      <w:del w:id="4675" w:author="Editor" w:date="2026-09-25T09:00:00Z">
        <w:r>
          <w:delText xml:space="preserve">after </w:delText>
        </w:r>
      </w:del>
      <w:r>
        <w:t xml:space="preserve">knowing Sanchez was already </w:t>
      </w:r>
      <w:del w:id="4676" w:author="Editor" w:date="2026-09-25T09:00:00Z">
        <w:r>
          <w:delText xml:space="preserve">an hour</w:delText>
        </w:r>
      </w:del>
      <w:ins w:id="4677" w:author="Editor" w:date="2026-09-25T09:00:00Z">
        <w:r>
          <w:t xml:space="preserve">hours</w:t>
        </w:r>
      </w:ins>
      <w:r>
        <w:t xml:space="preserve"> ahead of them. After fifteen minutes</w:t>
      </w:r>
      <w:ins w:id="4678" w:author="Editor" w:date="2026-09-25T09:00:00Z">
        <w:r>
          <w:t xml:space="preserve">,</w:t>
        </w:r>
      </w:ins>
      <w:r>
        <w:t xml:space="preserve"> Benedikt was finally done with his conversation</w:t>
      </w:r>
      <w:del w:id="4679" w:author="Editor" w:date="2026-09-25T09:00:00Z">
        <w:r>
          <w:delText xml:space="preserve">, he</w:delText>
        </w:r>
      </w:del>
      <w:ins w:id="4680" w:author="Editor" w:date="2026-09-25T09:00:00Z">
        <w:r>
          <w:t xml:space="preserve">. He</w:t>
        </w:r>
      </w:ins>
      <w:r>
        <w:t xml:space="preserve"> was oozing a sense of relief, a mystery that Damian would never be able to solve.</w:t>
      </w:r>
      <w:commentRangeEnd w:id="121"/>
      <w:r>
        <w:commentReference w:id="121"/>
      </w:r>
    </w:p>
    <w:p w14:paraId="170AC8D6" w14:textId="77777777" w:rsidR="00571CB3" w:rsidRDefault="00571CB3">
      <w:pPr>
        <w:spacing w:line="259" w:lineRule="auto"/>
        <w:jc w:val="left"/>
        <w:rPr>
          <w:b/>
          <w:bCs/>
        </w:rPr>
      </w:pPr>
      <w:r>
        <w:rPr>
          <w:b/>
          <w:bCs/>
        </w:rPr>
        <w:br w:type="page"/>
      </w:r>
    </w:p>
    <w:p w14:paraId="171E6701" w14:textId="6A4C955C" w:rsidR="00762D3F" w:rsidRPr="00762D3F" w:rsidRDefault="00753527" w:rsidP="00F56514">
      <w:pPr>
        <w:outlineLvl w:val="0"/>
        <w:rPr>
          <w:b/>
          <w:bCs/>
        </w:rPr>
      </w:pPr>
      <w:r>
        <w:rPr>
          <w:b/>
          <w:bCs/>
        </w:rPr>
        <w:lastRenderedPageBreak/>
        <w:t>Chapter 22</w:t>
      </w:r>
    </w:p>
    <w:p w14:paraId="37C85D3F" w14:textId="77777777" w:rsidR="00753527" w:rsidRPr="00762D3F" w:rsidRDefault="00753527" w:rsidP="00762D3F">
      <w:pPr>
        <w:rPr>
          <w:b/>
          <w:bCs/>
        </w:rPr>
      </w:pPr>
      <w:commentRangeStart w:id="122"/>
      <w:r>
        <w:rPr>
          <w:b/>
          <w:bCs/>
        </w:rPr>
        <w:t xml:space="preserve">5:00 AM </w:t>
      </w:r>
      <w:del w:id="4681" w:author="Editor" w:date="2026-09-25T09:00:00Z">
        <w:r>
          <w:rPr>
            <w:b/>
            <w:bCs/>
          </w:rPr>
          <w:delText xml:space="preserve">16th</w:delText>
        </w:r>
      </w:del>
      <w:ins w:id="4682" w:author="Editor" w:date="2026-09-25T09:00:00Z">
        <w:r>
          <w:rPr>
            <w:b/>
            <w:bCs/>
          </w:rPr>
          <w:t xml:space="preserve">17th</w:t>
        </w:r>
      </w:ins>
      <w:r>
        <w:rPr>
          <w:b/>
          <w:bCs/>
        </w:rPr>
        <w:t xml:space="preserve"> April 2014, Zurich, Switzerland</w:t>
      </w:r>
      <w:commentRangeEnd w:id="122"/>
      <w:r>
        <w:commentReference w:id="122"/>
      </w:r>
    </w:p>
    <w:p w14:paraId="0BFC1924" w14:textId="65A1E3AC" w:rsidR="009C7F61" w:rsidRPr="009C7F61" w:rsidRDefault="009C7F61" w:rsidP="009C7F61">
      <w:r>
        <w:t xml:space="preserve">The constant beeping of the GPS shook Maxwell out of his slumber. In </w:t>
      </w:r>
      <w:del w:id="4683" w:author="Editor" w:date="2026-09-25T09:00:00Z">
        <w:r>
          <w:delText xml:space="preserve">the</w:delText>
        </w:r>
      </w:del>
      <w:ins w:id="4684" w:author="Editor" w:date="2026-09-25T09:00:00Z">
        <w:r>
          <w:t xml:space="preserve">his</w:t>
        </w:r>
      </w:ins>
      <w:r>
        <w:t xml:space="preserve"> apprehension of Sanchez escaping unnoticed, he</w:t>
      </w:r>
      <w:ins w:id="4685" w:author="Editor" w:date="2026-09-25T09:00:00Z">
        <w:r>
          <w:t xml:space="preserve"> had</w:t>
        </w:r>
      </w:ins>
      <w:r>
        <w:t xml:space="preserve"> slept miserably.  And now when he tried ditching his </w:t>
      </w:r>
      <w:del w:id="4686" w:author="Editor" w:date="2026-09-25T09:00:00Z">
        <w:r>
          <w:delText xml:space="preserve">conjured </w:delText>
        </w:r>
      </w:del>
      <w:r>
        <w:t xml:space="preserve">repose, he </w:t>
      </w:r>
      <w:del w:id="4687" w:author="Editor" w:date="2026-09-25T09:00:00Z">
        <w:r>
          <w:delText xml:space="preserve">experienced</w:delText>
        </w:r>
      </w:del>
      <w:ins w:id="4688" w:author="Editor" w:date="2026-09-25T09:00:00Z">
        <w:r>
          <w:t xml:space="preserve">felt</w:t>
        </w:r>
      </w:ins>
      <w:r>
        <w:t xml:space="preserve"> as if he hadn’t slept at all. The monotonous hum of the transmitter was an indication that the car was on the move. This time Maxwell wasn’t in a hurry, for the transmitter he </w:t>
      </w:r>
      <w:ins w:id="4689" w:author="Editor" w:date="2026-09-25T09:00:00Z">
        <w:r>
          <w:t xml:space="preserve">had </w:t>
        </w:r>
      </w:ins>
      <w:r>
        <w:t xml:space="preserve">implanted the day before would help him find them without any more speeding car chases. He prudently gauged his options and decided to give </w:t>
      </w:r>
      <w:ins w:id="4690" w:author="Editor" w:date="2026-09-25T09:00:00Z">
        <w:r>
          <w:t xml:space="preserve">them </w:t>
        </w:r>
      </w:ins>
      <w:r>
        <w:t xml:space="preserve">five minutes’ lead before beginning the chase.  While trailing, he </w:t>
      </w:r>
      <w:del w:id="4691" w:author="Editor" w:date="2026-09-25T09:00:00Z">
        <w:r>
          <w:delText xml:space="preserve">ensured to manage</w:delText>
        </w:r>
      </w:del>
      <w:ins w:id="4692" w:author="Editor" w:date="2026-09-25T09:00:00Z">
        <w:r>
          <w:t xml:space="preserve">made sure to keep</w:t>
        </w:r>
      </w:ins>
      <w:r>
        <w:t xml:space="preserve"> a safe distance</w:t>
      </w:r>
      <w:ins w:id="4693" w:author="Editor" w:date="2026-09-25T09:00:00Z">
        <w:r>
          <w:t xml:space="preserve">,</w:t>
        </w:r>
      </w:ins>
      <w:r>
        <w:t xml:space="preserve"> but within</w:t>
      </w:r>
      <w:del w:id="4694" w:author="Editor" w:date="2026-09-25T09:00:00Z">
        <w:r>
          <w:delText xml:space="preserve"> an attainable</w:delText>
        </w:r>
      </w:del>
      <w:r>
        <w:t xml:space="preserve"> reach, to help recover from any </w:t>
      </w:r>
      <w:del w:id="4695" w:author="Editor" w:date="2026-09-25T09:00:00Z">
        <w:r>
          <w:delText xml:space="preserve">gratuitous</w:delText>
        </w:r>
      </w:del>
      <w:ins w:id="4696" w:author="Editor" w:date="2026-09-25T09:00:00Z">
        <w:r>
          <w:t xml:space="preserve">untoward</w:t>
        </w:r>
      </w:ins>
      <w:r>
        <w:t xml:space="preserve"> situation. </w:t>
      </w:r>
    </w:p>
    <w:p w14:paraId="615D302D" w14:textId="62543428" w:rsidR="009C7F61" w:rsidRPr="009C7F61" w:rsidRDefault="009C7F61" w:rsidP="009C7F61">
      <w:r>
        <w:t xml:space="preserve">After about an hour of driving, he saw the signs to St. Gallen-Altenrhein Airport. He couldn’t resist </w:t>
      </w:r>
      <w:del w:id="4697" w:author="Editor" w:date="2026-09-25T09:00:00Z">
        <w:r>
          <w:delText xml:space="preserve">the</w:delText>
        </w:r>
      </w:del>
      <w:ins w:id="4698" w:author="Editor" w:date="2026-09-25T09:00:00Z">
        <w:r>
          <w:t xml:space="preserve">a</w:t>
        </w:r>
      </w:ins>
      <w:r>
        <w:t xml:space="preserve"> smile and admired their intelligence </w:t>
      </w:r>
      <w:del w:id="4699" w:author="Editor" w:date="2026-09-25T09:00:00Z">
        <w:r>
          <w:delText xml:space="preserve">on</w:delText>
        </w:r>
      </w:del>
      <w:ins w:id="4700" w:author="Editor" w:date="2026-09-25T09:00:00Z">
        <w:r>
          <w:t xml:space="preserve">in</w:t>
        </w:r>
      </w:ins>
      <w:r>
        <w:t xml:space="preserve"> picking this airport instead of Zurich</w:t>
      </w:r>
      <w:del w:id="4701" w:author="Editor" w:date="2026-09-25T09:00:00Z">
        <w:r>
          <w:delText xml:space="preserve">, “the</w:delText>
        </w:r>
      </w:del>
      <w:ins w:id="4702" w:author="Editor" w:date="2026-09-25T09:00:00Z">
        <w:r>
          <w:t xml:space="preserve">. “The</w:t>
        </w:r>
      </w:ins>
      <w:r>
        <w:t xml:space="preserve"> best way to avoid any intruders,” he murmured. It was about time to accelerate and</w:t>
      </w:r>
      <w:del w:id="4703" w:author="Editor" w:date="2026-09-25T09:00:00Z">
        <w:r>
          <w:delText xml:space="preserve"> to</w:delText>
        </w:r>
      </w:del>
      <w:r>
        <w:t xml:space="preserve"> be at the airport before them. He knew he had the advantage of leaving the car by the </w:t>
      </w:r>
      <w:del w:id="4704" w:author="Editor (Spelling)" w:date="2026-09-25T09:00:00Z">
        <w:r>
          <w:delText xml:space="preserve">curb</w:delText>
        </w:r>
      </w:del>
      <w:ins w:id="4705" w:author="Editor (Spelling)" w:date="2026-09-25T09:00:00Z">
        <w:r>
          <w:t xml:space="preserve">kerb</w:t>
        </w:r>
      </w:ins>
      <w:r>
        <w:t xml:space="preserve">, unlike them, as they had to go to the rental office </w:t>
      </w:r>
      <w:del w:id="4706" w:author="Editor" w:date="2026-09-25T09:00:00Z">
        <w:r>
          <w:delText xml:space="preserve">first </w:delText>
        </w:r>
      </w:del>
      <w:r>
        <w:t xml:space="preserve">before heading to the airport.</w:t>
      </w:r>
    </w:p>
    <w:p w14:paraId="4F0E0DBB" w14:textId="6C1085CE" w:rsidR="009C7F61" w:rsidRPr="009C7F61" w:rsidRDefault="009C7F61" w:rsidP="009C7F61">
      <w:commentRangeStart w:id="123"/>
      <w:r>
        <w:t xml:space="preserve">Soon he was by the ticketing area. His vigilant eyes were </w:t>
      </w:r>
      <w:del w:id="4707" w:author="Editor" w:date="2026-09-25T09:00:00Z">
        <w:r>
          <w:delText xml:space="preserve">fixated</w:delText>
        </w:r>
      </w:del>
      <w:ins w:id="4708" w:author="Editor" w:date="2026-09-25T09:00:00Z">
        <w:r>
          <w:t xml:space="preserve">fixed</w:t>
        </w:r>
      </w:ins>
      <w:r>
        <w:t xml:space="preserve"> on the main door</w:t>
      </w:r>
      <w:ins w:id="4709" w:author="Editor" w:date="2026-09-25T09:00:00Z">
        <w:r>
          <w:t xml:space="preserve">,</w:t>
        </w:r>
      </w:ins>
      <w:r>
        <w:t xml:space="preserve"> screening each person</w:t>
      </w:r>
      <w:del w:id="4710" w:author="Editor" w:date="2026-09-25T09:00:00Z">
        <w:r>
          <w:delText xml:space="preserve"> with observant eyes</w:delText>
        </w:r>
      </w:del>
      <w:r>
        <w:t xml:space="preserve">. Ten minutes into the wait, he saw Sanchez arriving with her companion. He put the hood on to ensure minimum exposure of his countenance and started following them. After walking for five minutes</w:t>
      </w:r>
      <w:ins w:id="4711" w:author="Editor" w:date="2026-09-25T09:00:00Z">
        <w:r>
          <w:t xml:space="preserve">,</w:t>
        </w:r>
      </w:ins>
      <w:r>
        <w:t xml:space="preserve"> he saw them entering the TAP Portugal ticketing queue. This time he wasn’t surprised. He knew they would be heading to Lisbon but wanted to ensure his </w:t>
      </w:r>
      <w:del w:id="4712" w:author="Editor" w:date="2026-09-25T09:00:00Z">
        <w:r>
          <w:delText xml:space="preserve">credence</w:delText>
        </w:r>
      </w:del>
      <w:ins w:id="4713" w:author="Editor" w:date="2026-09-25T09:00:00Z">
        <w:r>
          <w:t xml:space="preserve">hunch</w:t>
        </w:r>
      </w:ins>
      <w:r>
        <w:t xml:space="preserve"> was accurate. He followed them to the queue. There was one passenger between him and Sanchez. </w:t>
      </w:r>
      <w:del w:id="4714" w:author="Editor" w:date="2026-09-25T09:00:00Z">
        <w:r>
          <w:delText xml:space="preserve">The</w:delText>
        </w:r>
      </w:del>
      <w:ins w:id="4715" w:author="Editor" w:date="2026-09-25T09:00:00Z">
        <w:r>
          <w:t xml:space="preserve">It was the</w:t>
        </w:r>
      </w:ins>
      <w:r>
        <w:t xml:space="preserve"> closest he </w:t>
      </w:r>
      <w:del w:id="4716" w:author="Editor" w:date="2026-09-25T09:00:00Z">
        <w:r>
          <w:delText xml:space="preserve">came</w:delText>
        </w:r>
      </w:del>
      <w:ins w:id="4717" w:author="Editor" w:date="2026-09-25T09:00:00Z">
        <w:r>
          <w:t xml:space="preserve">had come</w:t>
        </w:r>
      </w:ins>
      <w:r>
        <w:t xml:space="preserve"> to her </w:t>
      </w:r>
      <w:del w:id="4718" w:author="Editor" w:date="2026-09-25T09:00:00Z">
        <w:r>
          <w:delText xml:space="preserve">in years</w:delText>
        </w:r>
      </w:del>
      <w:ins w:id="4719" w:author="Editor" w:date="2026-09-25T09:00:00Z">
        <w:r>
          <w:t xml:space="preserve">since Ayr</w:t>
        </w:r>
      </w:ins>
      <w:r>
        <w:t xml:space="preserve">, a state of </w:t>
      </w:r>
      <w:del w:id="4720" w:author="Editor" w:date="2026-09-25T09:00:00Z">
        <w:r>
          <w:delText xml:space="preserve">affair,</w:delText>
        </w:r>
      </w:del>
      <w:ins w:id="4721" w:author="Editor" w:date="2026-09-25T09:00:00Z">
        <w:r>
          <w:t xml:space="preserve">affairs</w:t>
        </w:r>
      </w:ins>
      <w:r>
        <w:t xml:space="preserve"> which he accepted with great interest.</w:t>
      </w:r>
      <w:commentRangeEnd w:id="123"/>
      <w:r>
        <w:commentReference w:id="123"/>
      </w:r>
    </w:p>
    <w:p w14:paraId="6931A189" w14:textId="77777777" w:rsidR="009C7F61" w:rsidRPr="009C7F61" w:rsidRDefault="009C7F61" w:rsidP="009C7F61">
      <w:commentRangeStart w:id="124"/>
      <w:r>
        <w:t xml:space="preserve">He saw them purchasing tickets from the counter. As soon as they disappeared from his sight, he approached the ticketing lady, showed his ID, looked at her badge and </w:t>
      </w:r>
      <w:del w:id="4722" w:author="Editor" w:date="2026-09-25T09:00:00Z">
        <w:r>
          <w:delText xml:space="preserve">with</w:delText>
        </w:r>
      </w:del>
      <w:ins w:id="4723" w:author="Editor" w:date="2026-09-25T09:00:00Z">
        <w:r>
          <w:t xml:space="preserve">said in</w:t>
        </w:r>
      </w:ins>
      <w:r>
        <w:t xml:space="preserve"> an urgent</w:t>
      </w:r>
      <w:del w:id="4724" w:author="Editor" w:date="2026-09-25T09:00:00Z">
        <w:r>
          <w:delText xml:space="preserve">, but firmed</w:delText>
        </w:r>
      </w:del>
      <w:ins w:id="4725" w:author="Editor" w:date="2026-09-25T09:00:00Z">
        <w:r>
          <w:t xml:space="preserve"> but firm</w:t>
        </w:r>
      </w:ins>
      <w:r>
        <w:t xml:space="preserve"> tone</w:t>
      </w:r>
      <w:del w:id="4726" w:author="Editor" w:date="2026-09-25T09:00:00Z">
        <w:r>
          <w:delText xml:space="preserve"> blurted</w:delText>
        </w:r>
      </w:del>
      <w:r>
        <w:t xml:space="preserve">, “</w:t>
      </w:r>
      <w:del w:id="4727" w:author="Editor (Names)" w:date="2026-09-25T09:00:00Z">
        <w:r>
          <w:delText xml:space="preserve">Miss June</w:delText>
        </w:r>
      </w:del>
      <w:ins w:id="4728" w:author="Editor (Names)" w:date="2026-09-25T09:00:00Z">
        <w:r>
          <w:t xml:space="preserve">Miss Keller</w:t>
        </w:r>
      </w:ins>
      <w:r>
        <w:t xml:space="preserve">, I need you to answer</w:t>
      </w:r>
      <w:ins w:id="4729" w:author="Editor" w:date="2026-09-25T09:00:00Z">
        <w:r>
          <w:t xml:space="preserve"> a</w:t>
        </w:r>
      </w:ins>
      <w:r>
        <w:t xml:space="preserve"> few questions about the two individuals you were attending to a few minutes ago.” </w:t>
      </w:r>
      <w:commentRangeEnd w:id="124"/>
      <w:r>
        <w:commentReference w:id="124"/>
      </w:r>
    </w:p>
    <w:p w14:paraId="300F0679" w14:textId="77777777" w:rsidR="009C7F61" w:rsidRPr="009C7F61" w:rsidRDefault="009C7F61" w:rsidP="009C7F61">
      <w:r>
        <w:t xml:space="preserve">Maxwell </w:t>
      </w:r>
      <w:del w:id="4730" w:author="Editor" w:date="2026-09-25T09:00:00Z">
        <w:r>
          <w:delText xml:space="preserve">took</w:delText>
        </w:r>
      </w:del>
      <w:ins w:id="4731" w:author="Editor" w:date="2026-09-25T09:00:00Z">
        <w:r>
          <w:t xml:space="preserve">had taken</w:t>
        </w:r>
      </w:ins>
      <w:r>
        <w:t xml:space="preserve"> the lady </w:t>
      </w:r>
      <w:del w:id="4732" w:author="Editor" w:date="2026-09-25T09:00:00Z">
        <w:r>
          <w:delText xml:space="preserve">with utmost incredulity</w:delText>
        </w:r>
      </w:del>
      <w:ins w:id="4733" w:author="Editor" w:date="2026-09-25T09:00:00Z">
        <w:r>
          <w:t xml:space="preserve">completely by surprise</w:t>
        </w:r>
      </w:ins>
      <w:r>
        <w:t xml:space="preserve">. She looked frightened. With a </w:t>
      </w:r>
      <w:del w:id="4734" w:author="Editor" w:date="2026-09-25T09:00:00Z">
        <w:r>
          <w:delText xml:space="preserve">nervous look and with a </w:delText>
        </w:r>
      </w:del>
      <w:r>
        <w:t xml:space="preserve">stuttering voice she </w:t>
      </w:r>
      <w:del w:id="4735" w:author="Editor" w:date="2026-09-25T09:00:00Z">
        <w:r>
          <w:delText xml:space="preserve">blurted</w:delText>
        </w:r>
      </w:del>
      <w:ins w:id="4736" w:author="Editor" w:date="2026-09-25T09:00:00Z">
        <w:r>
          <w:t xml:space="preserve">said</w:t>
        </w:r>
      </w:ins>
      <w:r>
        <w:t xml:space="preserve">, “I have to get my supervisor.”</w:t>
      </w:r>
    </w:p>
    <w:p w14:paraId="4B78138B" w14:textId="77777777" w:rsidR="009C7F61" w:rsidRPr="009C7F61" w:rsidRDefault="009C7F61" w:rsidP="009C7F61">
      <w:r>
        <w:t>“Sure, but you need to hurry.”</w:t>
      </w:r>
    </w:p>
    <w:p w14:paraId="58928F31" w14:textId="77777777" w:rsidR="009C7F61" w:rsidRPr="009C7F61" w:rsidRDefault="009C7F61" w:rsidP="009C7F61">
      <w:r>
        <w:t xml:space="preserve">Within a minute</w:t>
      </w:r>
      <w:ins w:id="4737" w:author="Editor" w:date="2026-09-25T09:00:00Z">
        <w:r>
          <w:t xml:space="preserve">,</w:t>
        </w:r>
      </w:ins>
      <w:r>
        <w:t xml:space="preserve"> the supervisor came rushing to the scene. Maxwell showed his </w:t>
      </w:r>
      <w:del w:id="4738" w:author="Editor" w:date="2026-09-25T09:00:00Z">
        <w:r>
          <w:delText xml:space="preserve">identity</w:delText>
        </w:r>
      </w:del>
      <w:ins w:id="4739" w:author="Editor" w:date="2026-09-25T09:00:00Z">
        <w:r>
          <w:t xml:space="preserve">ID</w:t>
        </w:r>
      </w:ins>
      <w:r>
        <w:t xml:space="preserve"> and continued, “I need </w:t>
      </w:r>
      <w:ins w:id="4740" w:author="Editor" w:date="2026-09-25T09:00:00Z">
        <w:r>
          <w:t xml:space="preserve">a </w:t>
        </w:r>
      </w:ins>
      <w:r>
        <w:t xml:space="preserve">few quick answers.”</w:t>
      </w:r>
    </w:p>
    <w:p w14:paraId="098C2086" w14:textId="77777777" w:rsidR="009C7F61" w:rsidRPr="009C7F61" w:rsidRDefault="009C7F61" w:rsidP="009C7F61">
      <w:r>
        <w:t xml:space="preserve">“Sure</w:t>
      </w:r>
      <w:del w:id="4741" w:author="Editor" w:date="2026-09-25T09:00:00Z">
        <w:r>
          <w:delText xml:space="preserve"> sir, how</w:delText>
        </w:r>
      </w:del>
      <w:ins w:id="4742" w:author="Editor" w:date="2026-09-25T09:00:00Z">
        <w:r>
          <w:t xml:space="preserve">, sir. How</w:t>
        </w:r>
      </w:ins>
      <w:r>
        <w:t xml:space="preserve"> can I help you?” The supervisor was listening with absolute sincerity.</w:t>
      </w:r>
    </w:p>
    <w:p w14:paraId="5FC8605C" w14:textId="77777777" w:rsidR="009C7F61" w:rsidRPr="009C7F61" w:rsidRDefault="009C7F61" w:rsidP="009C7F61">
      <w:r>
        <w:t xml:space="preserve">Without wasting any time</w:t>
      </w:r>
      <w:ins w:id="4743" w:author="Editor" w:date="2026-09-25T09:00:00Z">
        <w:r>
          <w:t xml:space="preserve">,</w:t>
        </w:r>
      </w:ins>
      <w:r>
        <w:t xml:space="preserve"> Maxwell </w:t>
      </w:r>
      <w:del w:id="4744" w:author="Editor" w:date="2026-09-25T09:00:00Z">
        <w:r>
          <w:delText xml:space="preserve">blurted</w:delText>
        </w:r>
      </w:del>
      <w:ins w:id="4745" w:author="Editor" w:date="2026-09-25T09:00:00Z">
        <w:r>
          <w:t xml:space="preserve">asked</w:t>
        </w:r>
      </w:ins>
      <w:r>
        <w:t xml:space="preserve">, “There was a young couple who bought tickets from this counter </w:t>
      </w:r>
      <w:ins w:id="4746" w:author="Editor" w:date="2026-09-25T09:00:00Z">
        <w:r>
          <w:t xml:space="preserve">a </w:t>
        </w:r>
      </w:ins>
      <w:r>
        <w:t xml:space="preserve">few minutes back. I want to know which flight </w:t>
      </w:r>
      <w:del w:id="4747" w:author="Editor" w:date="2026-09-25T09:00:00Z">
        <w:r>
          <w:delText xml:space="preserve">are they on?</w:delText>
        </w:r>
      </w:del>
      <w:ins w:id="4748" w:author="Editor" w:date="2026-09-25T09:00:00Z">
        <w:r>
          <w:t xml:space="preserve">they are on.</w:t>
        </w:r>
      </w:ins>
      <w:r>
        <w:t xml:space="preserve"> Can you also confirm their names?”</w:t>
      </w:r>
    </w:p>
    <w:p w14:paraId="2525A5A8" w14:textId="25C3C971" w:rsidR="009C7F61" w:rsidRPr="009C7F61" w:rsidRDefault="009C7F61" w:rsidP="009C7F61">
      <w:r>
        <w:t xml:space="preserve">The supervisor was nonplussed, and he</w:t>
      </w:r>
      <w:del w:id="4749" w:author="Editor" w:date="2026-09-25T09:00:00Z">
        <w:r>
          <w:delText xml:space="preserve"> sure</w:delText>
        </w:r>
      </w:del>
      <w:r>
        <w:t xml:space="preserve"> was not amused. From his appearance, it was evident that he had never faced a situation like this before. Maxwell was losing patience</w:t>
      </w:r>
      <w:del w:id="4750" w:author="Editor" w:date="2026-09-25T09:00:00Z">
        <w:r>
          <w:delText xml:space="preserve"> and with an agitated tone he stated,</w:delText>
        </w:r>
      </w:del>
      <w:ins w:id="4751" w:author="Editor" w:date="2026-09-25T09:00:00Z">
        <w:r>
          <w:t xml:space="preserve">.</w:t>
        </w:r>
      </w:ins>
      <w:r>
        <w:t xml:space="preserve"> “Look</w:t>
      </w:r>
      <w:ins w:id="4752" w:author="Editor" w:date="2026-09-25T09:00:00Z">
        <w:r>
          <w:t xml:space="preserve">,</w:t>
        </w:r>
      </w:ins>
      <w:r>
        <w:t xml:space="preserve"> you are wasting time.”</w:t>
      </w:r>
    </w:p>
    <w:p w14:paraId="3050D7A7" w14:textId="77777777" w:rsidR="009C7F61" w:rsidRPr="009C7F61" w:rsidRDefault="009C7F61" w:rsidP="009C7F61">
      <w:r>
        <w:t xml:space="preserve">The supervisor regained his </w:t>
      </w:r>
      <w:del w:id="4753" w:author="Editor" w:date="2026-09-25T09:00:00Z">
        <w:r>
          <w:delText xml:space="preserve">lost stature</w:delText>
        </w:r>
      </w:del>
      <w:ins w:id="4754" w:author="Editor" w:date="2026-09-25T09:00:00Z">
        <w:r>
          <w:t xml:space="preserve">composure</w:t>
        </w:r>
      </w:ins>
      <w:r>
        <w:t xml:space="preserve">. He looked at the lady at the counter and </w:t>
      </w:r>
      <w:del w:id="4755" w:author="Editor" w:date="2026-09-25T09:00:00Z">
        <w:r>
          <w:delText xml:space="preserve">with a taut voice </w:delText>
        </w:r>
      </w:del>
      <w:r>
        <w:t xml:space="preserve">commanded, “Get him whatever he needs.</w:t>
      </w:r>
      <w:del w:id="4756" w:author="Editor (Typography)" w:date="2026-09-25T09:00:00Z">
        <w:r>
          <w:delText xml:space="preserve">"</w:delText>
        </w:r>
      </w:del>
      <w:ins w:id="4757" w:author="Editor (Typography)" w:date="2026-09-25T09:00:00Z">
        <w:r>
          <w:t xml:space="preserve">”</w:t>
        </w:r>
      </w:ins>
    </w:p>
    <w:p w14:paraId="286DEF4C" w14:textId="77777777" w:rsidR="009C7F61" w:rsidRPr="009C7F61" w:rsidRDefault="009C7F61" w:rsidP="009C7F61">
      <w:commentRangeStart w:id="125"/>
      <w:r>
        <w:t xml:space="preserve">The lady </w:t>
      </w:r>
      <w:del w:id="4758" w:author="Editor" w:date="2026-09-25T09:00:00Z">
        <w:r>
          <w:delText xml:space="preserve">swung to</w:delText>
        </w:r>
      </w:del>
      <w:ins w:id="4759" w:author="Editor" w:date="2026-09-25T09:00:00Z">
        <w:r>
          <w:t xml:space="preserve">sprang into</w:t>
        </w:r>
      </w:ins>
      <w:r>
        <w:t xml:space="preserve"> action</w:t>
      </w:r>
      <w:del w:id="4760" w:author="Editor" w:date="2026-09-25T09:00:00Z">
        <w:r>
          <w:delText xml:space="preserve">, her</w:delText>
        </w:r>
      </w:del>
      <w:ins w:id="4761" w:author="Editor" w:date="2026-09-25T09:00:00Z">
        <w:r>
          <w:t xml:space="preserve">. Her</w:t>
        </w:r>
      </w:ins>
      <w:r>
        <w:t xml:space="preserve"> hands were moving fast on the keyboard</w:t>
      </w:r>
      <w:ins w:id="4762" w:author="Editor" w:date="2026-09-25T09:00:00Z">
        <w:r>
          <w:t xml:space="preserve">,</w:t>
        </w:r>
      </w:ins>
      <w:r>
        <w:t xml:space="preserve"> and staring at the screen she </w:t>
      </w:r>
      <w:del w:id="4763" w:author="Editor" w:date="2026-09-25T09:00:00Z">
        <w:r>
          <w:delText xml:space="preserve">spoke</w:delText>
        </w:r>
      </w:del>
      <w:ins w:id="4764" w:author="Editor" w:date="2026-09-25T09:00:00Z">
        <w:r>
          <w:t xml:space="preserve">said</w:t>
        </w:r>
      </w:ins>
      <w:r>
        <w:t xml:space="preserve">, “Their names are Sanchez and Stephen </w:t>
      </w:r>
      <w:del w:id="4765" w:author="Editor (Names)" w:date="2026-09-25T09:00:00Z">
        <w:r>
          <w:delText xml:space="preserve">Roberto</w:delText>
        </w:r>
      </w:del>
      <w:ins w:id="4766" w:author="Editor (Names)" w:date="2026-09-25T09:00:00Z">
        <w:r>
          <w:t xml:space="preserve">Roberti</w:t>
        </w:r>
      </w:ins>
      <w:r>
        <w:t xml:space="preserve">. They are on flight TAP020 to Lisbon. The flight leaves in about </w:t>
      </w:r>
      <w:del w:id="4767" w:author="Editor" w:date="2026-09-25T09:00:00Z">
        <w:r>
          <w:delText xml:space="preserve">45</w:delText>
        </w:r>
      </w:del>
      <w:ins w:id="4768" w:author="Editor" w:date="2026-09-25T09:00:00Z">
        <w:r>
          <w:t xml:space="preserve">forty-five</w:t>
        </w:r>
      </w:ins>
      <w:r>
        <w:t xml:space="preserve"> minutes</w:t>
      </w:r>
      <w:ins w:id="4769" w:author="Editor" w:date="2026-09-25T09:00:00Z">
        <w:r>
          <w:t xml:space="preserve">.</w:t>
        </w:r>
      </w:ins>
      <w:r>
        <w:t xml:space="preserve">”</w:t>
      </w:r>
      <w:commentRangeEnd w:id="125"/>
      <w:r>
        <w:commentReference w:id="125"/>
      </w:r>
    </w:p>
    <w:p w14:paraId="1C81F0FB" w14:textId="77777777" w:rsidR="009C7F61" w:rsidRPr="009C7F61" w:rsidRDefault="009C7F61" w:rsidP="009C7F61">
      <w:r>
        <w:t xml:space="preserve">Maxwell pulled out his credit card and gave it to the lady</w:t>
      </w:r>
      <w:ins w:id="4770" w:author="Editor" w:date="2026-09-25T09:00:00Z">
        <w:r>
          <w:t xml:space="preserve">.</w:t>
        </w:r>
      </w:ins>
      <w:r>
        <w:t xml:space="preserve"> “Put me on the same plane. What seat number are they in?”</w:t>
      </w:r>
    </w:p>
    <w:p w14:paraId="400693C4" w14:textId="77777777" w:rsidR="009C7F61" w:rsidRPr="009C7F61" w:rsidRDefault="009C7F61" w:rsidP="009C7F61">
      <w:r>
        <w:t>“24 A and B.”</w:t>
      </w:r>
    </w:p>
    <w:p w14:paraId="575FA416" w14:textId="77777777" w:rsidR="009C7F61" w:rsidRPr="009C7F61" w:rsidRDefault="009C7F61" w:rsidP="009C7F61">
      <w:r>
        <w:t xml:space="preserve">“Give me a seat </w:t>
      </w:r>
      <w:ins w:id="4771" w:author="Editor" w:date="2026-09-25T09:00:00Z">
        <w:r>
          <w:t xml:space="preserve">a </w:t>
        </w:r>
      </w:ins>
      <w:r>
        <w:t xml:space="preserve">few rows </w:t>
      </w:r>
      <w:del w:id="4772" w:author="Editor" w:date="2026-09-25T09:00:00Z">
        <w:r>
          <w:delText xml:space="preserve">before</w:delText>
        </w:r>
      </w:del>
      <w:ins w:id="4773" w:author="Editor" w:date="2026-09-25T09:00:00Z">
        <w:r>
          <w:t xml:space="preserve">ahead of</w:t>
        </w:r>
      </w:ins>
      <w:r>
        <w:t xml:space="preserve"> them.”</w:t>
      </w:r>
    </w:p>
    <w:p w14:paraId="0B26D0B0" w14:textId="77777777" w:rsidR="009C7F61" w:rsidRPr="009C7F61" w:rsidRDefault="009C7F61" w:rsidP="009C7F61">
      <w:r>
        <w:t xml:space="preserve">As she </w:t>
      </w:r>
      <w:del w:id="4774" w:author="Editor" w:date="2026-09-25T09:00:00Z">
        <w:r>
          <w:delText xml:space="preserve">was working on to get</w:delText>
        </w:r>
      </w:del>
      <w:ins w:id="4775" w:author="Editor" w:date="2026-09-25T09:00:00Z">
        <w:r>
          <w:t xml:space="preserve">worked on</w:t>
        </w:r>
      </w:ins>
      <w:r>
        <w:t xml:space="preserve"> the tickets, Maxwell turned towards the supervisor</w:t>
      </w:r>
      <w:del w:id="4776" w:author="Editor" w:date="2026-09-25T09:00:00Z">
        <w:r>
          <w:delText xml:space="preserve">,</w:delText>
        </w:r>
      </w:del>
      <w:ins w:id="4777" w:author="Editor" w:date="2026-09-25T09:00:00Z">
        <w:r>
          <w:t xml:space="preserve">.</w:t>
        </w:r>
      </w:ins>
      <w:r>
        <w:t xml:space="preserve"> “I know you need to report the </w:t>
      </w:r>
      <w:del w:id="4778" w:author="Editor" w:date="2026-09-25T09:00:00Z">
        <w:r>
          <w:delText xml:space="preserve">incidence</w:delText>
        </w:r>
      </w:del>
      <w:ins w:id="4779" w:author="Editor" w:date="2026-09-25T09:00:00Z">
        <w:r>
          <w:t xml:space="preserve">incident</w:t>
        </w:r>
      </w:ins>
      <w:r>
        <w:t xml:space="preserve">. Make sure no one </w:t>
      </w:r>
      <w:del w:id="4780" w:author="Editor" w:date="2026-09-25T09:00:00Z">
        <w:r>
          <w:delText xml:space="preserve">should come</w:delText>
        </w:r>
      </w:del>
      <w:ins w:id="4781" w:author="Editor" w:date="2026-09-25T09:00:00Z">
        <w:r>
          <w:t xml:space="preserve">comes</w:t>
        </w:r>
      </w:ins>
      <w:r>
        <w:t xml:space="preserve"> looking for them. If anyone has any </w:t>
      </w:r>
      <w:del w:id="4782" w:author="Editor" w:date="2026-09-25T09:00:00Z">
        <w:r>
          <w:delText xml:space="preserve">question</w:delText>
        </w:r>
      </w:del>
      <w:ins w:id="4783" w:author="Editor" w:date="2026-09-25T09:00:00Z">
        <w:r>
          <w:t xml:space="preserve">questions,</w:t>
        </w:r>
      </w:ins>
      <w:r>
        <w:t xml:space="preserve"> send them to me.</w:t>
      </w:r>
      <w:del w:id="4784" w:author="Editor (Typography)" w:date="2026-09-25T09:00:00Z">
        <w:r>
          <w:delText xml:space="preserve">"</w:delText>
        </w:r>
      </w:del>
      <w:ins w:id="4785" w:author="Editor (Typography)" w:date="2026-09-25T09:00:00Z">
        <w:r>
          <w:t xml:space="preserve">”</w:t>
        </w:r>
      </w:ins>
      <w:r>
        <w:t xml:space="preserve"> He handed his visiting card to him and continued, </w:t>
      </w:r>
      <w:del w:id="4786" w:author="Editor (Typography)" w:date="2026-09-25T09:00:00Z">
        <w:r>
          <w:delText xml:space="preserve">"</w:delText>
        </w:r>
      </w:del>
      <w:ins w:id="4787" w:author="Editor (Typography)" w:date="2026-09-25T09:00:00Z">
        <w:r>
          <w:t xml:space="preserve">“</w:t>
        </w:r>
      </w:ins>
      <w:r>
        <w:t xml:space="preserve">They aren’t criminals</w:t>
      </w:r>
      <w:del w:id="4788" w:author="Editor" w:date="2026-09-25T09:00:00Z">
        <w:r>
          <w:delText xml:space="preserve">,</w:delText>
        </w:r>
      </w:del>
      <w:ins w:id="4789" w:author="Editor" w:date="2026-09-25T09:00:00Z">
        <w:r>
          <w:t xml:space="preserve">.</w:t>
        </w:r>
      </w:ins>
      <w:r>
        <w:t xml:space="preserve"> I am chasing them for a different reason. Is that clear?”</w:t>
      </w:r>
    </w:p>
    <w:p w14:paraId="6B20AA9B" w14:textId="77777777" w:rsidR="009C7F61" w:rsidRPr="009C7F61" w:rsidRDefault="009C7F61" w:rsidP="009C7F61">
      <w:commentRangeStart w:id="126"/>
      <w:del w:id="4790" w:author="Editor" w:date="2026-09-25T09:00:00Z">
        <w:r>
          <w:delText xml:space="preserve">Supervisor</w:delText>
        </w:r>
      </w:del>
      <w:ins w:id="4791" w:author="Editor" w:date="2026-09-25T09:00:00Z">
        <w:r>
          <w:t xml:space="preserve">The supervisor,</w:t>
        </w:r>
      </w:ins>
      <w:r>
        <w:t xml:space="preserve"> though perplexed, showed his agreement with reluctance. Maxwell swiftly moved towards the security gate. He had enough time to get a good breakfast before boarding the plane, something he </w:t>
      </w:r>
      <w:del w:id="4792" w:author="Editor" w:date="2026-09-25T09:00:00Z">
        <w:r>
          <w:delText xml:space="preserve">was</w:delText>
        </w:r>
      </w:del>
      <w:ins w:id="4793" w:author="Editor" w:date="2026-09-25T09:00:00Z">
        <w:r>
          <w:t xml:space="preserve">had been</w:t>
        </w:r>
      </w:ins>
      <w:r>
        <w:t xml:space="preserve"> looking forward to since </w:t>
      </w:r>
      <w:del w:id="4794" w:author="Editor" w:date="2026-09-25T09:00:00Z">
        <w:r>
          <w:delText xml:space="preserve">the time </w:delText>
        </w:r>
      </w:del>
      <w:r>
        <w:t xml:space="preserve">he woke up.</w:t>
      </w:r>
      <w:commentRangeEnd w:id="126"/>
      <w:r>
        <w:commentReference w:id="126"/>
      </w:r>
    </w:p>
    <w:p w14:paraId="5F3DDEC3" w14:textId="09333C7D" w:rsidR="009C7F61" w:rsidRPr="009C7F61" w:rsidRDefault="009C7F61" w:rsidP="009C7F61">
      <w:r>
        <w:t xml:space="preserve">He cleared</w:t>
      </w:r>
      <w:del w:id="4795" w:author="Editor" w:date="2026-09-25T09:00:00Z">
        <w:r>
          <w:delText xml:space="preserve"> the</w:delText>
        </w:r>
      </w:del>
      <w:r>
        <w:t xml:space="preserve"> security in ten minutes. As soon as he was out of the security check, he put his hood back</w:t>
      </w:r>
      <w:ins w:id="4796" w:author="Editor" w:date="2026-09-25T09:00:00Z">
        <w:r>
          <w:t xml:space="preserve"> on</w:t>
        </w:r>
      </w:ins>
      <w:r>
        <w:t xml:space="preserve">, covering a good part of his</w:t>
      </w:r>
      <w:del w:id="4797" w:author="Editor" w:date="2026-09-25T09:00:00Z">
        <w:r>
          <w:delText xml:space="preserve"> exposed</w:delText>
        </w:r>
      </w:del>
      <w:r>
        <w:t xml:space="preserve"> face, to avoid any direct contact with Sanchez. And with watchful steps, he sauntered towards the gate. His</w:t>
      </w:r>
      <w:del w:id="4798" w:author="Editor" w:date="2026-09-25T09:00:00Z">
        <w:r>
          <w:delText xml:space="preserve"> pulsating</w:delText>
        </w:r>
      </w:del>
      <w:r>
        <w:t xml:space="preserve"> eyes looked around the seating area but couldn’t locate them. He glanced sideways and found a coffee shop. His famished being won the battle against his inquisitive mind, and he decided to grab a quick bite before looking for them. At the entrance of the coffee shop, he saw </w:t>
      </w:r>
      <w:ins w:id="4799" w:author="Editor" w:date="2026-09-25T09:00:00Z">
        <w:r>
          <w:t xml:space="preserve">them </w:t>
        </w:r>
      </w:ins>
      <w:r>
        <w:t xml:space="preserve">both sitting and enjoying their coffee. They were in some deep conversation and missed seeing Maxwell entering the store.</w:t>
      </w:r>
    </w:p>
    <w:p w14:paraId="6397D2C1" w14:textId="77777777" w:rsidR="009C7F61" w:rsidRPr="009C7F61" w:rsidRDefault="009C7F61" w:rsidP="009C7F61">
      <w:r>
        <w:t xml:space="preserve">Maxwell immediately </w:t>
      </w:r>
      <w:del w:id="4800" w:author="Editor" w:date="2026-09-25T09:00:00Z">
        <w:r>
          <w:delText xml:space="preserve">retracted</w:delText>
        </w:r>
      </w:del>
      <w:ins w:id="4801" w:author="Editor" w:date="2026-09-25T09:00:00Z">
        <w:r>
          <w:t xml:space="preserve">retraced</w:t>
        </w:r>
      </w:ins>
      <w:r>
        <w:t xml:space="preserve"> his steps, turned around as fast as he could and without looking back he approached the seating area. The waiting area was sparsely filled, suggesting that there were few people going to Lisbon that morning. He found a good seat from where he could easily observe them. Though </w:t>
      </w:r>
      <w:del w:id="4802" w:author="Editor" w:date="2026-09-25T09:00:00Z">
        <w:r>
          <w:delText xml:space="preserve">undesirable</w:delText>
        </w:r>
      </w:del>
      <w:ins w:id="4803" w:author="Editor" w:date="2026-09-25T09:00:00Z">
        <w:r>
          <w:t xml:space="preserve">unwilling</w:t>
        </w:r>
      </w:ins>
      <w:r>
        <w:t xml:space="preserve">, he ditched the idea of satisfying his hunger, at least for the time being. He pulled out a book from his bag and pretended to read, as he closely watched them</w:t>
      </w:r>
      <w:del w:id="4804" w:author="Editor" w:date="2026-09-25T09:00:00Z">
        <w:r>
          <w:delText xml:space="preserve"> dwelled</w:delText>
        </w:r>
      </w:del>
      <w:ins w:id="4805" w:author="Editor" w:date="2026-09-25T09:00:00Z">
        <w:r>
          <w:t xml:space="preserve">, engrossed</w:t>
        </w:r>
      </w:ins>
      <w:r>
        <w:t xml:space="preserve"> in some intense dialogue.</w:t>
      </w:r>
    </w:p>
    <w:p w14:paraId="527D0FE0" w14:textId="77777777" w:rsidR="009C7F61" w:rsidRPr="009C7F61" w:rsidRDefault="009C7F61" w:rsidP="009C7F61">
      <w:r>
        <w:t xml:space="preserve">Sanchez’s intricate</w:t>
      </w:r>
      <w:ins w:id="4806" w:author="Editor" w:date="2026-09-25T09:00:00Z">
        <w:r>
          <w:t xml:space="preserve">,</w:t>
        </w:r>
      </w:ins>
      <w:r>
        <w:t xml:space="preserve"> composed character deeply fascinated Maxwell. It was love at first sight for him when he saw her</w:t>
      </w:r>
      <w:del w:id="4807" w:author="Editor" w:date="2026-09-25T09:00:00Z">
        <w:r>
          <w:delText xml:space="preserve"> for the first time</w:delText>
        </w:r>
      </w:del>
      <w:r>
        <w:t xml:space="preserve"> about two years back. Sanchez was always a mystery to him, an enigma that his soul always yearned for. She was reserved, quiet, </w:t>
      </w:r>
      <w:ins w:id="4808" w:author="Editor" w:date="2026-09-25T09:00:00Z">
        <w:r>
          <w:t xml:space="preserve">and </w:t>
        </w:r>
      </w:ins>
      <w:r>
        <w:t xml:space="preserve">always exuded a sense of calmness. Many times</w:t>
      </w:r>
      <w:del w:id="4809" w:author="Editor" w:date="2026-09-25T09:00:00Z">
        <w:r>
          <w:delText xml:space="preserve">,</w:delText>
        </w:r>
      </w:del>
      <w:r>
        <w:t xml:space="preserve"> he was on the edge, ready to express his love for her, but circumstances </w:t>
      </w:r>
      <w:del w:id="4810" w:author="Editor" w:date="2026-09-25T09:00:00Z">
        <w:r>
          <w:delText xml:space="preserve">were </w:delText>
        </w:r>
      </w:del>
      <w:r>
        <w:t xml:space="preserve">beyond his control </w:t>
      </w:r>
      <w:del w:id="4811" w:author="Editor" w:date="2026-09-25T09:00:00Z">
        <w:r>
          <w:delText xml:space="preserve">impeding</w:delText>
        </w:r>
      </w:del>
      <w:ins w:id="4812" w:author="Editor" w:date="2026-09-25T09:00:00Z">
        <w:r>
          <w:t xml:space="preserve">stopped</w:t>
        </w:r>
      </w:ins>
      <w:r>
        <w:t xml:space="preserve"> him from executing his plan. Every time he met her, he felt </w:t>
      </w:r>
      <w:del w:id="4813" w:author="Editor" w:date="2026-09-25T09:00:00Z">
        <w:r>
          <w:delText xml:space="preserve">like</w:delText>
        </w:r>
      </w:del>
      <w:ins w:id="4814" w:author="Editor" w:date="2026-09-25T09:00:00Z">
        <w:r>
          <w:t xml:space="preserve">as if he was</w:t>
        </w:r>
      </w:ins>
      <w:r>
        <w:t xml:space="preserve"> meeting her for the first time. Every time she had a new hue</w:t>
      </w:r>
      <w:del w:id="4815" w:author="Editor" w:date="2026-09-25T09:00:00Z">
        <w:r>
          <w:delText xml:space="preserve">, exuded desirousness and had</w:delText>
        </w:r>
      </w:del>
      <w:ins w:id="4816" w:author="Editor" w:date="2026-09-25T09:00:00Z">
        <w:r>
          <w:t xml:space="preserve"> and</w:t>
        </w:r>
      </w:ins>
      <w:r>
        <w:t xml:space="preserve"> a trace of abstruseness. And every time he was left with the desire to know her more than </w:t>
      </w:r>
      <w:del w:id="4817" w:author="Editor" w:date="2026-09-25T09:00:00Z">
        <w:r>
          <w:delText xml:space="preserve">all the previous time</w:delText>
        </w:r>
      </w:del>
      <w:ins w:id="4818" w:author="Editor" w:date="2026-09-25T09:00:00Z">
        <w:r>
          <w:t xml:space="preserve">before</w:t>
        </w:r>
      </w:ins>
      <w:r>
        <w:t xml:space="preserve">.  She was an alluring dream</w:t>
      </w:r>
      <w:del w:id="4819" w:author="Editor" w:date="2026-09-25T09:00:00Z">
        <w:r>
          <w:delText xml:space="preserve">, a hazy occult</w:delText>
        </w:r>
      </w:del>
      <w:r>
        <w:t xml:space="preserve">, an impulse that was enigmatic and arduous to behold.  Today </w:t>
      </w:r>
      <w:del w:id="4820" w:author="Editor" w:date="2026-09-25T09:00:00Z">
        <w:r>
          <w:delText xml:space="preserve">wasn’t</w:delText>
        </w:r>
      </w:del>
      <w:ins w:id="4821" w:author="Editor" w:date="2026-09-25T09:00:00Z">
        <w:r>
          <w:t xml:space="preserve">was no</w:t>
        </w:r>
      </w:ins>
      <w:r>
        <w:t xml:space="preserve"> different, and he was drawn to her the same way</w:t>
      </w:r>
      <w:del w:id="4822" w:author="Editor" w:date="2026-09-25T09:00:00Z">
        <w:r>
          <w:delText xml:space="preserve">,</w:delText>
        </w:r>
      </w:del>
      <w:r>
        <w:t xml:space="preserve"> as he was when he saw her for the first time.</w:t>
      </w:r>
    </w:p>
    <w:p w14:paraId="22D6F572" w14:textId="77777777" w:rsidR="009C7F61" w:rsidRPr="009C7F61" w:rsidRDefault="009C7F61" w:rsidP="009C7F61">
      <w:r>
        <w:t xml:space="preserve">The boarding announcements screamed through the speakers, alerting Maxwell. </w:t>
      </w:r>
      <w:del w:id="4823" w:author="Editor" w:date="2026-09-25T09:00:00Z">
        <w:r>
          <w:delText xml:space="preserve">His hunger crawled back as he</w:delText>
        </w:r>
      </w:del>
      <w:ins w:id="4824" w:author="Editor" w:date="2026-09-25T09:00:00Z">
        <w:r>
          <w:t xml:space="preserve">He</w:t>
        </w:r>
      </w:ins>
      <w:r>
        <w:t xml:space="preserve"> slowly came out of his reverie. The time was about right for him to get some breakfast as Stephen and Sanchez were getting </w:t>
      </w:r>
      <w:del w:id="4825" w:author="Editor" w:date="2026-09-25T09:00:00Z">
        <w:r>
          <w:delText xml:space="preserve">on the</w:delText>
        </w:r>
      </w:del>
      <w:ins w:id="4826" w:author="Editor" w:date="2026-09-25T09:00:00Z">
        <w:r>
          <w:t xml:space="preserve">in</w:t>
        </w:r>
      </w:ins>
      <w:r>
        <w:t xml:space="preserve"> line to board the plane. He dashed to the coffee shop</w:t>
      </w:r>
      <w:del w:id="4827" w:author="Editor" w:date="2026-09-25T09:00:00Z">
        <w:r>
          <w:delText xml:space="preserve">,</w:delText>
        </w:r>
      </w:del>
      <w:ins w:id="4828" w:author="Editor" w:date="2026-09-25T09:00:00Z">
        <w:r>
          <w:t xml:space="preserve"> and</w:t>
        </w:r>
      </w:ins>
      <w:r>
        <w:t xml:space="preserve"> ordered an egg muffin and an espresso to go. He stood by the coffee </w:t>
      </w:r>
      <w:del w:id="4829" w:author="Editor" w:date="2026-09-25T09:00:00Z">
        <w:r>
          <w:delText xml:space="preserve">store</w:delText>
        </w:r>
      </w:del>
      <w:ins w:id="4830" w:author="Editor" w:date="2026-09-25T09:00:00Z">
        <w:r>
          <w:t xml:space="preserve">shop</w:t>
        </w:r>
      </w:ins>
      <w:r>
        <w:t xml:space="preserve"> and patiently waited till all the passengers </w:t>
      </w:r>
      <w:ins w:id="4831" w:author="Editor" w:date="2026-09-25T09:00:00Z">
        <w:r>
          <w:t xml:space="preserve">had </w:t>
        </w:r>
      </w:ins>
      <w:r>
        <w:t xml:space="preserve">boarded</w:t>
      </w:r>
      <w:del w:id="4832" w:author="Editor" w:date="2026-09-25T09:00:00Z">
        <w:r>
          <w:delText xml:space="preserve"> the plane</w:delText>
        </w:r>
      </w:del>
      <w:r>
        <w:t xml:space="preserve">. Soon the boarding area was empty</w:t>
      </w:r>
      <w:ins w:id="4833" w:author="Editor" w:date="2026-09-25T09:00:00Z">
        <w:r>
          <w:t xml:space="preserve">,</w:t>
        </w:r>
      </w:ins>
      <w:r>
        <w:t xml:space="preserve"> and it was time for him to get on the plane. He put the hood over his head and swiftly moved to the boarding gate. Once inside the plane, he took his seat as fast as he could, taking extreme measures to avoid coming to their notice.</w:t>
      </w:r>
    </w:p>
    <w:p w14:paraId="2B92CD90" w14:textId="77777777" w:rsidR="009C7F61" w:rsidRPr="009C7F61" w:rsidRDefault="009C7F61" w:rsidP="009C7F61">
      <w:r>
        <w:t xml:space="preserve">It was time to relish his breakfast. He was content and murmured</w:t>
      </w:r>
      <w:del w:id="4834" w:author="Editor" w:date="2026-09-25T09:00:00Z">
        <w:r>
          <w:delText xml:space="preserve"> gently</w:delText>
        </w:r>
      </w:del>
      <w:r>
        <w:t xml:space="preserve">, “When you are hungry</w:t>
      </w:r>
      <w:ins w:id="4835" w:author="Editor" w:date="2026-09-25T09:00:00Z">
        <w:r>
          <w:t xml:space="preserve">,</w:t>
        </w:r>
      </w:ins>
      <w:r>
        <w:t xml:space="preserve"> even a simple egg muffin becomes the most sumptuous meal.”  Once done</w:t>
      </w:r>
      <w:del w:id="4836" w:author="Editor" w:date="2026-09-25T09:00:00Z">
        <w:r>
          <w:delText xml:space="preserve"> with his chores</w:delText>
        </w:r>
      </w:del>
      <w:ins w:id="4837" w:author="Editor" w:date="2026-09-25T09:00:00Z">
        <w:r>
          <w:t xml:space="preserve">,</w:t>
        </w:r>
      </w:ins>
      <w:r>
        <w:t xml:space="preserve"> he pressed the flight attendant call button. A pretty</w:t>
      </w:r>
      <w:del w:id="4838" w:author="Editor" w:date="2026-09-25T09:00:00Z">
        <w:r>
          <w:delText xml:space="preserve"> </w:delText>
        </w:r>
      </w:del>
      <w:ins w:id="4839" w:author="Editor" w:date="2026-09-25T09:00:00Z">
        <w:r>
          <w:t xml:space="preserve">-</w:t>
        </w:r>
      </w:ins>
      <w:r>
        <w:t xml:space="preserve">looking </w:t>
      </w:r>
      <w:del w:id="4840" w:author="Editor" w:date="2026-09-25T09:00:00Z">
        <w:r>
          <w:delText xml:space="preserve">female</w:delText>
        </w:r>
      </w:del>
      <w:ins w:id="4841" w:author="Editor" w:date="2026-09-25T09:00:00Z">
        <w:r>
          <w:t xml:space="preserve">woman</w:t>
        </w:r>
      </w:ins>
      <w:r>
        <w:t xml:space="preserve"> in her early twenties arrived. She enquired with a wide smile</w:t>
      </w:r>
      <w:del w:id="4842" w:author="Editor" w:date="2026-09-25T09:00:00Z">
        <w:r>
          <w:delText xml:space="preserve"> on her face</w:delText>
        </w:r>
      </w:del>
      <w:ins w:id="4843" w:author="Editor" w:date="2026-09-25T09:00:00Z">
        <w:r>
          <w:t xml:space="preserve">,</w:t>
        </w:r>
      </w:ins>
      <w:r>
        <w:t xml:space="preserve"> “How can I help you?”</w:t>
      </w:r>
    </w:p>
    <w:p w14:paraId="39E4DB2A" w14:textId="77777777" w:rsidR="009C7F61" w:rsidRPr="009C7F61" w:rsidRDefault="009C7F61" w:rsidP="009C7F61">
      <w:r>
        <w:t xml:space="preserve">“I am going to sleep the entire flight. Make sure you don’t wake me unless we are on the ground and I am still sleeping.” </w:t>
      </w:r>
      <w:del w:id="4844" w:author="Editor" w:date="2026-09-25T09:00:00Z">
        <w:r>
          <w:delText xml:space="preserve">Maxwell</w:delText>
        </w:r>
      </w:del>
      <w:ins w:id="4845" w:author="Editor" w:date="2026-09-25T09:00:00Z">
        <w:r>
          <w:t xml:space="preserve">Maxwell’s</w:t>
        </w:r>
      </w:ins>
      <w:r>
        <w:t xml:space="preserve"> tone intended the pun, and he passed a gentle smile.</w:t>
      </w:r>
    </w:p>
    <w:p w14:paraId="1BB8A989" w14:textId="77777777" w:rsidR="009C7F61" w:rsidRPr="009C7F61" w:rsidRDefault="009C7F61" w:rsidP="009C7F61">
      <w:r>
        <w:t xml:space="preserve">“Don’t worry</w:t>
      </w:r>
      <w:del w:id="4846" w:author="Editor" w:date="2026-09-25T09:00:00Z">
        <w:r>
          <w:delText xml:space="preserve">, our</w:delText>
        </w:r>
      </w:del>
      <w:ins w:id="4847" w:author="Editor" w:date="2026-09-25T09:00:00Z">
        <w:r>
          <w:t xml:space="preserve">. Our</w:t>
        </w:r>
      </w:ins>
      <w:r>
        <w:t xml:space="preserve"> slogan says, ‘with arms wide open’</w:t>
      </w:r>
      <w:ins w:id="4848" w:author="Editor" w:date="2026-09-25T09:00:00Z">
        <w:r>
          <w:t xml:space="preserve">,</w:t>
        </w:r>
      </w:ins>
      <w:r>
        <w:t xml:space="preserve"> and this is true for any comfort for our esteemed guests like you. Have a pleasant</w:t>
      </w:r>
      <w:ins w:id="4849" w:author="Editor" w:date="2026-09-25T09:00:00Z">
        <w:r>
          <w:t xml:space="preserve">,</w:t>
        </w:r>
      </w:ins>
      <w:r>
        <w:t xml:space="preserve"> restful flight.</w:t>
      </w:r>
      <w:del w:id="4850" w:author="Editor (Typography)" w:date="2026-09-25T09:00:00Z">
        <w:r>
          <w:delText xml:space="preserve">"</w:delText>
        </w:r>
      </w:del>
      <w:ins w:id="4851" w:author="Editor (Typography)" w:date="2026-09-25T09:00:00Z">
        <w:r>
          <w:t xml:space="preserve">”</w:t>
        </w:r>
      </w:ins>
    </w:p>
    <w:p w14:paraId="77B47865" w14:textId="4F1EC2F4" w:rsidR="004761B9" w:rsidRDefault="009C7F61" w:rsidP="009C7F61">
      <w:r>
        <w:t>Maxwell found a reason to smile. He thanked her and drifted off to sleep.</w:t>
        <w:br w:type="page"/>
      </w:r>
    </w:p>
    <w:p w14:paraId="4829B352" w14:textId="77777777" w:rsidR="00384D78" w:rsidRPr="00384D78" w:rsidRDefault="00384D78" w:rsidP="00F56514">
      <w:pPr>
        <w:outlineLvl w:val="0"/>
        <w:rPr>
          <w:b/>
          <w:sz w:val="25"/>
          <w:szCs w:val="25"/>
        </w:rPr>
      </w:pPr>
      <w:r>
        <w:rPr>
          <w:b/>
        </w:rPr>
        <w:lastRenderedPageBreak/>
        <w:t>Chapter 23</w:t>
      </w:r>
    </w:p>
    <w:p w14:paraId="2B29CD82" w14:textId="77777777" w:rsidR="00384D78" w:rsidRPr="00384D78" w:rsidRDefault="00384D78" w:rsidP="00384D78">
      <w:pPr>
        <w:rPr>
          <w:b/>
          <w:sz w:val="25"/>
          <w:szCs w:val="25"/>
        </w:rPr>
      </w:pPr>
      <w:commentRangeStart w:id="127"/>
      <w:del w:id="4852" w:author="Editor" w:date="2026-09-25T09:00:00Z">
        <w:r>
          <w:rPr>
            <w:b/>
          </w:rPr>
          <w:delText xml:space="preserve">9:00</w:delText>
        </w:r>
      </w:del>
      <w:ins w:id="4853" w:author="Editor" w:date="2026-09-25T09:00:00Z">
        <w:r>
          <w:rPr>
            <w:b/>
          </w:rPr>
          <w:t xml:space="preserve">10:15</w:t>
        </w:r>
      </w:ins>
      <w:r>
        <w:rPr>
          <w:b/>
        </w:rPr>
        <w:t xml:space="preserve"> AM 17th April 2014, Zurich, Switzerland</w:t>
      </w:r>
      <w:commentRangeEnd w:id="127"/>
      <w:r>
        <w:commentReference w:id="127"/>
      </w:r>
    </w:p>
    <w:p w14:paraId="4BB5805E" w14:textId="77777777" w:rsidR="00943AEC" w:rsidRPr="00943AEC" w:rsidRDefault="00943AEC" w:rsidP="00943AEC">
      <w:commentRangeStart w:id="128"/>
      <w:r>
        <w:t xml:space="preserve">The jet was about to leave Zurich when Benedikt</w:t>
      </w:r>
      <w:del w:id="4854" w:author="Editor (Typography)" w:date="2026-09-25T09:00:00Z">
        <w:r>
          <w:delText xml:space="preserve">'</w:delText>
        </w:r>
      </w:del>
      <w:ins w:id="4855" w:author="Editor (Typography)" w:date="2026-09-25T09:00:00Z">
        <w:r>
          <w:t xml:space="preserve">’</w:t>
        </w:r>
      </w:ins>
      <w:r>
        <w:t xml:space="preserve">s phone </w:t>
      </w:r>
      <w:del w:id="4856" w:author="Editor" w:date="2026-09-25T09:00:00Z">
        <w:r>
          <w:delText xml:space="preserve">created an unperturbed dissonance</w:delText>
        </w:r>
      </w:del>
      <w:ins w:id="4857" w:author="Editor" w:date="2026-09-25T09:00:00Z">
        <w:r>
          <w:t xml:space="preserve">rang</w:t>
        </w:r>
      </w:ins>
      <w:r>
        <w:t xml:space="preserve">.  From the sound of the ringtone, he knew it was a call from the higher-ups. He waved </w:t>
      </w:r>
      <w:ins w:id="4858" w:author="Editor" w:date="2026-09-25T09:00:00Z">
        <w:r>
          <w:t xml:space="preserve">at </w:t>
        </w:r>
      </w:ins>
      <w:r>
        <w:t xml:space="preserve">Damian to leave the cabin. This was the second time in the last fifteen minutes </w:t>
      </w:r>
      <w:del w:id="4859" w:author="Editor" w:date="2026-09-25T09:00:00Z">
        <w:r>
          <w:delText xml:space="preserve">he was</w:delText>
        </w:r>
      </w:del>
      <w:ins w:id="4860" w:author="Editor" w:date="2026-09-25T09:00:00Z">
        <w:r>
          <w:t xml:space="preserve">Damian had been</w:t>
        </w:r>
      </w:ins>
      <w:r>
        <w:t xml:space="preserve"> asked to leave. Unsure how he would avoid overhearing the conversation, he </w:t>
      </w:r>
      <w:del w:id="4861" w:author="Editor" w:date="2026-09-25T09:00:00Z">
        <w:r>
          <w:delText xml:space="preserve">landed himself</w:delText>
        </w:r>
      </w:del>
      <w:ins w:id="4862" w:author="Editor" w:date="2026-09-25T09:00:00Z">
        <w:r>
          <w:t xml:space="preserve">ended up</w:t>
        </w:r>
      </w:ins>
      <w:r>
        <w:t xml:space="preserve"> in the bathroom.</w:t>
      </w:r>
      <w:commentRangeEnd w:id="128"/>
      <w:r>
        <w:commentReference w:id="128"/>
      </w:r>
    </w:p>
    <w:p w14:paraId="0D0A6CB2" w14:textId="100CA95D" w:rsidR="00943AEC" w:rsidRPr="00943AEC" w:rsidRDefault="00943AEC" w:rsidP="00943AEC">
      <w:del w:id="4863" w:author="Editor" w:date="2026-09-25T09:00:00Z">
        <w:r>
          <w:delText xml:space="preserve">Benedikt</w:delText>
        </w:r>
      </w:del>
      <w:ins w:id="4864" w:author="Editor" w:date="2026-09-25T09:00:00Z">
        <w:r>
          <w:t xml:space="preserve">Benedikt’s</w:t>
        </w:r>
      </w:ins>
      <w:r>
        <w:t xml:space="preserve"> face turned </w:t>
      </w:r>
      <w:del w:id="4865" w:author="Editor" w:date="2026-09-25T09:00:00Z">
        <w:r>
          <w:delText xml:space="preserve">insipid</w:delText>
        </w:r>
      </w:del>
      <w:ins w:id="4866" w:author="Editor" w:date="2026-09-25T09:00:00Z">
        <w:r>
          <w:t xml:space="preserve">pale</w:t>
        </w:r>
      </w:ins>
      <w:r>
        <w:t xml:space="preserve"> as the person on the other side continued with a monologue. After listening for a while, he barged in</w:t>
      </w:r>
      <w:del w:id="4867" w:author="Editor" w:date="2026-09-25T09:00:00Z">
        <w:r>
          <w:delText xml:space="preserve">, and with an assertive tone he blurted,</w:delText>
        </w:r>
      </w:del>
      <w:ins w:id="4868" w:author="Editor" w:date="2026-09-25T09:00:00Z">
        <w:r>
          <w:t xml:space="preserve">.</w:t>
        </w:r>
      </w:ins>
      <w:r>
        <w:t xml:space="preserve"> “I will get her this time. My people are waiting at the Lisbon airport. I should have an update for you in the next couple of hours.</w:t>
      </w:r>
      <w:del w:id="4869" w:author="Editor (Typography)" w:date="2026-09-25T09:00:00Z">
        <w:r>
          <w:delText xml:space="preserve">"</w:delText>
        </w:r>
      </w:del>
      <w:ins w:id="4870" w:author="Editor (Typography)" w:date="2026-09-25T09:00:00Z">
        <w:r>
          <w:t xml:space="preserve">”</w:t>
        </w:r>
      </w:ins>
    </w:p>
    <w:p w14:paraId="63F89445" w14:textId="77777777" w:rsidR="00943AEC" w:rsidRPr="00943AEC" w:rsidRDefault="00943AEC" w:rsidP="00943AEC">
      <w:r>
        <w:t>The person on the other side continued with a tight voice, “Benedikt, your time is running out. You have taken way too long to arrest the situation. I am asking you again, do you need help?”</w:t>
      </w:r>
    </w:p>
    <w:p w14:paraId="525D1054" w14:textId="77777777" w:rsidR="00943AEC" w:rsidRPr="00943AEC" w:rsidRDefault="00943AEC" w:rsidP="00943AEC">
      <w:r>
        <w:t xml:space="preserve">“I have it </w:t>
      </w:r>
      <w:del w:id="4871" w:author="Editor" w:date="2026-09-25T09:00:00Z">
        <w:r>
          <w:delText xml:space="preserve">in my</w:delText>
        </w:r>
      </w:del>
      <w:ins w:id="4872" w:author="Editor" w:date="2026-09-25T09:00:00Z">
        <w:r>
          <w:t xml:space="preserve">under</w:t>
        </w:r>
      </w:ins>
      <w:r>
        <w:t xml:space="preserve"> control.” It was hard not to notice the frustration in his gruff tone.</w:t>
      </w:r>
    </w:p>
    <w:p w14:paraId="57484A9E" w14:textId="77777777" w:rsidR="00943AEC" w:rsidRPr="00943AEC" w:rsidRDefault="00943AEC" w:rsidP="00943AEC">
      <w:r>
        <w:t xml:space="preserve">“This is your last chance</w:t>
      </w:r>
      <w:del w:id="4873" w:author="Editor" w:date="2026-09-25T09:00:00Z">
        <w:r>
          <w:delText xml:space="preserve">, otherwise</w:delText>
        </w:r>
      </w:del>
      <w:ins w:id="4874" w:author="Editor" w:date="2026-09-25T09:00:00Z">
        <w:r>
          <w:t xml:space="preserve">. Otherwise</w:t>
        </w:r>
      </w:ins>
      <w:r>
        <w:t xml:space="preserve"> I will be forced to put my men on the job, no exception. I hope it’s clear.” The </w:t>
      </w:r>
      <w:del w:id="4875" w:author="Editor" w:date="2026-09-25T09:00:00Z">
        <w:r>
          <w:delText xml:space="preserve">firmed</w:delText>
        </w:r>
      </w:del>
      <w:ins w:id="4876" w:author="Editor" w:date="2026-09-25T09:00:00Z">
        <w:r>
          <w:t xml:space="preserve">firm</w:t>
        </w:r>
      </w:ins>
      <w:r>
        <w:t xml:space="preserve"> tone meant business</w:t>
      </w:r>
      <w:ins w:id="4877" w:author="Editor" w:date="2026-09-25T09:00:00Z">
        <w:r>
          <w:t xml:space="preserve">,</w:t>
        </w:r>
      </w:ins>
      <w:r>
        <w:t xml:space="preserve"> and Benedikt was aware of it.</w:t>
      </w:r>
    </w:p>
    <w:p w14:paraId="0B638304" w14:textId="77777777" w:rsidR="00943AEC" w:rsidRPr="00943AEC" w:rsidRDefault="00943AEC" w:rsidP="00943AEC">
      <w:r>
        <w:t xml:space="preserve">“Yes</w:t>
      </w:r>
      <w:del w:id="4878" w:author="Editor" w:date="2026-09-25T09:00:00Z">
        <w:r>
          <w:delText xml:space="preserve">," he</w:delText>
        </w:r>
      </w:del>
      <w:ins w:id="4879" w:author="Editor" w:date="2026-09-25T09:00:00Z">
        <w:r>
          <w:t xml:space="preserve">.” He</w:t>
        </w:r>
      </w:ins>
      <w:r>
        <w:t xml:space="preserve"> sounded </w:t>
      </w:r>
      <w:del w:id="4880" w:author="Editor" w:date="2026-09-25T09:00:00Z">
        <w:r>
          <w:delText xml:space="preserve">asphyxiated</w:delText>
        </w:r>
      </w:del>
      <w:ins w:id="4881" w:author="Editor" w:date="2026-09-25T09:00:00Z">
        <w:r>
          <w:t xml:space="preserve">choked</w:t>
        </w:r>
      </w:ins>
      <w:r>
        <w:t xml:space="preserve"> as he forced </w:t>
      </w:r>
      <w:del w:id="4882" w:author="Editor" w:date="2026-09-25T09:00:00Z">
        <w:r>
          <w:delText xml:space="preserve">those words</w:delText>
        </w:r>
      </w:del>
      <w:ins w:id="4883" w:author="Editor" w:date="2026-09-25T09:00:00Z">
        <w:r>
          <w:t xml:space="preserve">it out</w:t>
        </w:r>
      </w:ins>
      <w:r>
        <w:t xml:space="preserve"> with a great deal of reluctance.</w:t>
      </w:r>
    </w:p>
    <w:p w14:paraId="03A5EE59" w14:textId="77777777" w:rsidR="00943AEC" w:rsidRPr="00943AEC" w:rsidRDefault="00943AEC" w:rsidP="00943AEC">
      <w:r>
        <w:t xml:space="preserve">“Good. Also, any information on the other person?” </w:t>
      </w:r>
      <w:del w:id="4884" w:author="Editor" w:date="2026-09-25T09:00:00Z">
        <w:r>
          <w:delText xml:space="preserve">the</w:delText>
        </w:r>
      </w:del>
      <w:ins w:id="4885" w:author="Editor" w:date="2026-09-25T09:00:00Z">
        <w:r>
          <w:t xml:space="preserve">The</w:t>
        </w:r>
      </w:ins>
      <w:r>
        <w:t xml:space="preserve"> barrage of questions never seemed to end.</w:t>
      </w:r>
    </w:p>
    <w:p w14:paraId="0FB58129" w14:textId="77777777" w:rsidR="00943AEC" w:rsidRPr="00943AEC" w:rsidRDefault="00943AEC" w:rsidP="00943AEC">
      <w:r>
        <w:t xml:space="preserve">“If he is chasing her, he has to be on the plane. We will </w:t>
      </w:r>
      <w:del w:id="4886" w:author="Editor" w:date="2026-09-25T09:00:00Z">
        <w:r>
          <w:delText xml:space="preserve">put</w:delText>
        </w:r>
      </w:del>
      <w:ins w:id="4887" w:author="Editor" w:date="2026-09-25T09:00:00Z">
        <w:r>
          <w:t xml:space="preserve">keep</w:t>
        </w:r>
      </w:ins>
      <w:r>
        <w:t xml:space="preserve"> a close eye on every person </w:t>
      </w:r>
      <w:del w:id="4888" w:author="Editor" w:date="2026-09-25T09:00:00Z">
        <w:r>
          <w:delText xml:space="preserve">that</w:delText>
        </w:r>
      </w:del>
      <w:ins w:id="4889" w:author="Editor" w:date="2026-09-25T09:00:00Z">
        <w:r>
          <w:t xml:space="preserve">who</w:t>
        </w:r>
      </w:ins>
      <w:r>
        <w:t xml:space="preserve"> gets off</w:t>
      </w:r>
      <w:del w:id="4890" w:author="Editor" w:date="2026-09-25T09:00:00Z">
        <w:r>
          <w:delText xml:space="preserve"> the plane</w:delText>
        </w:r>
      </w:del>
      <w:r>
        <w:t xml:space="preserve">. If he is on the plane</w:t>
      </w:r>
      <w:ins w:id="4891" w:author="Editor" w:date="2026-09-25T09:00:00Z">
        <w:r>
          <w:t xml:space="preserve">,</w:t>
        </w:r>
      </w:ins>
      <w:r>
        <w:t xml:space="preserve"> we will get him too. I will call you as soon as I have any further update.”</w:t>
      </w:r>
    </w:p>
    <w:p w14:paraId="4128B78B" w14:textId="77777777" w:rsidR="00943AEC" w:rsidRPr="00943AEC" w:rsidRDefault="00943AEC" w:rsidP="00943AEC">
      <w:r>
        <w:t xml:space="preserve">“Ok. I will be waiting</w:t>
      </w:r>
      <w:ins w:id="4892" w:author="Editor" w:date="2026-09-25T09:00:00Z">
        <w:r>
          <w:t xml:space="preserve">,</w:t>
        </w:r>
      </w:ins>
      <w:r>
        <w:t xml:space="preserve">” and the line was </w:t>
      </w:r>
      <w:del w:id="4893" w:author="Editor" w:date="2026-09-25T09:00:00Z">
        <w:r>
          <w:delText xml:space="preserve">snapped</w:delText>
        </w:r>
      </w:del>
      <w:ins w:id="4894" w:author="Editor" w:date="2026-09-25T09:00:00Z">
        <w:r>
          <w:t xml:space="preserve">cut</w:t>
        </w:r>
      </w:ins>
      <w:r>
        <w:t xml:space="preserve">.</w:t>
      </w:r>
    </w:p>
    <w:p w14:paraId="52162B6F" w14:textId="77777777" w:rsidR="00943AEC" w:rsidRPr="00943AEC" w:rsidRDefault="00943AEC" w:rsidP="00943AEC">
      <w:commentRangeStart w:id="129"/>
      <w:r>
        <w:t xml:space="preserve">Benedikt </w:t>
      </w:r>
      <w:del w:id="4895" w:author="Editor" w:date="2026-09-25T09:00:00Z">
        <w:r>
          <w:delText xml:space="preserve">took</w:delText>
        </w:r>
      </w:del>
      <w:ins w:id="4896" w:author="Editor" w:date="2026-09-25T09:00:00Z">
        <w:r>
          <w:t xml:space="preserve">heaved</w:t>
        </w:r>
      </w:ins>
      <w:r>
        <w:t xml:space="preserve"> a sigh of relief as he put the annoying phone away. He was irritated for sure, but was unable to discern the reason behind it</w:t>
      </w:r>
      <w:del w:id="4897" w:author="Editor" w:date="2026-09-25T09:00:00Z">
        <w:r>
          <w:delText xml:space="preserve">?</w:delText>
        </w:r>
      </w:del>
      <w:ins w:id="4898" w:author="Editor" w:date="2026-09-25T09:00:00Z">
        <w:r>
          <w:t xml:space="preserve">.</w:t>
        </w:r>
      </w:ins>
      <w:r>
        <w:t xml:space="preserve"> Was it because of his repeated failure to get hold of Sanchez or his errant seniors frustrating him?  Whatever the reason</w:t>
      </w:r>
      <w:ins w:id="4899" w:author="Editor" w:date="2026-09-25T09:00:00Z">
        <w:r>
          <w:t xml:space="preserve">,</w:t>
        </w:r>
      </w:ins>
      <w:r>
        <w:t xml:space="preserve"> he was sure of one thing. Sanchez was driving him wild. His inability to get hold of her before the ‘</w:t>
      </w:r>
      <w:del w:id="4900" w:author="Editor" w:date="2026-09-25T09:00:00Z">
        <w:r>
          <w:delText xml:space="preserve">sub rosa</w:delText>
        </w:r>
      </w:del>
      <w:ins w:id="4901" w:author="Editor" w:date="2026-09-25T09:00:00Z">
        <w:r>
          <w:t xml:space="preserve">Sub Rosa</w:t>
        </w:r>
      </w:ins>
      <w:r>
        <w:t xml:space="preserve">’ was a huge concern and was testing all his remaining forbearance. But despite all the commotion and exhaustion, his craving for Sanchez had only increased by the moment</w:t>
      </w:r>
      <w:del w:id="4902" w:author="Editor" w:date="2026-09-25T09:00:00Z">
        <w:r>
          <w:delText xml:space="preserve">,</w:delText>
        </w:r>
      </w:del>
      <w:ins w:id="4903" w:author="Editor" w:date="2026-09-25T09:00:00Z">
        <w:r>
          <w:t xml:space="preserve">.</w:t>
        </w:r>
      </w:ins>
      <w:r>
        <w:t xml:space="preserve"> “Gosh</w:t>
      </w:r>
      <w:del w:id="4904" w:author="Editor" w:date="2026-09-25T09:00:00Z">
        <w:r>
          <w:delText xml:space="preserve"> Am</w:delText>
        </w:r>
      </w:del>
      <w:ins w:id="4905" w:author="Editor" w:date="2026-09-25T09:00:00Z">
        <w:r>
          <w:t xml:space="preserve">, am</w:t>
        </w:r>
      </w:ins>
      <w:r>
        <w:t xml:space="preserve"> I in love? It can’t be</w:t>
      </w:r>
      <w:del w:id="4906" w:author="Editor" w:date="2026-09-25T09:00:00Z">
        <w:r>
          <w:delText xml:space="preserve">”,</w:delText>
        </w:r>
      </w:del>
      <w:ins w:id="4907" w:author="Editor" w:date="2026-09-25T09:00:00Z">
        <w:r>
          <w:t xml:space="preserve">,”</w:t>
        </w:r>
      </w:ins>
      <w:r>
        <w:t xml:space="preserve"> he murmured with some hesitation.</w:t>
      </w:r>
      <w:commentRangeEnd w:id="129"/>
      <w:r>
        <w:commentReference w:id="129"/>
      </w:r>
    </w:p>
    <w:p w14:paraId="378D164B" w14:textId="77777777" w:rsidR="00943AEC" w:rsidRPr="00943AEC" w:rsidRDefault="00943AEC" w:rsidP="00943AEC">
      <w:r>
        <w:t xml:space="preserve">She had made his life </w:t>
      </w:r>
      <w:del w:id="4908" w:author="Editor" w:date="2026-09-25T09:00:00Z">
        <w:r>
          <w:delText xml:space="preserve">despondent</w:delText>
        </w:r>
      </w:del>
      <w:ins w:id="4909" w:author="Editor" w:date="2026-09-25T09:00:00Z">
        <w:r>
          <w:t xml:space="preserve">miserable</w:t>
        </w:r>
      </w:ins>
      <w:r>
        <w:t xml:space="preserve">. He had to leave the poker game in the middle, something he</w:t>
      </w:r>
      <w:ins w:id="4910" w:author="Editor" w:date="2026-09-25T09:00:00Z">
        <w:r>
          <w:t xml:space="preserve"> had</w:t>
        </w:r>
      </w:ins>
      <w:r>
        <w:t xml:space="preserve"> waited for the entire year. She made him look bad in front of his seniors</w:t>
      </w:r>
      <w:del w:id="4911" w:author="Editor" w:date="2026-09-25T09:00:00Z">
        <w:r>
          <w:delText xml:space="preserve">, from</w:delText>
        </w:r>
      </w:del>
      <w:ins w:id="4912" w:author="Editor" w:date="2026-09-25T09:00:00Z">
        <w:r>
          <w:t xml:space="preserve"> after</w:t>
        </w:r>
      </w:ins>
      <w:r>
        <w:t xml:space="preserve"> an otherwise spotless career</w:t>
      </w:r>
      <w:del w:id="4913" w:author="Editor" w:date="2026-09-25T09:00:00Z">
        <w:r>
          <w:delText xml:space="preserve"> and had</w:delText>
        </w:r>
      </w:del>
      <w:ins w:id="4914" w:author="Editor" w:date="2026-09-25T09:00:00Z">
        <w:r>
          <w:t xml:space="preserve">, and</w:t>
        </w:r>
      </w:ins>
      <w:r>
        <w:t xml:space="preserve"> forced him to run around like a rookie. All these were good enough reasons for him to loathe her, but instead, his heart was aching for her even more. He hadn’t experienced such restlessness before. Every time their brief </w:t>
      </w:r>
      <w:del w:id="4915" w:author="Editor" w:date="2026-09-25T09:00:00Z">
        <w:r>
          <w:delText xml:space="preserve">innuendo</w:delText>
        </w:r>
      </w:del>
      <w:ins w:id="4916" w:author="Editor" w:date="2026-09-25T09:00:00Z">
        <w:r>
          <w:t xml:space="preserve">encounter</w:t>
        </w:r>
      </w:ins>
      <w:r>
        <w:t xml:space="preserve"> crossed his mind, his urge to be with her increased </w:t>
      </w:r>
      <w:del w:id="4917" w:author="Editor" w:date="2026-09-25T09:00:00Z">
        <w:r>
          <w:delText xml:space="preserve">multi-fold</w:delText>
        </w:r>
      </w:del>
      <w:ins w:id="4918" w:author="Editor" w:date="2026-09-25T09:00:00Z">
        <w:r>
          <w:t xml:space="preserve">many times over</w:t>
        </w:r>
      </w:ins>
      <w:r>
        <w:t xml:space="preserve">. He had so many questions, and the wait to </w:t>
      </w:r>
      <w:del w:id="4919" w:author="Editor" w:date="2026-09-25T09:00:00Z">
        <w:r>
          <w:delText xml:space="preserve">accost</w:delText>
        </w:r>
      </w:del>
      <w:ins w:id="4920" w:author="Editor" w:date="2026-09-25T09:00:00Z">
        <w:r>
          <w:t xml:space="preserve">talk to</w:t>
        </w:r>
      </w:ins>
      <w:r>
        <w:t xml:space="preserve"> her was almost unbearable. He knew confronting her was the only way left to put his anxieties to rest.</w:t>
      </w:r>
    </w:p>
    <w:p w14:paraId="3A9D1456" w14:textId="77777777" w:rsidR="00943AEC" w:rsidRPr="00943AEC" w:rsidRDefault="00943AEC" w:rsidP="00943AEC">
      <w:r>
        <w:t xml:space="preserve">He came out of his brooding and noticed Damian was not around. Then he remembered how he </w:t>
      </w:r>
      <w:ins w:id="4921" w:author="Editor" w:date="2026-09-25T09:00:00Z">
        <w:r>
          <w:t xml:space="preserve">had </w:t>
        </w:r>
      </w:ins>
      <w:r>
        <w:t xml:space="preserve">waved him </w:t>
      </w:r>
      <w:del w:id="4922" w:author="Editor" w:date="2026-09-25T09:00:00Z">
        <w:r>
          <w:delText xml:space="preserve">to disappear</w:delText>
        </w:r>
      </w:del>
      <w:ins w:id="4923" w:author="Editor" w:date="2026-09-25T09:00:00Z">
        <w:r>
          <w:t xml:space="preserve">away</w:t>
        </w:r>
      </w:ins>
      <w:r>
        <w:t xml:space="preserve">. There were two places he could have gone</w:t>
      </w:r>
      <w:del w:id="4924" w:author="Editor" w:date="2026-09-25T09:00:00Z">
        <w:r>
          <w:delText xml:space="preserve"> to</w:delText>
        </w:r>
      </w:del>
      <w:r>
        <w:t xml:space="preserve">, the cockpit or the bathroom. The cockpit was out of the question as the jet was in motion. </w:t>
      </w:r>
      <w:del w:id="4925" w:author="Editor" w:date="2026-09-25T09:00:00Z">
        <w:r>
          <w:delText xml:space="preserve">The only other place was the bathroom. </w:delText>
        </w:r>
      </w:del>
      <w:r>
        <w:t xml:space="preserve">He headed to the rear of the plane and knocked </w:t>
      </w:r>
      <w:del w:id="4926" w:author="Editor" w:date="2026-09-25T09:00:00Z">
        <w:r>
          <w:delText xml:space="preserve">at</w:delText>
        </w:r>
      </w:del>
      <w:ins w:id="4927" w:author="Editor" w:date="2026-09-25T09:00:00Z">
        <w:r>
          <w:t xml:space="preserve">on</w:t>
        </w:r>
      </w:ins>
      <w:r>
        <w:t xml:space="preserve"> the bathroom door, and Damian came out embarrassed and rueful.</w:t>
      </w:r>
    </w:p>
    <w:p w14:paraId="3721FFF5" w14:textId="77777777" w:rsidR="00943AEC" w:rsidRPr="00943AEC" w:rsidRDefault="00943AEC" w:rsidP="00943AEC">
      <w:r>
        <w:t xml:space="preserve">Before the takeoff, he dialed one final number and enquired</w:t>
      </w:r>
      <w:del w:id="4928" w:author="Editor" w:date="2026-09-25T09:00:00Z">
        <w:r>
          <w:delText xml:space="preserve">.</w:delText>
        </w:r>
      </w:del>
      <w:ins w:id="4929" w:author="Editor" w:date="2026-09-25T09:00:00Z">
        <w:r>
          <w:t xml:space="preserve">,</w:t>
        </w:r>
      </w:ins>
      <w:r>
        <w:t xml:space="preserve"> </w:t>
      </w:r>
      <w:del w:id="4930" w:author="Editor (Typography)" w:date="2026-09-25T09:00:00Z">
        <w:r>
          <w:delText xml:space="preserve">"</w:delText>
        </w:r>
      </w:del>
      <w:ins w:id="4931" w:author="Editor (Typography)" w:date="2026-09-25T09:00:00Z">
        <w:r>
          <w:t xml:space="preserve">“</w:t>
        </w:r>
      </w:ins>
      <w:r>
        <w:t xml:space="preserve">Are you at the airport?”</w:t>
      </w:r>
    </w:p>
    <w:p w14:paraId="2E65363E" w14:textId="77777777" w:rsidR="00943AEC" w:rsidRPr="00943AEC" w:rsidRDefault="00943AEC" w:rsidP="00943AEC">
      <w:r>
        <w:t>“Yes, I am. The flight is on time. I should have them by the time you land.”</w:t>
      </w:r>
    </w:p>
    <w:p w14:paraId="7BDEB300" w14:textId="77777777" w:rsidR="00943AEC" w:rsidRPr="00943AEC" w:rsidRDefault="00943AEC" w:rsidP="00943AEC">
      <w:r>
        <w:t>“Good, see you soon. Don’t disappoint me.”</w:t>
      </w:r>
    </w:p>
    <w:p w14:paraId="2985F5F8" w14:textId="77777777" w:rsidR="00943AEC" w:rsidRPr="00943AEC" w:rsidRDefault="00943AEC" w:rsidP="00943AEC">
      <w:r>
        <w:t xml:space="preserve">The jet left for the skies</w:t>
      </w:r>
      <w:ins w:id="4932" w:author="Editor" w:date="2026-09-25T09:00:00Z">
        <w:r>
          <w:t xml:space="preserve">,</w:t>
        </w:r>
      </w:ins>
      <w:r>
        <w:t xml:space="preserve"> and Benedikt went into a reverie</w:t>
      </w:r>
      <w:del w:id="4933" w:author="Editor" w:date="2026-09-25T09:00:00Z">
        <w:r>
          <w:delText xml:space="preserve">,</w:delText>
        </w:r>
      </w:del>
      <w:ins w:id="4934" w:author="Editor" w:date="2026-09-25T09:00:00Z">
        <w:r>
          <w:t xml:space="preserve">.</w:t>
        </w:r>
      </w:ins>
      <w:r>
        <w:t xml:space="preserve"> Sanchez was laced all over his heart, thoughts, and soul.</w:t>
      </w:r>
    </w:p>
    <w:p w14:paraId="31289D04" w14:textId="77777777" w:rsidR="00384D78" w:rsidRDefault="00384D78">
      <w:pPr>
        <w:spacing w:line="259" w:lineRule="auto"/>
        <w:jc w:val="left"/>
        <w:rPr>
          <w:sz w:val="25"/>
          <w:szCs w:val="25"/>
        </w:rPr>
      </w:pPr>
      <w:r>
        <w:rPr>
          <w:sz w:val="25"/>
          <w:szCs w:val="25"/>
        </w:rPr>
        <w:br w:type="page"/>
      </w:r>
    </w:p>
    <w:p w14:paraId="53487294" w14:textId="61130160" w:rsidR="00384D78" w:rsidRPr="00726ADA" w:rsidRDefault="00384D78" w:rsidP="00F56514">
      <w:pPr>
        <w:outlineLvl w:val="0"/>
        <w:rPr>
          <w:b/>
          <w:sz w:val="25"/>
          <w:szCs w:val="25"/>
        </w:rPr>
      </w:pPr>
      <w:r>
        <w:rPr>
          <w:b/>
        </w:rPr>
        <w:lastRenderedPageBreak/>
        <w:t>Chapter 24</w:t>
      </w:r>
    </w:p>
    <w:p w14:paraId="16D965A8" w14:textId="77777777" w:rsidR="00384D78" w:rsidRPr="00726ADA" w:rsidRDefault="00384D78" w:rsidP="00384D78">
      <w:pPr>
        <w:rPr>
          <w:b/>
          <w:sz w:val="25"/>
          <w:szCs w:val="25"/>
        </w:rPr>
      </w:pPr>
      <w:commentRangeStart w:id="130"/>
      <w:del w:id="4935" w:author="Editor" w:date="2026-09-25T09:00:00Z">
        <w:r>
          <w:rPr>
            <w:b/>
          </w:rPr>
          <w:delText xml:space="preserve">12:00 PM</w:delText>
        </w:r>
      </w:del>
      <w:ins w:id="4936" w:author="Editor" w:date="2026-09-25T09:00:00Z">
        <w:r>
          <w:rPr>
            <w:b/>
          </w:rPr>
          <w:t xml:space="preserve">10:00 AM</w:t>
        </w:r>
      </w:ins>
      <w:r>
        <w:rPr>
          <w:b/>
        </w:rPr>
        <w:t xml:space="preserve"> 17th April 2014, Lisbon, Portugal</w:t>
      </w:r>
      <w:commentRangeEnd w:id="130"/>
      <w:r>
        <w:commentReference w:id="130"/>
      </w:r>
    </w:p>
    <w:p w14:paraId="768C10AC" w14:textId="77777777" w:rsidR="00207A7A" w:rsidRPr="00207A7A" w:rsidRDefault="00207A7A" w:rsidP="00207A7A">
      <w:r>
        <w:t xml:space="preserve">The Lisbon air traffic was busy welcoming the spring tourists to Portugal. The plane was </w:t>
      </w:r>
      <w:del w:id="4937" w:author="Editor" w:date="2026-09-25T09:00:00Z">
        <w:r>
          <w:delText xml:space="preserve">encircling</w:delText>
        </w:r>
      </w:del>
      <w:ins w:id="4938" w:author="Editor" w:date="2026-09-25T09:00:00Z">
        <w:r>
          <w:t xml:space="preserve">circling</w:t>
        </w:r>
      </w:ins>
      <w:r>
        <w:t xml:space="preserve"> the airspace for a long time</w:t>
      </w:r>
      <w:ins w:id="4939" w:author="Editor" w:date="2026-09-25T09:00:00Z">
        <w:r>
          <w:t xml:space="preserve">,</w:t>
        </w:r>
      </w:ins>
      <w:r>
        <w:t xml:space="preserve"> struggling to </w:t>
      </w:r>
      <w:del w:id="4940" w:author="Editor" w:date="2026-09-25T09:00:00Z">
        <w:r>
          <w:delText xml:space="preserve">find</w:delText>
        </w:r>
      </w:del>
      <w:ins w:id="4941" w:author="Editor" w:date="2026-09-25T09:00:00Z">
        <w:r>
          <w:t xml:space="preserve">get</w:t>
        </w:r>
      </w:ins>
      <w:r>
        <w:t xml:space="preserve"> clearance to land.</w:t>
      </w:r>
    </w:p>
    <w:p w14:paraId="7668963C" w14:textId="77777777" w:rsidR="00207A7A" w:rsidRPr="00207A7A" w:rsidRDefault="00207A7A" w:rsidP="00207A7A">
      <w:r>
        <w:t xml:space="preserve">Sanchez was looking down from the window and </w:t>
      </w:r>
      <w:del w:id="4942" w:author="Editor" w:date="2026-09-25T09:00:00Z">
        <w:r>
          <w:delText xml:space="preserve">was </w:delText>
        </w:r>
      </w:del>
      <w:r>
        <w:t xml:space="preserve">enjoying the</w:t>
      </w:r>
      <w:del w:id="4943" w:author="Editor" w:date="2026-09-25T09:00:00Z">
        <w:r>
          <w:delText xml:space="preserve"> beautiful</w:delText>
        </w:r>
      </w:del>
      <w:r>
        <w:t xml:space="preserve"> panoramic sight. </w:t>
      </w:r>
      <w:del w:id="4944" w:author="Editor" w:date="2026-09-25T09:00:00Z">
        <w:r>
          <w:delText xml:space="preserve">It was</w:delText>
        </w:r>
      </w:del>
      <w:ins w:id="4945" w:author="Editor" w:date="2026-09-25T09:00:00Z">
        <w:r>
          <w:t xml:space="preserve">The skies were</w:t>
        </w:r>
      </w:ins>
      <w:r>
        <w:t xml:space="preserve"> clear</w:t>
      </w:r>
      <w:del w:id="4946" w:author="Editor" w:date="2026-09-25T09:00:00Z">
        <w:r>
          <w:delText xml:space="preserve"> skies</w:delText>
        </w:r>
      </w:del>
      <w:r>
        <w:t xml:space="preserve"> and the mid-morning sun was shining with brilliance. She could see the </w:t>
      </w:r>
      <w:del w:id="4947" w:author="Editor" w:date="2026-09-25T09:00:00Z">
        <w:r>
          <w:delText xml:space="preserve">stunning </w:delText>
        </w:r>
      </w:del>
      <w:r>
        <w:t xml:space="preserve">row houses arranged like pearls on a string, appearing exquisite and serene from </w:t>
      </w:r>
      <w:del w:id="4948" w:author="Editor" w:date="2026-09-25T09:00:00Z">
        <w:r>
          <w:delText xml:space="preserve">up </w:delText>
        </w:r>
      </w:del>
      <w:r>
        <w:t xml:space="preserve">above.  The plane</w:t>
      </w:r>
      <w:del w:id="4949" w:author="Editor" w:date="2026-09-25T09:00:00Z">
        <w:r>
          <w:delText xml:space="preserve"> after circling for a while</w:delText>
        </w:r>
      </w:del>
      <w:r>
        <w:t xml:space="preserve"> started descending. The landing was uneventful</w:t>
      </w:r>
      <w:ins w:id="4950" w:author="Editor" w:date="2026-09-25T09:00:00Z">
        <w:r>
          <w:t xml:space="preserve">,</w:t>
        </w:r>
      </w:ins>
      <w:r>
        <w:t xml:space="preserve"> and as it was </w:t>
      </w:r>
      <w:del w:id="4951" w:author="Editor" w:date="2026-09-25T09:00:00Z">
        <w:r>
          <w:delText xml:space="preserve">taxing</w:delText>
        </w:r>
      </w:del>
      <w:ins w:id="4952" w:author="Editor" w:date="2026-09-25T09:00:00Z">
        <w:r>
          <w:t xml:space="preserve">taxiing</w:t>
        </w:r>
      </w:ins>
      <w:r>
        <w:t xml:space="preserve"> on the tarmac, the flight </w:t>
      </w:r>
      <w:del w:id="4953" w:author="Editor" w:date="2026-09-25T09:00:00Z">
        <w:r>
          <w:delText xml:space="preserve">attendant</w:delText>
        </w:r>
      </w:del>
      <w:ins w:id="4954" w:author="Editor" w:date="2026-09-25T09:00:00Z">
        <w:r>
          <w:t xml:space="preserve">attendant’s</w:t>
        </w:r>
      </w:ins>
      <w:r>
        <w:t xml:space="preserve"> voice rattled the quiet </w:t>
      </w:r>
      <w:del w:id="4955" w:author="Editor" w:date="2026-09-25T09:00:00Z">
        <w:r>
          <w:delText xml:space="preserve">setup</w:delText>
        </w:r>
      </w:del>
      <w:ins w:id="4956" w:author="Editor" w:date="2026-09-25T09:00:00Z">
        <w:r>
          <w:t xml:space="preserve">cabin</w:t>
        </w:r>
      </w:ins>
      <w:r>
        <w:t xml:space="preserve">. Although Stephen was awake</w:t>
      </w:r>
      <w:ins w:id="4957" w:author="Editor" w:date="2026-09-25T09:00:00Z">
        <w:r>
          <w:t xml:space="preserve">,</w:t>
        </w:r>
      </w:ins>
      <w:r>
        <w:t xml:space="preserve"> he kept his eyes closed, trying to get whatever respite he could before their next tribulation, but the blasting speakers were not helping the cause. The plane came to a halt and the passengers started disembarking. Stephen and Sanchez got off the plane </w:t>
      </w:r>
      <w:del w:id="4958" w:author="Editor" w:date="2026-09-25T09:00:00Z">
        <w:r>
          <w:delText xml:space="preserve">taking extreme precaution</w:delText>
        </w:r>
      </w:del>
      <w:ins w:id="4959" w:author="Editor" w:date="2026-09-25T09:00:00Z">
        <w:r>
          <w:t xml:space="preserve">with great caution</w:t>
        </w:r>
      </w:ins>
      <w:r>
        <w:t xml:space="preserve">. Their vigilant eyes were looking at people with suspicion, attempting to spot </w:t>
      </w:r>
      <w:del w:id="4960" w:author="Editor" w:date="2026-09-25T09:00:00Z">
        <w:r>
          <w:delText xml:space="preserve">the</w:delText>
        </w:r>
      </w:del>
      <w:ins w:id="4961" w:author="Editor" w:date="2026-09-25T09:00:00Z">
        <w:r>
          <w:t xml:space="preserve">any</w:t>
        </w:r>
      </w:ins>
      <w:r>
        <w:t xml:space="preserve"> goons</w:t>
      </w:r>
      <w:del w:id="4962" w:author="Editor" w:date="2026-09-25T09:00:00Z">
        <w:r>
          <w:delText xml:space="preserve">, if any exists,</w:delText>
        </w:r>
      </w:del>
      <w:r>
        <w:t xml:space="preserve"> before they </w:t>
      </w:r>
      <w:del w:id="4963" w:author="Editor" w:date="2026-09-25T09:00:00Z">
        <w:r>
          <w:delText xml:space="preserve">would succeed</w:delText>
        </w:r>
      </w:del>
      <w:ins w:id="4964" w:author="Editor" w:date="2026-09-25T09:00:00Z">
        <w:r>
          <w:t xml:space="preserve">succeeded</w:t>
        </w:r>
      </w:ins>
      <w:r>
        <w:t xml:space="preserve"> in tracing them.</w:t>
      </w:r>
    </w:p>
    <w:p w14:paraId="25587076" w14:textId="59EC5ABC" w:rsidR="00207A7A" w:rsidRPr="00207A7A" w:rsidRDefault="00207A7A" w:rsidP="00207A7A">
      <w:commentRangeStart w:id="132"/>
      <w:commentRangeStart w:id="131"/>
      <w:r>
        <w:t xml:space="preserve">The </w:t>
      </w:r>
      <w:ins w:id="4965" w:author="Editor" w:date="2026-09-25T09:00:00Z">
        <w:r>
          <w:t xml:space="preserve">immigration </w:t>
        </w:r>
      </w:ins>
      <w:r>
        <w:t xml:space="preserve">lines</w:t>
      </w:r>
      <w:del w:id="4966" w:author="Editor" w:date="2026-09-25T09:00:00Z">
        <w:r>
          <w:delText xml:space="preserve"> at the immigration</w:delText>
        </w:r>
      </w:del>
      <w:r>
        <w:t xml:space="preserve"> were long</w:t>
      </w:r>
      <w:ins w:id="4967" w:author="Editor" w:date="2026-09-25T09:00:00Z">
        <w:r>
          <w:t xml:space="preserve">,</w:t>
        </w:r>
      </w:ins>
      <w:r>
        <w:t xml:space="preserve"> and it took them a while to clear </w:t>
      </w:r>
      <w:del w:id="4968" w:author="Editor" w:date="2026-09-25T09:00:00Z">
        <w:r>
          <w:delText xml:space="preserve">immigration</w:delText>
        </w:r>
      </w:del>
      <w:ins w:id="4969" w:author="Editor" w:date="2026-09-25T09:00:00Z">
        <w:r>
          <w:t xml:space="preserve">the</w:t>
        </w:r>
      </w:ins>
      <w:r>
        <w:t xml:space="preserve"> check. So far, they hadn’t encountered anything alarming.  They paced out of the check gates and started executing their </w:t>
      </w:r>
      <w:del w:id="4970" w:author="Editor" w:date="2026-09-25T09:00:00Z">
        <w:r>
          <w:delText xml:space="preserve">preconceived </w:delText>
        </w:r>
      </w:del>
      <w:r>
        <w:t xml:space="preserve">plan. The Lisbon airport map was engrained in their </w:t>
      </w:r>
      <w:del w:id="4971" w:author="Editor" w:date="2026-09-25T09:00:00Z">
        <w:r>
          <w:delText xml:space="preserve">head</w:delText>
        </w:r>
      </w:del>
      <w:ins w:id="4972" w:author="Editor" w:date="2026-09-25T09:00:00Z">
        <w:r>
          <w:t xml:space="preserve">heads</w:t>
        </w:r>
      </w:ins>
      <w:r>
        <w:t xml:space="preserve">. They knew where they were headed with fine precision. There were restrooms right outside the check gates, before the airport terminal receiving area. They took a left and headed straight to the washroom. They remained there for </w:t>
      </w:r>
      <w:ins w:id="4973" w:author="Editor" w:date="2026-09-25T09:00:00Z">
        <w:r>
          <w:t xml:space="preserve">a </w:t>
        </w:r>
      </w:ins>
      <w:r>
        <w:t xml:space="preserve">good twenty minutes, and when they came out, they </w:t>
      </w:r>
      <w:del w:id="4974" w:author="Editor" w:date="2026-09-25T09:00:00Z">
        <w:r>
          <w:delText xml:space="preserve">dawned</w:delText>
        </w:r>
      </w:del>
      <w:ins w:id="4975" w:author="Editor" w:date="2026-09-25T09:00:00Z">
        <w:r>
          <w:t xml:space="preserve">donned</w:t>
        </w:r>
      </w:ins>
      <w:r>
        <w:t xml:space="preserve"> a different look. Sanchez</w:t>
      </w:r>
      <w:del w:id="4976" w:author="Editor (Typography)" w:date="2026-09-25T09:00:00Z">
        <w:r>
          <w:delText xml:space="preserve">'</w:delText>
        </w:r>
      </w:del>
      <w:ins w:id="4977" w:author="Editor (Typography)" w:date="2026-09-25T09:00:00Z">
        <w:r>
          <w:t xml:space="preserve">’</w:t>
        </w:r>
      </w:ins>
      <w:r>
        <w:t xml:space="preserve">s head was covered with a khimar, a headscarf that concealed her face </w:t>
      </w:r>
      <w:del w:id="4978" w:author="Editor" w:date="2026-09-25T09:00:00Z">
        <w:r>
          <w:delText xml:space="preserve">half way down </w:delText>
        </w:r>
      </w:del>
      <w:r>
        <w:t xml:space="preserve">from her nose</w:t>
      </w:r>
      <w:ins w:id="4979" w:author="Editor" w:date="2026-09-25T09:00:00Z">
        <w:r>
          <w:t xml:space="preserve"> down</w:t>
        </w:r>
      </w:ins>
      <w:r>
        <w:t xml:space="preserve">. A black veil masked her forehead and </w:t>
      </w:r>
      <w:del w:id="4980" w:author="Editor" w:date="2026-09-25T09:00:00Z">
        <w:r>
          <w:delText xml:space="preserve">her body graced </w:delText>
        </w:r>
      </w:del>
      <w:r>
        <w:t xml:space="preserve">a full-length black </w:t>
      </w:r>
      <w:del w:id="4981" w:author="Editor" w:date="2026-09-25T09:00:00Z">
        <w:r>
          <w:delText xml:space="preserve">Abaya</w:delText>
        </w:r>
      </w:del>
      <w:ins w:id="4982" w:author="Editor" w:date="2026-09-25T09:00:00Z">
        <w:r>
          <w:t xml:space="preserve">abaya graced her body</w:t>
        </w:r>
      </w:ins>
      <w:r>
        <w:t xml:space="preserve">. She appeared a little stout, mostly </w:t>
      </w:r>
      <w:del w:id="4983" w:author="Editor" w:date="2026-09-25T09:00:00Z">
        <w:r>
          <w:delText xml:space="preserve">created by</w:delText>
        </w:r>
      </w:del>
      <w:ins w:id="4984" w:author="Editor" w:date="2026-09-25T09:00:00Z">
        <w:r>
          <w:t xml:space="preserve">because of</w:t>
        </w:r>
      </w:ins>
      <w:r>
        <w:t xml:space="preserve"> the extra padding of clothes she had worn. By her looks, anyone could mistake her </w:t>
      </w:r>
      <w:del w:id="4985" w:author="Editor" w:date="2026-09-25T09:00:00Z">
        <w:r>
          <w:delText xml:space="preserve">to be</w:delText>
        </w:r>
      </w:del>
      <w:ins w:id="4986" w:author="Editor" w:date="2026-09-25T09:00:00Z">
        <w:r>
          <w:t xml:space="preserve">for</w:t>
        </w:r>
      </w:ins>
      <w:r>
        <w:t xml:space="preserve"> a middle-aged lady from an Arab nation. Stephen sported a </w:t>
      </w:r>
      <w:del w:id="4987" w:author="Editor (Spelling)" w:date="2026-09-25T09:00:00Z">
        <w:r>
          <w:delText xml:space="preserve">mustache</w:delText>
        </w:r>
      </w:del>
      <w:ins w:id="4988" w:author="Editor (Spelling)" w:date="2026-09-25T09:00:00Z">
        <w:r>
          <w:t xml:space="preserve">moustache</w:t>
        </w:r>
      </w:ins>
      <w:del w:id="4989" w:author="Editor" w:date="2026-09-25T09:00:00Z">
        <w:r>
          <w:delText xml:space="preserve">; his</w:delText>
        </w:r>
      </w:del>
      <w:ins w:id="4990" w:author="Editor" w:date="2026-09-25T09:00:00Z">
        <w:r>
          <w:t xml:space="preserve">. His</w:t>
        </w:r>
      </w:ins>
      <w:r>
        <w:t xml:space="preserve"> head was covered with a </w:t>
      </w:r>
      <w:del w:id="4991" w:author="Editor" w:date="2026-09-25T09:00:00Z">
        <w:r>
          <w:delText xml:space="preserve">Bonnie</w:delText>
        </w:r>
      </w:del>
      <w:ins w:id="4992" w:author="Editor" w:date="2026-09-25T09:00:00Z">
        <w:r>
          <w:t xml:space="preserve">boonie</w:t>
        </w:r>
      </w:ins>
      <w:r>
        <w:t xml:space="preserve"> hat and he </w:t>
      </w:r>
      <w:del w:id="4993" w:author="Editor" w:date="2026-09-25T09:00:00Z">
        <w:r>
          <w:delText xml:space="preserve">donned</w:delText>
        </w:r>
      </w:del>
      <w:ins w:id="4994" w:author="Editor" w:date="2026-09-25T09:00:00Z">
        <w:r>
          <w:t xml:space="preserve">wore</w:t>
        </w:r>
      </w:ins>
      <w:r>
        <w:t xml:space="preserve"> a military </w:t>
      </w:r>
      <w:del w:id="4995" w:author="Editor" w:date="2026-09-25T09:00:00Z">
        <w:r>
          <w:delText xml:space="preserve">dress</w:delText>
        </w:r>
      </w:del>
      <w:ins w:id="4996" w:author="Editor" w:date="2026-09-25T09:00:00Z">
        <w:r>
          <w:t xml:space="preserve">uniform</w:t>
        </w:r>
      </w:ins>
      <w:r>
        <w:t xml:space="preserve">. He had the stripes of a cadete aluno, a cadet officer in </w:t>
      </w:r>
      <w:del w:id="4997" w:author="Editor" w:date="2026-09-25T09:00:00Z">
        <w:r>
          <w:delText xml:space="preserve">Portugal</w:delText>
        </w:r>
      </w:del>
      <w:ins w:id="4998" w:author="Editor" w:date="2026-09-25T09:00:00Z">
        <w:r>
          <w:t xml:space="preserve">the Portuguese</w:t>
        </w:r>
      </w:ins>
      <w:r>
        <w:t xml:space="preserve"> army. Stephen was a well-built young man, </w:t>
      </w:r>
      <w:ins w:id="4999" w:author="Editor" w:date="2026-09-25T09:00:00Z">
        <w:r>
          <w:t xml:space="preserve">and </w:t>
        </w:r>
      </w:ins>
      <w:r>
        <w:t xml:space="preserve">with the military clothes on him</w:t>
      </w:r>
      <w:del w:id="5000" w:author="Editor" w:date="2026-09-25T09:00:00Z">
        <w:r>
          <w:delText xml:space="preserve">;</w:delText>
        </w:r>
      </w:del>
      <w:r>
        <w:t xml:space="preserve"> he looked like a recent recruit</w:t>
      </w:r>
      <w:del w:id="5001" w:author="Editor" w:date="2026-09-25T09:00:00Z">
        <w:r>
          <w:delText xml:space="preserve"> in the Portuguese army</w:delText>
        </w:r>
      </w:del>
      <w:r>
        <w:t xml:space="preserve">.</w:t>
      </w:r>
      <w:commentRangeEnd w:id="131"/>
      <w:r>
        <w:commentReference w:id="131"/>
      </w:r>
      <w:commentRangeEnd w:id="132"/>
      <w:r>
        <w:commentReference w:id="132"/>
      </w:r>
    </w:p>
    <w:p w14:paraId="4CDF31AA" w14:textId="73DFA488" w:rsidR="00207A7A" w:rsidRPr="00207A7A" w:rsidRDefault="00207A7A" w:rsidP="00207A7A">
      <w:r>
        <w:t xml:space="preserve">The entire car-chasing episode in Zurich had made Sanchez </w:t>
      </w:r>
      <w:del w:id="5002" w:author="Editor" w:date="2026-09-25T09:00:00Z">
        <w:r>
          <w:delText xml:space="preserve">over cautious</w:delText>
        </w:r>
      </w:del>
      <w:ins w:id="5003" w:author="Editor" w:date="2026-09-25T09:00:00Z">
        <w:r>
          <w:t xml:space="preserve">overcautious</w:t>
        </w:r>
      </w:ins>
      <w:r>
        <w:t xml:space="preserve"> and paranoid. The plan to appear </w:t>
      </w:r>
      <w:del w:id="5004" w:author="Editor" w:date="2026-09-25T09:00:00Z">
        <w:r>
          <w:delText xml:space="preserve">concealed</w:delText>
        </w:r>
      </w:del>
      <w:ins w:id="5005" w:author="Editor" w:date="2026-09-25T09:00:00Z">
        <w:r>
          <w:t xml:space="preserve">in disguise</w:t>
        </w:r>
      </w:ins>
      <w:r>
        <w:t xml:space="preserve"> was Sanchez’s idea. She</w:t>
      </w:r>
      <w:ins w:id="5006" w:author="Editor" w:date="2026-09-25T09:00:00Z">
        <w:r>
          <w:t xml:space="preserve"> had</w:t>
        </w:r>
      </w:ins>
      <w:r>
        <w:t xml:space="preserve"> worked on the plan the night before in Zurich</w:t>
      </w:r>
      <w:del w:id="5007" w:author="Editor" w:date="2026-09-25T09:00:00Z">
        <w:r>
          <w:delText xml:space="preserve">,</w:delText>
        </w:r>
      </w:del>
      <w:r>
        <w:t xml:space="preserve"> to dodge anyone who might be after them upon their arrival in Lisbon. The Arab ethnic wear was already with her, </w:t>
      </w:r>
      <w:del w:id="5008" w:author="Editor" w:date="2026-09-25T09:00:00Z">
        <w:r>
          <w:delText xml:space="preserve">which was</w:delText>
        </w:r>
      </w:del>
      <w:ins w:id="5009" w:author="Editor" w:date="2026-09-25T09:00:00Z">
        <w:r>
          <w:t xml:space="preserve">as</w:t>
        </w:r>
      </w:ins>
      <w:r>
        <w:t xml:space="preserve"> part of her alternate plan to escape from Copenhagen.  Besides, </w:t>
      </w:r>
      <w:del w:id="5010" w:author="Editor" w:date="2026-09-25T09:00:00Z">
        <w:r>
          <w:delText xml:space="preserve">to appear in disguised looks were</w:delText>
        </w:r>
      </w:del>
      <w:ins w:id="5011" w:author="Editor" w:date="2026-09-25T09:00:00Z">
        <w:r>
          <w:t xml:space="preserve">appearing in disguise was</w:t>
        </w:r>
      </w:ins>
      <w:r>
        <w:t xml:space="preserve"> always part of the </w:t>
      </w:r>
      <w:del w:id="5012" w:author="Editor" w:date="2026-09-25T09:00:00Z">
        <w:r>
          <w:delText xml:space="preserve">evade</w:delText>
        </w:r>
      </w:del>
      <w:ins w:id="5013" w:author="Editor" w:date="2026-09-25T09:00:00Z">
        <w:r>
          <w:t xml:space="preserve">evasion</w:t>
        </w:r>
      </w:ins>
      <w:r>
        <w:t xml:space="preserve"> strategy. They </w:t>
      </w:r>
      <w:del w:id="5014" w:author="Editor" w:date="2026-09-25T09:00:00Z">
        <w:r>
          <w:delText xml:space="preserve">always carried</w:delText>
        </w:r>
      </w:del>
      <w:ins w:id="5015" w:author="Editor" w:date="2026-09-25T09:00:00Z">
        <w:r>
          <w:t xml:space="preserve">carried a</w:t>
        </w:r>
      </w:ins>
      <w:r>
        <w:t xml:space="preserve"> few dresses and adequate makeup with them in case </w:t>
      </w:r>
      <w:del w:id="5016" w:author="Editor" w:date="2026-09-25T09:00:00Z">
        <w:r>
          <w:delText xml:space="preserve">the circumstance enforced</w:delText>
        </w:r>
      </w:del>
      <w:ins w:id="5017" w:author="Editor" w:date="2026-09-25T09:00:00Z">
        <w:r>
          <w:t xml:space="preserve">circumstances forced</w:t>
        </w:r>
      </w:ins>
      <w:r>
        <w:t xml:space="preserve"> them to don a different look.</w:t>
      </w:r>
    </w:p>
    <w:p w14:paraId="29811596" w14:textId="77777777" w:rsidR="00207A7A" w:rsidRPr="00207A7A" w:rsidRDefault="00207A7A" w:rsidP="00207A7A">
      <w:r>
        <w:t xml:space="preserve">They</w:t>
      </w:r>
      <w:del w:id="5018" w:author="Editor" w:date="2026-09-25T09:00:00Z">
        <w:r>
          <w:delText xml:space="preserve"> both</w:delText>
        </w:r>
      </w:del>
      <w:r>
        <w:t xml:space="preserve"> took different paths and headed straight to the underground train station</w:t>
      </w:r>
      <w:del w:id="5019" w:author="Editor" w:date="2026-09-25T09:00:00Z">
        <w:r>
          <w:delText xml:space="preserve">,</w:delText>
        </w:r>
      </w:del>
      <w:r>
        <w:t xml:space="preserve"> for a ride to the </w:t>
      </w:r>
      <w:del w:id="5020" w:author="Editor" w:date="2026-09-25T09:00:00Z">
        <w:r>
          <w:delText xml:space="preserve">city hall</w:delText>
        </w:r>
      </w:del>
      <w:ins w:id="5021" w:author="Editor" w:date="2026-09-25T09:00:00Z">
        <w:r>
          <w:t xml:space="preserve">City Hall</w:t>
        </w:r>
      </w:ins>
      <w:r>
        <w:t xml:space="preserve">. As they passed the waiting area</w:t>
      </w:r>
      <w:del w:id="5022" w:author="Editor" w:date="2026-09-25T09:00:00Z">
        <w:r>
          <w:delText xml:space="preserve"> Sanchez</w:delText>
        </w:r>
      </w:del>
      <w:ins w:id="5023" w:author="Editor" w:date="2026-09-25T09:00:00Z">
        <w:r>
          <w:t xml:space="preserve">, Sanchez’s</w:t>
        </w:r>
      </w:ins>
      <w:r>
        <w:t xml:space="preserve"> incisive eyes noticed a corpulent person at the receiving area</w:t>
      </w:r>
      <w:del w:id="5024" w:author="Editor" w:date="2026-09-25T09:00:00Z">
        <w:r>
          <w:delText xml:space="preserve">, who with</w:delText>
        </w:r>
      </w:del>
      <w:ins w:id="5025" w:author="Editor" w:date="2026-09-25T09:00:00Z">
        <w:r>
          <w:t xml:space="preserve"> who, with a</w:t>
        </w:r>
      </w:ins>
      <w:r>
        <w:t xml:space="preserve"> few of his companions</w:t>
      </w:r>
      <w:del w:id="5026" w:author="Editor" w:date="2026-09-25T09:00:00Z">
        <w:r>
          <w:delText xml:space="preserve"> were</w:delText>
        </w:r>
      </w:del>
      <w:ins w:id="5027" w:author="Editor" w:date="2026-09-25T09:00:00Z">
        <w:r>
          <w:t xml:space="preserve">, was</w:t>
        </w:r>
      </w:ins>
      <w:r>
        <w:t xml:space="preserve"> guarding the exit path. </w:t>
      </w:r>
      <w:del w:id="5028" w:author="Editor" w:date="2026-09-25T09:00:00Z">
        <w:r>
          <w:delText xml:space="preserve">By their sheer</w:delText>
        </w:r>
      </w:del>
      <w:ins w:id="5029" w:author="Editor" w:date="2026-09-25T09:00:00Z">
        <w:r>
          <w:t xml:space="preserve">Their</w:t>
        </w:r>
      </w:ins>
      <w:r>
        <w:t xml:space="preserve"> appearance and the manner</w:t>
      </w:r>
      <w:del w:id="5030" w:author="Editor" w:date="2026-09-25T09:00:00Z">
        <w:r>
          <w:delText xml:space="preserve">,</w:delText>
        </w:r>
      </w:del>
      <w:ins w:id="5031" w:author="Editor" w:date="2026-09-25T09:00:00Z">
        <w:r>
          <w:t xml:space="preserve"> in which</w:t>
        </w:r>
      </w:ins>
      <w:r>
        <w:t xml:space="preserve"> they were </w:t>
      </w:r>
      <w:del w:id="5032" w:author="Editor (Spelling)" w:date="2026-09-25T09:00:00Z">
        <w:r>
          <w:delText xml:space="preserve">scrutinizing</w:delText>
        </w:r>
      </w:del>
      <w:ins w:id="5033" w:author="Editor (Spelling)" w:date="2026-09-25T09:00:00Z">
        <w:r>
          <w:t xml:space="preserve">scrutinising</w:t>
        </w:r>
      </w:ins>
      <w:r>
        <w:t xml:space="preserve"> each passerby</w:t>
      </w:r>
      <w:del w:id="5034" w:author="Editor" w:date="2026-09-25T09:00:00Z">
        <w:r>
          <w:delText xml:space="preserve">,</w:delText>
        </w:r>
      </w:del>
      <w:r>
        <w:t xml:space="preserve"> made Sanchez believe they were there for a purpose. Her paranoia </w:t>
      </w:r>
      <w:ins w:id="5035" w:author="Editor" w:date="2026-09-25T09:00:00Z">
        <w:r>
          <w:t xml:space="preserve">had </w:t>
        </w:r>
      </w:ins>
      <w:r>
        <w:t xml:space="preserve">led her to wear a </w:t>
      </w:r>
      <w:del w:id="5036" w:author="Editor" w:date="2026-09-25T09:00:00Z">
        <w:r>
          <w:delText xml:space="preserve">disguised look</w:delText>
        </w:r>
      </w:del>
      <w:ins w:id="5037" w:author="Editor" w:date="2026-09-25T09:00:00Z">
        <w:r>
          <w:t xml:space="preserve">disguise</w:t>
        </w:r>
      </w:ins>
      <w:r>
        <w:t xml:space="preserve">, which came to her rescue. She went past them without raising any alarm. Stephen was ahead of her and he also succeeded in concealing his identity from the prying eyes of the ruffians.</w:t>
      </w:r>
    </w:p>
    <w:p w14:paraId="5825D243" w14:textId="77777777" w:rsidR="00207A7A" w:rsidRPr="00207A7A" w:rsidRDefault="00207A7A" w:rsidP="00207A7A">
      <w:commentRangeStart w:id="134"/>
      <w:commentRangeStart w:id="133"/>
      <w:r>
        <w:t xml:space="preserve">Their plan was to meet by the entrance of the City Hall Building. They chose not to be in the same train compartment and got on the train without any </w:t>
      </w:r>
      <w:del w:id="5038" w:author="Editor" w:date="2026-09-25T09:00:00Z">
        <w:r>
          <w:delText xml:space="preserve">untoward </w:delText>
        </w:r>
      </w:del>
      <w:r>
        <w:t xml:space="preserve">mishap. Sanchez disembarked at the Santa Apolónia station. There were two stations </w:t>
      </w:r>
      <w:del w:id="5039" w:author="Editor" w:date="2026-09-25T09:00:00Z">
        <w:r>
          <w:delText xml:space="preserve">in</w:delText>
        </w:r>
      </w:del>
      <w:ins w:id="5040" w:author="Editor" w:date="2026-09-25T09:00:00Z">
        <w:r>
          <w:t xml:space="preserve">near</w:t>
        </w:r>
      </w:ins>
      <w:r>
        <w:t xml:space="preserve"> City Hall</w:t>
      </w:r>
      <w:del w:id="5041" w:author="Editor" w:date="2026-09-25T09:00:00Z">
        <w:r>
          <w:delText xml:space="preserve">;</w:delText>
        </w:r>
      </w:del>
      <w:ins w:id="5042" w:author="Editor" w:date="2026-09-25T09:00:00Z">
        <w:r>
          <w:t xml:space="preserve">.</w:t>
        </w:r>
      </w:ins>
      <w:r>
        <w:t xml:space="preserve"> Stephen’s plan was to disembark at the Gare do Oriente station, which was </w:t>
      </w:r>
      <w:ins w:id="5043" w:author="Editor" w:date="2026-09-25T09:00:00Z">
        <w:r>
          <w:t xml:space="preserve">a </w:t>
        </w:r>
      </w:ins>
      <w:r>
        <w:t xml:space="preserve">little further away from the Apolónia station. Once off the train, </w:t>
      </w:r>
      <w:del w:id="5044" w:author="Editor" w:date="2026-09-25T09:00:00Z">
        <w:r>
          <w:delText xml:space="preserve">she</w:delText>
        </w:r>
      </w:del>
      <w:ins w:id="5045" w:author="Editor" w:date="2026-09-25T09:00:00Z">
        <w:r>
          <w:t xml:space="preserve">Sanchez</w:t>
        </w:r>
      </w:ins>
      <w:r>
        <w:t xml:space="preserve"> headed straight to the ladies’ room. She took off her Arabic attire and changed into a </w:t>
      </w:r>
      <w:del w:id="5046" w:author="Editor" w:date="2026-09-25T09:00:00Z">
        <w:r>
          <w:delText xml:space="preserve">nice </w:delText>
        </w:r>
      </w:del>
      <w:r>
        <w:t xml:space="preserve">floral printed off-</w:t>
      </w:r>
      <w:del w:id="5047" w:author="Editor" w:date="2026-09-25T09:00:00Z">
        <w:r>
          <w:delText xml:space="preserve">whitish</w:delText>
        </w:r>
      </w:del>
      <w:ins w:id="5048" w:author="Editor" w:date="2026-09-25T09:00:00Z">
        <w:r>
          <w:t xml:space="preserve">white</w:t>
        </w:r>
      </w:ins>
      <w:r>
        <w:t xml:space="preserve"> skirt. The skirt was broad, spreading </w:t>
      </w:r>
      <w:del w:id="5049" w:author="Editor" w:date="2026-09-25T09:00:00Z">
        <w:r>
          <w:delText xml:space="preserve">till the ankle length</w:delText>
        </w:r>
      </w:del>
      <w:ins w:id="5050" w:author="Editor" w:date="2026-09-25T09:00:00Z">
        <w:r>
          <w:t xml:space="preserve">down to her ankles</w:t>
        </w:r>
      </w:ins>
      <w:r>
        <w:t xml:space="preserve">. It was a </w:t>
      </w:r>
      <w:del w:id="5051" w:author="Editor" w:date="2026-09-25T09:00:00Z">
        <w:r>
          <w:delText xml:space="preserve">renewed</w:delText>
        </w:r>
      </w:del>
      <w:ins w:id="5052" w:author="Editor" w:date="2026-09-25T09:00:00Z">
        <w:r>
          <w:t xml:space="preserve">modern</w:t>
        </w:r>
      </w:ins>
      <w:r>
        <w:t xml:space="preserve"> version of the traditional seven skirts that local Portuguese </w:t>
      </w:r>
      <w:del w:id="5053" w:author="Editor" w:date="2026-09-25T09:00:00Z">
        <w:r>
          <w:delText xml:space="preserve">wear</w:delText>
        </w:r>
      </w:del>
      <w:ins w:id="5054" w:author="Editor" w:date="2026-09-25T09:00:00Z">
        <w:r>
          <w:t xml:space="preserve">wore</w:t>
        </w:r>
      </w:ins>
      <w:r>
        <w:t xml:space="preserve">. The seven skirts represented the </w:t>
      </w:r>
      <w:del w:id="5055" w:author="Editor" w:date="2026-09-25T09:00:00Z">
        <w:r>
          <w:delText xml:space="preserve">digit</w:delText>
        </w:r>
      </w:del>
      <w:ins w:id="5056" w:author="Editor" w:date="2026-09-25T09:00:00Z">
        <w:r>
          <w:t xml:space="preserve">number</w:t>
        </w:r>
      </w:ins>
      <w:r>
        <w:t xml:space="preserve"> seven</w:t>
      </w:r>
      <w:ins w:id="5057" w:author="Editor" w:date="2026-09-25T09:00:00Z">
        <w:r>
          <w:t xml:space="preserve">,</w:t>
        </w:r>
      </w:ins>
      <w:r>
        <w:t xml:space="preserve"> which had</w:t>
      </w:r>
      <w:del w:id="5058" w:author="Editor" w:date="2026-09-25T09:00:00Z">
        <w:r>
          <w:delText xml:space="preserve"> ethnic</w:delText>
        </w:r>
      </w:del>
      <w:r>
        <w:t xml:space="preserve"> significance in Portuguese culture – mostly </w:t>
      </w:r>
      <w:del w:id="5059" w:author="Editor" w:date="2026-09-25T09:00:00Z">
        <w:r>
          <w:delText xml:space="preserve">calling out </w:delText>
        </w:r>
      </w:del>
      <w:r>
        <w:t xml:space="preserve">the seven days,</w:t>
      </w:r>
      <w:ins w:id="5060" w:author="Editor" w:date="2026-09-25T09:00:00Z">
        <w:r>
          <w:t xml:space="preserve"> the</w:t>
        </w:r>
      </w:ins>
      <w:r>
        <w:t xml:space="preserve"> seven </w:t>
      </w:r>
      <w:del w:id="5061" w:author="Editor (Spelling)" w:date="2026-09-25T09:00:00Z">
        <w:r>
          <w:delText xml:space="preserve">colors</w:delText>
        </w:r>
      </w:del>
      <w:ins w:id="5062" w:author="Editor (Spelling)" w:date="2026-09-25T09:00:00Z">
        <w:r>
          <w:t xml:space="preserve">colours</w:t>
        </w:r>
      </w:ins>
      <w:r>
        <w:t xml:space="preserve"> of the rainbow or the</w:t>
      </w:r>
      <w:del w:id="5063" w:author="Editor" w:date="2026-09-25T09:00:00Z">
        <w:r>
          <w:delText xml:space="preserve"> biblical</w:delText>
        </w:r>
      </w:del>
      <w:r>
        <w:t xml:space="preserve"> seven waves. Matching her skirt was a black headscarf</w:t>
      </w:r>
      <w:del w:id="5064" w:author="Editor" w:date="2026-09-25T09:00:00Z">
        <w:r>
          <w:delText xml:space="preserve">, which resembled well with the garb she wore</w:delText>
        </w:r>
      </w:del>
      <w:r>
        <w:t xml:space="preserve">. The white-laced blouse embellished her bosom, as she donned the look of </w:t>
      </w:r>
      <w:ins w:id="5065" w:author="Editor" w:date="2026-09-25T09:00:00Z">
        <w:r>
          <w:t xml:space="preserve">a </w:t>
        </w:r>
      </w:ins>
      <w:r>
        <w:t xml:space="preserve">traditional Portuguese lass.</w:t>
      </w:r>
      <w:commentRangeEnd w:id="133"/>
      <w:r>
        <w:commentReference w:id="133"/>
      </w:r>
      <w:commentRangeEnd w:id="134"/>
      <w:r>
        <w:commentReference w:id="134"/>
      </w:r>
    </w:p>
    <w:p w14:paraId="3E004C13" w14:textId="77777777" w:rsidR="00207A7A" w:rsidRPr="00207A7A" w:rsidRDefault="00207A7A" w:rsidP="00207A7A">
      <w:r>
        <w:t xml:space="preserve">She left the ladies</w:t>
      </w:r>
      <w:ins w:id="5066" w:author="Editor" w:date="2026-09-25T09:00:00Z">
        <w:r>
          <w:t xml:space="preserve">’</w:t>
        </w:r>
      </w:ins>
      <w:r>
        <w:t xml:space="preserve"> room and walked towards the </w:t>
      </w:r>
      <w:del w:id="5067" w:author="Editor" w:date="2026-09-25T09:00:00Z">
        <w:r>
          <w:delText xml:space="preserve">city building</w:delText>
        </w:r>
      </w:del>
      <w:ins w:id="5068" w:author="Editor" w:date="2026-09-25T09:00:00Z">
        <w:r>
          <w:t xml:space="preserve">City Hall</w:t>
        </w:r>
      </w:ins>
      <w:r>
        <w:t xml:space="preserve">. It was around noontime in Lisbon. The</w:t>
      </w:r>
      <w:del w:id="5069" w:author="Editor" w:date="2026-09-25T09:00:00Z">
        <w:r>
          <w:delText xml:space="preserve"> morning</w:delText>
        </w:r>
      </w:del>
      <w:r>
        <w:t xml:space="preserve"> sunshine was warm enough for people to enjoy the weather. Although there was a hint of humidity, the breeze </w:t>
      </w:r>
      <w:del w:id="5070" w:author="Editor (Spelling)" w:date="2026-09-25T09:00:00Z">
        <w:r>
          <w:delText xml:space="preserve">traveling</w:delText>
        </w:r>
      </w:del>
      <w:ins w:id="5071" w:author="Editor (Spelling)" w:date="2026-09-25T09:00:00Z">
        <w:r>
          <w:t xml:space="preserve">travelling</w:t>
        </w:r>
      </w:ins>
      <w:r>
        <w:t xml:space="preserve"> from the nearby ocean brought a sense of freshness. </w:t>
      </w:r>
      <w:del w:id="5072" w:author="Editor" w:date="2026-09-25T09:00:00Z">
        <w:r>
          <w:delText xml:space="preserve">The tourists</w:delText>
        </w:r>
      </w:del>
      <w:ins w:id="5073" w:author="Editor" w:date="2026-09-25T09:00:00Z">
        <w:r>
          <w:t xml:space="preserve">Tourists</w:t>
        </w:r>
      </w:ins>
      <w:r>
        <w:t xml:space="preserve"> were flocking around the monumental</w:t>
      </w:r>
      <w:del w:id="5074" w:author="Editor" w:date="2026-09-25T09:00:00Z">
        <w:r>
          <w:delText xml:space="preserve"> city</w:delText>
        </w:r>
      </w:del>
      <w:r>
        <w:t xml:space="preserve"> building, taking every chance to capture the </w:t>
      </w:r>
      <w:del w:id="5075" w:author="Editor" w:date="2026-09-25T09:00:00Z">
        <w:r>
          <w:delText xml:space="preserve">moments using</w:delText>
        </w:r>
      </w:del>
      <w:ins w:id="5076" w:author="Editor" w:date="2026-09-25T09:00:00Z">
        <w:r>
          <w:t xml:space="preserve">moment with</w:t>
        </w:r>
      </w:ins>
      <w:r>
        <w:t xml:space="preserve"> their cameras and smartphones. The street food stalls across the </w:t>
      </w:r>
      <w:del w:id="5077" w:author="Editor" w:date="2026-09-25T09:00:00Z">
        <w:r>
          <w:delText xml:space="preserve">city hall monument</w:delText>
        </w:r>
      </w:del>
      <w:ins w:id="5078" w:author="Editor" w:date="2026-09-25T09:00:00Z">
        <w:r>
          <w:t xml:space="preserve">square</w:t>
        </w:r>
      </w:ins>
      <w:r>
        <w:t xml:space="preserve"> were buzzing with people </w:t>
      </w:r>
      <w:del w:id="5079" w:author="Editor" w:date="2026-09-25T09:00:00Z">
        <w:r>
          <w:delText xml:space="preserve">who were </w:delText>
        </w:r>
      </w:del>
      <w:r>
        <w:t xml:space="preserve">trying out the local</w:t>
      </w:r>
      <w:del w:id="5080" w:author="Editor" w:date="2026-09-25T09:00:00Z">
        <w:r>
          <w:delText xml:space="preserve"> food</w:delText>
        </w:r>
      </w:del>
      <w:r>
        <w:t xml:space="preserve"> delicacies. There was a sense of happiness and </w:t>
      </w:r>
      <w:del w:id="5081" w:author="Editor" w:date="2026-09-25T09:00:00Z">
        <w:r>
          <w:delText xml:space="preserve">an epitome of </w:delText>
        </w:r>
      </w:del>
      <w:r>
        <w:t xml:space="preserve">peace that consumed the region.</w:t>
      </w:r>
    </w:p>
    <w:p w14:paraId="2C7358C9" w14:textId="77777777" w:rsidR="00207A7A" w:rsidRPr="00207A7A" w:rsidRDefault="00207A7A" w:rsidP="00207A7A">
      <w:r>
        <w:t xml:space="preserve">Throughout the walk, she was</w:t>
      </w:r>
      <w:del w:id="5082" w:author="Editor" w:date="2026-09-25T09:00:00Z">
        <w:r>
          <w:delText xml:space="preserve"> superfluous and</w:delText>
        </w:r>
      </w:del>
      <w:r>
        <w:t xml:space="preserve"> vigilant. Her peering eyes were looking for </w:t>
      </w:r>
      <w:del w:id="5083" w:author="Editor" w:date="2026-09-25T09:00:00Z">
        <w:r>
          <w:delText xml:space="preserve">any</w:delText>
        </w:r>
      </w:del>
      <w:ins w:id="5084" w:author="Editor" w:date="2026-09-25T09:00:00Z">
        <w:r>
          <w:t xml:space="preserve">the</w:t>
        </w:r>
      </w:ins>
      <w:r>
        <w:t xml:space="preserve"> slightest</w:t>
      </w:r>
      <w:del w:id="5085" w:author="Editor" w:date="2026-09-25T09:00:00Z">
        <w:r>
          <w:delText xml:space="preserve"> of the</w:delText>
        </w:r>
      </w:del>
      <w:r>
        <w:t xml:space="preserve"> hint that could suggest</w:t>
      </w:r>
      <w:del w:id="5086" w:author="Editor" w:date="2026-09-25T09:00:00Z">
        <w:r>
          <w:delText xml:space="preserve"> any</w:delText>
        </w:r>
      </w:del>
      <w:r>
        <w:t xml:space="preserve"> danger. So far, she </w:t>
      </w:r>
      <w:del w:id="5087" w:author="Editor" w:date="2026-09-25T09:00:00Z">
        <w:r>
          <w:delText xml:space="preserve">didn't find</w:delText>
        </w:r>
      </w:del>
      <w:ins w:id="5088" w:author="Editor" w:date="2026-09-25T09:00:00Z">
        <w:r>
          <w:t xml:space="preserve">hadn’t found</w:t>
        </w:r>
      </w:ins>
      <w:r>
        <w:t xml:space="preserve"> anything out of the ordinary, but her mind was fretful</w:t>
      </w:r>
      <w:ins w:id="5089" w:author="Editor" w:date="2026-09-25T09:00:00Z">
        <w:r>
          <w:t xml:space="preserve">,</w:t>
        </w:r>
      </w:ins>
      <w:r>
        <w:t xml:space="preserve"> thinking about the person she </w:t>
      </w:r>
      <w:del w:id="5090" w:author="Editor" w:date="2026-09-25T09:00:00Z">
        <w:r>
          <w:delText xml:space="preserve">saw</w:delText>
        </w:r>
      </w:del>
      <w:ins w:id="5091" w:author="Editor" w:date="2026-09-25T09:00:00Z">
        <w:r>
          <w:t xml:space="preserve">had seen</w:t>
        </w:r>
      </w:ins>
      <w:r>
        <w:t xml:space="preserve"> at the airport.  She knew</w:t>
      </w:r>
      <w:ins w:id="5092" w:author="Editor" w:date="2026-09-25T09:00:00Z">
        <w:r>
          <w:t xml:space="preserve"> that</w:t>
        </w:r>
      </w:ins>
      <w:r>
        <w:t xml:space="preserve"> to avoid any further tribulations they must leave Lisbon at the earliest possible time. Contemplating </w:t>
      </w:r>
      <w:del w:id="5093" w:author="Editor" w:date="2026-09-25T09:00:00Z">
        <w:r>
          <w:delText xml:space="preserve">with </w:delText>
        </w:r>
      </w:del>
      <w:r>
        <w:t xml:space="preserve">her choices, she</w:t>
      </w:r>
      <w:del w:id="5094" w:author="Editor" w:date="2026-09-25T09:00:00Z">
        <w:r>
          <w:delText xml:space="preserve"> slowly</w:delText>
        </w:r>
      </w:del>
      <w:r>
        <w:t xml:space="preserve"> sauntered across the street to a coffee shop. She sipped her coffee, kept a good eye on the surroundings and waited for her brother to arrive.</w:t>
      </w:r>
    </w:p>
    <w:p w14:paraId="6021CF5D" w14:textId="77777777" w:rsidR="00207A7A" w:rsidRPr="00207A7A" w:rsidRDefault="00207A7A" w:rsidP="00207A7A">
      <w:commentRangeStart w:id="135"/>
      <w:r>
        <w:t xml:space="preserve">Stephen’s station was</w:t>
      </w:r>
      <w:ins w:id="5095" w:author="Editor" w:date="2026-09-25T09:00:00Z">
        <w:r>
          <w:t xml:space="preserve"> a</w:t>
        </w:r>
      </w:ins>
      <w:r>
        <w:t xml:space="preserve"> little further away from the </w:t>
      </w:r>
      <w:del w:id="5096" w:author="Editor" w:date="2026-09-25T09:00:00Z">
        <w:r>
          <w:delText xml:space="preserve">main </w:delText>
        </w:r>
      </w:del>
      <w:r>
        <w:t xml:space="preserve">City Hall </w:t>
      </w:r>
      <w:del w:id="5097" w:author="Editor" w:date="2026-09-25T09:00:00Z">
        <w:r>
          <w:delText xml:space="preserve">Building</w:delText>
        </w:r>
      </w:del>
      <w:ins w:id="5098" w:author="Editor" w:date="2026-09-25T09:00:00Z">
        <w:r>
          <w:t xml:space="preserve">building</w:t>
        </w:r>
      </w:ins>
      <w:r>
        <w:t xml:space="preserve">. He disembarked about ten minutes after </w:t>
      </w:r>
      <w:del w:id="5099" w:author="Editor" w:date="2026-09-25T09:00:00Z">
        <w:r>
          <w:delText xml:space="preserve">the station </w:delText>
        </w:r>
      </w:del>
      <w:r>
        <w:t xml:space="preserve">Sanchez</w:t>
      </w:r>
      <w:del w:id="5100" w:author="Editor" w:date="2026-09-25T09:00:00Z">
        <w:r>
          <w:delText xml:space="preserve"> got off</w:delText>
        </w:r>
      </w:del>
      <w:r>
        <w:t xml:space="preserve"> and paced towards the City Hall building. The edifice </w:t>
      </w:r>
      <w:del w:id="5101" w:author="Editor" w:date="2026-09-25T09:00:00Z">
        <w:r>
          <w:delText xml:space="preserve">had a monumental significance and </w:delText>
        </w:r>
      </w:del>
      <w:r>
        <w:t xml:space="preserve">was a must-see sight for tourists</w:t>
      </w:r>
      <w:del w:id="5102" w:author="Editor" w:date="2026-09-25T09:00:00Z">
        <w:r>
          <w:delText xml:space="preserve">’</w:delText>
        </w:r>
      </w:del>
      <w:r>
        <w:t xml:space="preserve"> visiting Lisbon</w:t>
      </w:r>
      <w:del w:id="5103" w:author="Editor" w:date="2026-09-25T09:00:00Z">
        <w:r>
          <w:delText xml:space="preserve">. Though the building was rebuilt in the late 18th century, it still held the architectural and artistic significance of the 17th-century gothic looks</w:delText>
        </w:r>
      </w:del>
      <w:r>
        <w:t xml:space="preserve">. The crowd around the monument helped Stephen to camouflage his appearance</w:t>
      </w:r>
      <w:del w:id="5104" w:author="Editor" w:date="2026-09-25T09:00:00Z">
        <w:r>
          <w:delText xml:space="preserve">,</w:delText>
        </w:r>
      </w:del>
      <w:r>
        <w:t xml:space="preserve"> as his eyes looked for Sanchez. A tap on his shoulder </w:t>
      </w:r>
      <w:del w:id="5105" w:author="Editor" w:date="2026-09-25T09:00:00Z">
        <w:r>
          <w:delText xml:space="preserve">shocked him, he</w:delText>
        </w:r>
      </w:del>
      <w:ins w:id="5106" w:author="Editor" w:date="2026-09-25T09:00:00Z">
        <w:r>
          <w:t xml:space="preserve">startled him. He</w:t>
        </w:r>
      </w:ins>
      <w:r>
        <w:t xml:space="preserve"> turned around and saw Sanchez standing behind</w:t>
      </w:r>
      <w:ins w:id="5107" w:author="Editor" w:date="2026-09-25T09:00:00Z">
        <w:r>
          <w:t xml:space="preserve"> him</w:t>
        </w:r>
      </w:ins>
      <w:r>
        <w:t xml:space="preserve">.</w:t>
      </w:r>
      <w:commentRangeEnd w:id="135"/>
      <w:r>
        <w:commentReference w:id="135"/>
      </w:r>
    </w:p>
    <w:p w14:paraId="0C1D1368" w14:textId="7152A805" w:rsidR="00207A7A" w:rsidRPr="00207A7A" w:rsidRDefault="00207A7A" w:rsidP="00207A7A">
      <w:r>
        <w:t xml:space="preserve">Sanchez greeted him with glee as she hugged Stephen. To </w:t>
      </w:r>
      <w:del w:id="5108" w:author="Editor" w:date="2026-09-25T09:00:00Z">
        <w:r>
          <w:delText xml:space="preserve">passersby’s</w:delText>
        </w:r>
      </w:del>
      <w:ins w:id="5109" w:author="Editor" w:date="2026-09-25T09:00:00Z">
        <w:r>
          <w:t xml:space="preserve">passersby</w:t>
        </w:r>
      </w:ins>
      <w:r>
        <w:t xml:space="preserve"> it appeared as if two lovers were meeting after a long time, the man </w:t>
      </w:r>
      <w:del w:id="5110" w:author="Editor" w:date="2026-09-25T09:00:00Z">
        <w:r>
          <w:delText xml:space="preserve">returned</w:delText>
        </w:r>
      </w:del>
      <w:ins w:id="5111" w:author="Editor" w:date="2026-09-25T09:00:00Z">
        <w:r>
          <w:t xml:space="preserve">returning</w:t>
        </w:r>
      </w:ins>
      <w:r>
        <w:t xml:space="preserve"> from his duties </w:t>
      </w:r>
      <w:del w:id="5112" w:author="Editor" w:date="2026-09-25T09:00:00Z">
        <w:r>
          <w:delText xml:space="preserve">and meeting</w:delText>
        </w:r>
      </w:del>
      <w:ins w:id="5113" w:author="Editor" w:date="2026-09-25T09:00:00Z">
        <w:r>
          <w:t xml:space="preserve">to meet</w:t>
        </w:r>
      </w:ins>
      <w:r>
        <w:t xml:space="preserve"> the love of his life. The charade was an important part of their plan, for if the goons were still hiding in stealth, they would not consider them </w:t>
      </w:r>
      <w:del w:id="5114" w:author="Editor" w:date="2026-09-25T09:00:00Z">
        <w:r>
          <w:delText xml:space="preserve">as </w:delText>
        </w:r>
      </w:del>
      <w:r>
        <w:t xml:space="preserve">a threat. After</w:t>
      </w:r>
      <w:ins w:id="5115" w:author="Editor" w:date="2026-09-25T09:00:00Z">
        <w:r>
          <w:t xml:space="preserve"> a</w:t>
        </w:r>
      </w:ins>
      <w:r>
        <w:t xml:space="preserve"> few minutes of </w:t>
      </w:r>
      <w:del w:id="5116" w:author="Editor (Spelling)" w:date="2026-09-25T09:00:00Z">
        <w:r>
          <w:delText xml:space="preserve">pretense</w:delText>
        </w:r>
      </w:del>
      <w:ins w:id="5117" w:author="Editor (Spelling)" w:date="2026-09-25T09:00:00Z">
        <w:r>
          <w:t xml:space="preserve">pretence</w:t>
        </w:r>
      </w:ins>
      <w:r>
        <w:t xml:space="preserve">, it was time for them to leave the place. Sanchez looked towards Stephen and </w:t>
      </w:r>
      <w:del w:id="5118" w:author="Editor" w:date="2026-09-25T09:00:00Z">
        <w:r>
          <w:delText xml:space="preserve">blurted</w:delText>
        </w:r>
      </w:del>
      <w:ins w:id="5119" w:author="Editor" w:date="2026-09-25T09:00:00Z">
        <w:r>
          <w:t xml:space="preserve">asked</w:t>
        </w:r>
      </w:ins>
      <w:r>
        <w:t xml:space="preserve"> in a </w:t>
      </w:r>
      <w:del w:id="5120" w:author="Editor" w:date="2026-09-25T09:00:00Z">
        <w:r>
          <w:delText xml:space="preserve">subtle voice</w:delText>
        </w:r>
      </w:del>
      <w:ins w:id="5121" w:author="Editor" w:date="2026-09-25T09:00:00Z">
        <w:r>
          <w:t xml:space="preserve">low tone,</w:t>
        </w:r>
      </w:ins>
      <w:r>
        <w:t xml:space="preserve"> “Did you notice the stout person wearing a checked shirt at the </w:t>
      </w:r>
      <w:del w:id="5122" w:author="Editor" w:date="2026-09-25T09:00:00Z">
        <w:r>
          <w:delText xml:space="preserve">Airport</w:delText>
        </w:r>
      </w:del>
      <w:ins w:id="5123" w:author="Editor" w:date="2026-09-25T09:00:00Z">
        <w:r>
          <w:t xml:space="preserve">airport</w:t>
        </w:r>
      </w:ins>
      <w:r>
        <w:t xml:space="preserve">?”</w:t>
      </w:r>
    </w:p>
    <w:p w14:paraId="527E307B" w14:textId="4D8F06C6" w:rsidR="00207A7A" w:rsidRPr="00207A7A" w:rsidRDefault="00207A7A" w:rsidP="00207A7A">
      <w:r>
        <w:t xml:space="preserve">Stephen was trying hard to match </w:t>
      </w:r>
      <w:del w:id="5124" w:author="Editor" w:date="2026-09-25T09:00:00Z">
        <w:r>
          <w:delText xml:space="preserve">to Sanchez wayward careen,</w:delText>
        </w:r>
      </w:del>
      <w:ins w:id="5125" w:author="Editor" w:date="2026-09-25T09:00:00Z">
        <w:r>
          <w:t xml:space="preserve">Sanchez’s pace.</w:t>
        </w:r>
      </w:ins>
      <w:r>
        <w:t xml:space="preserve"> “Yeah! I noticed, but then I wasn’t alarmed as he was looking away from us. The disguise worked. Great job</w:t>
      </w:r>
      <w:del w:id="5126" w:author="Editor" w:date="2026-09-25T09:00:00Z">
        <w:r>
          <w:delText xml:space="preserve">, after</w:delText>
        </w:r>
      </w:del>
      <w:ins w:id="5127" w:author="Editor" w:date="2026-09-25T09:00:00Z">
        <w:r>
          <w:t xml:space="preserve">. After</w:t>
        </w:r>
      </w:ins>
      <w:r>
        <w:t xml:space="preserve"> all, it was your idea to wear these fancy clothes</w:t>
      </w:r>
      <w:ins w:id="5128" w:author="Editor" w:date="2026-09-25T09:00:00Z">
        <w:r>
          <w:t xml:space="preserve">.</w:t>
        </w:r>
      </w:ins>
      <w:r>
        <w:t xml:space="preserve">” He almost chuckled as he </w:t>
      </w:r>
      <w:del w:id="5129" w:author="Editor" w:date="2026-09-25T09:00:00Z">
        <w:r>
          <w:delText xml:space="preserve">blurted</w:delText>
        </w:r>
      </w:del>
      <w:ins w:id="5130" w:author="Editor" w:date="2026-09-25T09:00:00Z">
        <w:r>
          <w:t xml:space="preserve">said</w:t>
        </w:r>
      </w:ins>
      <w:r>
        <w:t xml:space="preserve"> those words.</w:t>
      </w:r>
    </w:p>
    <w:p w14:paraId="4E16C543" w14:textId="77777777" w:rsidR="00207A7A" w:rsidRPr="00207A7A" w:rsidRDefault="00207A7A" w:rsidP="00207A7A">
      <w:r>
        <w:t xml:space="preserve">“That isn’t the point – what I am worried about is</w:t>
      </w:r>
      <w:ins w:id="5131" w:author="Editor" w:date="2026-09-25T09:00:00Z">
        <w:r>
          <w:t xml:space="preserve"> that</w:t>
        </w:r>
      </w:ins>
      <w:r>
        <w:t xml:space="preserve"> despite all our efforts, we still got traced. We have been lucky to escape them so far, but I am afraid if we carry on like this</w:t>
      </w:r>
      <w:del w:id="5132" w:author="Editor" w:date="2026-09-25T09:00:00Z">
        <w:r>
          <w:delText xml:space="preserve"> soon</w:delText>
        </w:r>
      </w:del>
      <w:ins w:id="5133" w:author="Editor" w:date="2026-09-25T09:00:00Z">
        <w:r>
          <w:t xml:space="preserve">,</w:t>
        </w:r>
      </w:ins>
      <w:r>
        <w:t xml:space="preserve"> we will</w:t>
      </w:r>
      <w:ins w:id="5134" w:author="Editor" w:date="2026-09-25T09:00:00Z">
        <w:r>
          <w:t xml:space="preserve"> soon</w:t>
        </w:r>
      </w:ins>
      <w:r>
        <w:t xml:space="preserve"> run out of luck. We must escape this gridlock.</w:t>
      </w:r>
      <w:del w:id="5135" w:author="Editor" w:date="2026-09-25T09:00:00Z">
        <w:r>
          <w:delText xml:space="preserve"> It is a big distraction and a nuisance.</w:delText>
        </w:r>
      </w:del>
      <w:del w:id="5136" w:author="Editor (Typography)" w:date="2026-09-25T09:00:00Z">
        <w:r>
          <w:delText xml:space="preserve">"</w:delText>
        </w:r>
      </w:del>
      <w:ins w:id="5137" w:author="Editor (Typography)" w:date="2026-09-25T09:00:00Z">
        <w:r>
          <w:t xml:space="preserve">”</w:t>
        </w:r>
      </w:ins>
      <w:r>
        <w:t xml:space="preserve"> She was </w:t>
      </w:r>
      <w:del w:id="5138" w:author="Editor" w:date="2026-09-25T09:00:00Z">
        <w:r>
          <w:delText xml:space="preserve">dyspneic, and she spoke with an oscillating tone</w:delText>
        </w:r>
      </w:del>
      <w:ins w:id="5139" w:author="Editor" w:date="2026-09-25T09:00:00Z">
        <w:r>
          <w:t xml:space="preserve">breathless</w:t>
        </w:r>
      </w:ins>
      <w:r>
        <w:t xml:space="preserve"> while hurtling through the cobbled streets of Lisbon.</w:t>
      </w:r>
    </w:p>
    <w:p w14:paraId="5A9A685D" w14:textId="3F2B88B7" w:rsidR="00207A7A" w:rsidRPr="00207A7A" w:rsidRDefault="00207A7A" w:rsidP="00207A7A">
      <w:r>
        <w:t xml:space="preserve">“I agree. We need to give this</w:t>
      </w:r>
      <w:del w:id="5140" w:author="Editor" w:date="2026-09-25T09:00:00Z">
        <w:r>
          <w:delText xml:space="preserve"> a</w:delText>
        </w:r>
      </w:del>
      <w:r>
        <w:t xml:space="preserve"> good consideration. We are making it way too easy for them to locate us. We are liberal in using our identities for buying </w:t>
      </w:r>
      <w:del w:id="5141" w:author="Editor" w:date="2026-09-25T09:00:00Z">
        <w:r>
          <w:delText xml:space="preserve">airlines</w:delText>
        </w:r>
      </w:del>
      <w:ins w:id="5142" w:author="Editor" w:date="2026-09-25T09:00:00Z">
        <w:r>
          <w:t xml:space="preserve">airline</w:t>
        </w:r>
      </w:ins>
      <w:r>
        <w:t xml:space="preserve"> and train tickets, and I am sure it is working against us. These criminals have access to all information and tracing us is an easy job for them. </w:t>
      </w:r>
      <w:del w:id="5143" w:author="Editor" w:date="2026-09-25T09:00:00Z">
        <w:r>
          <w:delText xml:space="preserve">My</w:delText>
        </w:r>
      </w:del>
      <w:ins w:id="5144" w:author="Editor" w:date="2026-09-25T09:00:00Z">
        <w:r>
          <w:t xml:space="preserve">In my</w:t>
        </w:r>
      </w:ins>
      <w:r>
        <w:t xml:space="preserve"> opinion, we need to find a way to travel without disclosing our identity</w:t>
      </w:r>
      <w:del w:id="5145" w:author="Editor" w:date="2026-09-25T09:00:00Z">
        <w:r>
          <w:delText xml:space="preserve">” blurted Stephen</w:delText>
        </w:r>
      </w:del>
      <w:ins w:id="5146" w:author="Editor" w:date="2026-09-25T09:00:00Z">
        <w:r>
          <w:t xml:space="preserve">.”</w:t>
        </w:r>
      </w:ins>
    </w:p>
    <w:p w14:paraId="70A2AD7F" w14:textId="77777777" w:rsidR="00207A7A" w:rsidRPr="00207A7A" w:rsidRDefault="00207A7A" w:rsidP="00207A7A">
      <w:commentRangeStart w:id="136"/>
      <w:r>
        <w:t xml:space="preserve">Sanchez looked around as she crossed the street and continued, “You have a point, but more on this later. Let us plan to be in Nazaré at the earliest, hopefully without any more trouble. Also, now that you </w:t>
      </w:r>
      <w:ins w:id="5147" w:author="Editor" w:date="2026-09-25T09:00:00Z">
        <w:r>
          <w:t xml:space="preserve">have </w:t>
        </w:r>
      </w:ins>
      <w:r>
        <w:t xml:space="preserve">made your point, we should ditch the train.</w:t>
      </w:r>
      <w:del w:id="5148" w:author="Editor (Typography)" w:date="2026-09-25T09:00:00Z">
        <w:r>
          <w:delText xml:space="preserve">"</w:delText>
        </w:r>
      </w:del>
      <w:ins w:id="5149" w:author="Editor (Typography)" w:date="2026-09-25T09:00:00Z">
        <w:r>
          <w:t xml:space="preserve">”</w:t>
        </w:r>
      </w:ins>
      <w:commentRangeEnd w:id="136"/>
      <w:r>
        <w:commentReference w:id="136"/>
      </w:r>
    </w:p>
    <w:p w14:paraId="2BE6C8B0" w14:textId="77777777" w:rsidR="00207A7A" w:rsidRPr="00207A7A" w:rsidRDefault="00207A7A" w:rsidP="00207A7A">
      <w:r>
        <w:t xml:space="preserve">Stephen was famished. His desperation to have a good meal was beyond comprehension. </w:t>
      </w:r>
      <w:del w:id="5150" w:author="Editor" w:date="2026-09-25T09:00:00Z">
        <w:r>
          <w:delText xml:space="preserve">Past</w:delText>
        </w:r>
      </w:del>
      <w:ins w:id="5151" w:author="Editor" w:date="2026-09-25T09:00:00Z">
        <w:r>
          <w:t xml:space="preserve">The past</w:t>
        </w:r>
      </w:ins>
      <w:r>
        <w:t xml:space="preserve"> few days were nothing but feet on the streets and grabbing whatever came their way. While he was eager to </w:t>
      </w:r>
      <w:del w:id="5152" w:author="Editor" w:date="2026-09-25T09:00:00Z">
        <w:r>
          <w:delText xml:space="preserve">suggest</w:delText>
        </w:r>
      </w:del>
      <w:ins w:id="5153" w:author="Editor" w:date="2026-09-25T09:00:00Z">
        <w:r>
          <w:t xml:space="preserve">eat</w:t>
        </w:r>
      </w:ins>
      <w:r>
        <w:t xml:space="preserve">, he knew Sanchez was right.  With clear hesitation in his tone</w:t>
      </w:r>
      <w:ins w:id="5154" w:author="Editor" w:date="2026-09-25T09:00:00Z">
        <w:r>
          <w:t xml:space="preserve">,</w:t>
        </w:r>
      </w:ins>
      <w:r>
        <w:t xml:space="preserve"> he tried to put his point forward, </w:t>
      </w:r>
      <w:del w:id="5155" w:author="Editor (Typography)" w:date="2026-09-25T09:00:00Z">
        <w:r>
          <w:delText xml:space="preserve">"</w:delText>
        </w:r>
      </w:del>
      <w:ins w:id="5156" w:author="Editor (Typography)" w:date="2026-09-25T09:00:00Z">
        <w:r>
          <w:t xml:space="preserve">“</w:t>
        </w:r>
      </w:ins>
      <w:r>
        <w:t xml:space="preserve">Should we eat lunch before we head towards Nazaré?”</w:t>
      </w:r>
    </w:p>
    <w:p w14:paraId="4FADE2FA" w14:textId="77777777" w:rsidR="00207A7A" w:rsidRPr="00207A7A" w:rsidRDefault="00207A7A" w:rsidP="00207A7A">
      <w:r>
        <w:t xml:space="preserve">Sanchez rolled her eyes</w:t>
      </w:r>
      <w:del w:id="5157" w:author="Editor" w:date="2026-09-25T09:00:00Z">
        <w:r>
          <w:delText xml:space="preserve">, she</w:delText>
        </w:r>
      </w:del>
      <w:ins w:id="5158" w:author="Editor" w:date="2026-09-25T09:00:00Z">
        <w:r>
          <w:t xml:space="preserve">. She</w:t>
        </w:r>
      </w:ins>
      <w:r>
        <w:t xml:space="preserve"> stopped walking</w:t>
      </w:r>
      <w:ins w:id="5159" w:author="Editor" w:date="2026-09-25T09:00:00Z">
        <w:r>
          <w:t xml:space="preserve">,</w:t>
        </w:r>
      </w:ins>
      <w:r>
        <w:t xml:space="preserve"> and her hands</w:t>
      </w:r>
      <w:del w:id="5160" w:author="Editor" w:date="2026-09-25T09:00:00Z">
        <w:r>
          <w:delText xml:space="preserve"> naturally</w:delText>
        </w:r>
      </w:del>
      <w:r>
        <w:t xml:space="preserve"> came and rested on her hip</w:t>
      </w:r>
      <w:del w:id="5161" w:author="Editor" w:date="2026-09-25T09:00:00Z">
        <w:r>
          <w:delText xml:space="preserve">, with an appealing tone she blurted</w:delText>
        </w:r>
      </w:del>
      <w:ins w:id="5162" w:author="Editor" w:date="2026-09-25T09:00:00Z">
        <w:r>
          <w:t xml:space="preserve">.</w:t>
        </w:r>
      </w:ins>
      <w:r>
        <w:t xml:space="preserve"> “Stephen!</w:t>
      </w:r>
      <w:ins w:id="5163" w:author="Editor" w:date="2026-09-25T09:00:00Z">
        <w:r>
          <w:t xml:space="preserve"> At</w:t>
        </w:r>
      </w:ins>
      <w:r>
        <w:t xml:space="preserve"> any moment Benedikt’s </w:t>
      </w:r>
      <w:del w:id="5164" w:author="Editor" w:date="2026-09-25T09:00:00Z">
        <w:r>
          <w:delText xml:space="preserve">accomplice</w:delText>
        </w:r>
      </w:del>
      <w:ins w:id="5165" w:author="Editor" w:date="2026-09-25T09:00:00Z">
        <w:r>
          <w:t xml:space="preserve">accomplices</w:t>
        </w:r>
      </w:ins>
      <w:r>
        <w:t xml:space="preserve"> could be here. Soon they will know we dodged them. The best possible escape path was the train, which from the airport only comes to the City Hall – eventually, they </w:t>
      </w:r>
      <w:del w:id="5166" w:author="Editor" w:date="2026-09-25T09:00:00Z">
        <w:r>
          <w:delText xml:space="preserve">would</w:delText>
        </w:r>
      </w:del>
      <w:ins w:id="5167" w:author="Editor" w:date="2026-09-25T09:00:00Z">
        <w:r>
          <w:t xml:space="preserve">will</w:t>
        </w:r>
      </w:ins>
      <w:r>
        <w:t xml:space="preserve"> come looking for us here. I know you are starved, but you </w:t>
      </w:r>
      <w:del w:id="5168" w:author="Editor" w:date="2026-09-25T09:00:00Z">
        <w:r>
          <w:delText xml:space="preserve">got</w:delText>
        </w:r>
      </w:del>
      <w:ins w:id="5169" w:author="Editor" w:date="2026-09-25T09:00:00Z">
        <w:r>
          <w:t xml:space="preserve">have</w:t>
        </w:r>
      </w:ins>
      <w:r>
        <w:t xml:space="preserve"> to wait for</w:t>
      </w:r>
      <w:ins w:id="5170" w:author="Editor" w:date="2026-09-25T09:00:00Z">
        <w:r>
          <w:t xml:space="preserve"> a</w:t>
        </w:r>
      </w:ins>
      <w:r>
        <w:t xml:space="preserve"> few more hours. I am sorry.”</w:t>
      </w:r>
    </w:p>
    <w:p w14:paraId="5CE95EE5" w14:textId="77777777" w:rsidR="00207A7A" w:rsidRPr="00207A7A" w:rsidRDefault="00207A7A" w:rsidP="00207A7A">
      <w:r>
        <w:t xml:space="preserve">Stephen gave it a final try</w:t>
      </w:r>
      <w:ins w:id="5171" w:author="Editor" w:date="2026-09-25T09:00:00Z">
        <w:r>
          <w:t xml:space="preserve">.</w:t>
        </w:r>
      </w:ins>
      <w:r>
        <w:t xml:space="preserve"> “What if we go to the waterfront</w:t>
      </w:r>
      <w:del w:id="5172" w:author="Editor" w:date="2026-09-25T09:00:00Z">
        <w:r>
          <w:delText xml:space="preserve">.</w:delText>
        </w:r>
      </w:del>
      <w:ins w:id="5173" w:author="Editor" w:date="2026-09-25T09:00:00Z">
        <w:r>
          <w:t xml:space="preserve">?</w:t>
        </w:r>
      </w:ins>
      <w:r>
        <w:t xml:space="preserve"> There are so many restaurants there</w:t>
      </w:r>
      <w:ins w:id="5174" w:author="Editor" w:date="2026-09-25T09:00:00Z">
        <w:r>
          <w:t xml:space="preserve">,</w:t>
        </w:r>
      </w:ins>
      <w:r>
        <w:t xml:space="preserve"> and they could hardly find us</w:t>
      </w:r>
      <w:del w:id="5175" w:author="Editor" w:date="2026-09-25T09:00:00Z">
        <w:r>
          <w:delText xml:space="preserve">?</w:delText>
        </w:r>
      </w:del>
      <w:ins w:id="5176" w:author="Editor" w:date="2026-09-25T09:00:00Z">
        <w:r>
          <w:t xml:space="preserve">.</w:t>
        </w:r>
      </w:ins>
      <w:r>
        <w:t xml:space="preserve">”</w:t>
      </w:r>
    </w:p>
    <w:p w14:paraId="7FEA5B5E" w14:textId="3597253A" w:rsidR="00207A7A" w:rsidRPr="00207A7A" w:rsidRDefault="00207A7A" w:rsidP="00207A7A">
      <w:r>
        <w:t xml:space="preserve">This time Sanchez had a smile on her face</w:t>
      </w:r>
      <w:ins w:id="5177" w:author="Editor" w:date="2026-09-25T09:00:00Z">
        <w:r>
          <w:t xml:space="preserve">.</w:t>
        </w:r>
      </w:ins>
      <w:r>
        <w:t xml:space="preserve"> “You are an ingenuous soul. I know they will not hunt for us in the eateries</w:t>
      </w:r>
      <w:del w:id="5178" w:author="Editor" w:date="2026-09-25T09:00:00Z">
        <w:r>
          <w:delText xml:space="preserve"> but would</w:delText>
        </w:r>
      </w:del>
      <w:ins w:id="5179" w:author="Editor" w:date="2026-09-25T09:00:00Z">
        <w:r>
          <w:t xml:space="preserve">, but they will</w:t>
        </w:r>
      </w:ins>
      <w:r>
        <w:t xml:space="preserve"> surely guard all the city exit </w:t>
      </w:r>
      <w:del w:id="5180" w:author="Editor" w:date="2026-09-25T09:00:00Z">
        <w:r>
          <w:delText xml:space="preserve">point</w:delText>
        </w:r>
      </w:del>
      <w:ins w:id="5181" w:author="Editor" w:date="2026-09-25T09:00:00Z">
        <w:r>
          <w:t xml:space="preserve">points</w:t>
        </w:r>
      </w:ins>
      <w:r>
        <w:t xml:space="preserve">. Let us not waste time. We need to be out of here soon.”</w:t>
      </w:r>
    </w:p>
    <w:p w14:paraId="5CC01FBB" w14:textId="77777777" w:rsidR="00207A7A" w:rsidRPr="00207A7A" w:rsidRDefault="00207A7A" w:rsidP="00207A7A">
      <w:r>
        <w:t xml:space="preserve">Stephen lost the battle and with dropped shoulders followed Sanchez, disgruntled and hungry. Leaving Lisbon was the utmost priority for her, and while she knew Stephen was famished she </w:t>
      </w:r>
      <w:del w:id="5182" w:author="Editor" w:date="2026-09-25T09:00:00Z">
        <w:r>
          <w:delText xml:space="preserve">put</w:delText>
        </w:r>
      </w:del>
      <w:ins w:id="5183" w:author="Editor" w:date="2026-09-25T09:00:00Z">
        <w:r>
          <w:t xml:space="preserve">turned</w:t>
        </w:r>
      </w:ins>
      <w:r>
        <w:t xml:space="preserve"> a deaf ear to his request.</w:t>
      </w:r>
    </w:p>
    <w:p w14:paraId="518E2911" w14:textId="77777777" w:rsidR="00207A7A" w:rsidRPr="00207A7A" w:rsidRDefault="00207A7A" w:rsidP="00207A7A">
      <w:commentRangeStart w:id="137"/>
      <w:r>
        <w:t xml:space="preserve">It took them another five minutes to reach the bus stand. Despite being popular with </w:t>
      </w:r>
      <w:del w:id="5184" w:author="Editor" w:date="2026-09-25T09:00:00Z">
        <w:r>
          <w:delText xml:space="preserve">the tourist</w:delText>
        </w:r>
      </w:del>
      <w:ins w:id="5185" w:author="Editor" w:date="2026-09-25T09:00:00Z">
        <w:r>
          <w:t xml:space="preserve">tourists</w:t>
        </w:r>
      </w:ins>
      <w:r>
        <w:t xml:space="preserve">, the place had all </w:t>
      </w:r>
      <w:ins w:id="5186" w:author="Editor" w:date="2026-09-25T09:00:00Z">
        <w:r>
          <w:t xml:space="preserve">its </w:t>
        </w:r>
      </w:ins>
      <w:r>
        <w:t xml:space="preserve">signs in </w:t>
      </w:r>
      <w:del w:id="5187" w:author="Editor" w:date="2026-09-25T09:00:00Z">
        <w:r>
          <w:delText xml:space="preserve">the </w:delText>
        </w:r>
      </w:del>
      <w:r>
        <w:t xml:space="preserve">Portuguese</w:t>
      </w:r>
      <w:del w:id="5188" w:author="Editor" w:date="2026-09-25T09:00:00Z">
        <w:r>
          <w:delText xml:space="preserve"> language</w:delText>
        </w:r>
      </w:del>
      <w:r>
        <w:t xml:space="preserve">. Fortunately for her, Portuguese was her third language in school. The next bus to Nazaré was in thirty minutes – something she </w:t>
      </w:r>
      <w:ins w:id="5189" w:author="Editor" w:date="2026-09-25T09:00:00Z">
        <w:r>
          <w:t xml:space="preserve">had </w:t>
        </w:r>
      </w:ins>
      <w:r>
        <w:t xml:space="preserve">dreaded</w:t>
      </w:r>
      <w:del w:id="5190" w:author="Editor" w:date="2026-09-25T09:00:00Z">
        <w:r>
          <w:delText xml:space="preserve"> not to see</w:delText>
        </w:r>
      </w:del>
      <w:r>
        <w:t xml:space="preserve">. Sanchez was nervous. She had a wild hunch that the ruffians would come looking for them </w:t>
      </w:r>
      <w:ins w:id="5191" w:author="Editor" w:date="2026-09-25T09:00:00Z">
        <w:r>
          <w:t xml:space="preserve">at </w:t>
        </w:r>
      </w:ins>
      <w:r>
        <w:t xml:space="preserve">any moment. Thirty minutes was long enough </w:t>
      </w:r>
      <w:del w:id="5192" w:author="Editor" w:date="2026-09-25T09:00:00Z">
        <w:r>
          <w:delText xml:space="preserve">time </w:delText>
        </w:r>
      </w:del>
      <w:r>
        <w:t xml:space="preserve">for anyone to make up for </w:t>
      </w:r>
      <w:del w:id="5193" w:author="Editor" w:date="2026-09-25T09:00:00Z">
        <w:r>
          <w:delText xml:space="preserve">the </w:delText>
        </w:r>
      </w:del>
      <w:r>
        <w:t xml:space="preserve">lost time.</w:t>
      </w:r>
      <w:commentRangeEnd w:id="137"/>
      <w:r>
        <w:commentReference w:id="137"/>
      </w:r>
    </w:p>
    <w:p w14:paraId="55CA4CBD" w14:textId="77777777" w:rsidR="00207A7A" w:rsidRPr="00207A7A" w:rsidRDefault="00207A7A" w:rsidP="00207A7A">
      <w:commentRangeStart w:id="138"/>
      <w:del w:id="5194" w:author="Editor" w:date="2026-09-25T09:00:00Z">
        <w:r>
          <w:delText xml:space="preserve">Her preoccupied stature</w:delText>
        </w:r>
      </w:del>
      <w:ins w:id="5195" w:author="Editor" w:date="2026-09-25T09:00:00Z">
        <w:r>
          <w:t xml:space="preserve">She</w:t>
        </w:r>
      </w:ins>
      <w:r>
        <w:t xml:space="preserve"> was in deep perturbation, weighing </w:t>
      </w:r>
      <w:del w:id="5196" w:author="Editor" w:date="2026-09-25T09:00:00Z">
        <w:r>
          <w:delText xml:space="preserve">between</w:delText>
        </w:r>
      </w:del>
      <w:ins w:id="5197" w:author="Editor" w:date="2026-09-25T09:00:00Z">
        <w:r>
          <w:t xml:space="preserve">her</w:t>
        </w:r>
      </w:ins>
      <w:r>
        <w:t xml:space="preserve"> options to circumvent the situation</w:t>
      </w:r>
      <w:ins w:id="5198" w:author="Editor" w:date="2026-09-25T09:00:00Z">
        <w:r>
          <w:t xml:space="preserve">,</w:t>
        </w:r>
      </w:ins>
      <w:r>
        <w:t xml:space="preserve"> when a young boy interrupted her contemplations. With a sharp accent, he </w:t>
      </w:r>
      <w:del w:id="5199" w:author="Editor" w:date="2026-09-25T09:00:00Z">
        <w:r>
          <w:delText xml:space="preserve">blurted</w:delText>
        </w:r>
      </w:del>
      <w:ins w:id="5200" w:author="Editor" w:date="2026-09-25T09:00:00Z">
        <w:r>
          <w:t xml:space="preserve">asked</w:t>
        </w:r>
      </w:ins>
      <w:r>
        <w:t xml:space="preserve"> in Portuguese</w:t>
      </w:r>
      <w:del w:id="5201" w:author="Editor" w:date="2026-09-25T09:00:00Z">
        <w:r>
          <w:delText xml:space="preserve"> “Você quer um autocarro</w:delText>
        </w:r>
      </w:del>
      <w:ins w:id="5202" w:author="Editor" w:date="2026-09-25T09:00:00Z">
        <w:r>
          <w:t xml:space="preserve">, “Quer transporte</w:t>
        </w:r>
      </w:ins>
      <w:r>
        <w:t xml:space="preserve"> privado para </w:t>
      </w:r>
      <w:ins w:id="5203" w:author="Editor" w:date="2026-09-25T09:00:00Z">
        <w:r>
          <w:t xml:space="preserve">a </w:t>
        </w:r>
      </w:ins>
      <w:r>
        <w:t xml:space="preserve">Nazaré</w:t>
      </w:r>
      <w:del w:id="5204" w:author="Editor" w:date="2026-09-25T09:00:00Z">
        <w:r>
          <w:delText xml:space="preserve">.</w:delText>
        </w:r>
      </w:del>
      <w:ins w:id="5205" w:author="Editor" w:date="2026-09-25T09:00:00Z">
        <w:r>
          <w:t xml:space="preserve">?</w:t>
        </w:r>
      </w:ins>
      <w:r>
        <w:t xml:space="preserve">” (“Do you want </w:t>
      </w:r>
      <w:del w:id="5206" w:author="Editor" w:date="2026-09-25T09:00:00Z">
        <w:r>
          <w:delText xml:space="preserve">a </w:delText>
        </w:r>
      </w:del>
      <w:r>
        <w:t xml:space="preserve">private transport to Nazaré</w:t>
      </w:r>
      <w:del w:id="5207" w:author="Editor" w:date="2026-09-25T09:00:00Z">
        <w:r>
          <w:delText xml:space="preserve">.</w:delText>
        </w:r>
      </w:del>
      <w:ins w:id="5208" w:author="Editor" w:date="2026-09-25T09:00:00Z">
        <w:r>
          <w:t xml:space="preserve">?</w:t>
        </w:r>
      </w:ins>
      <w:r>
        <w:t xml:space="preserve">”)</w:t>
      </w:r>
      <w:commentRangeEnd w:id="138"/>
      <w:r>
        <w:commentReference w:id="138"/>
      </w:r>
    </w:p>
    <w:p w14:paraId="4CEEC726" w14:textId="77777777" w:rsidR="00207A7A" w:rsidRPr="00207A7A" w:rsidRDefault="00207A7A" w:rsidP="00207A7A">
      <w:r>
        <w:t xml:space="preserve">It appeared as if the boy was God sent</w:t>
      </w:r>
      <w:del w:id="5209" w:author="Editor" w:date="2026-09-25T09:00:00Z">
        <w:r>
          <w:delText xml:space="preserve">, the</w:delText>
        </w:r>
      </w:del>
      <w:ins w:id="5210" w:author="Editor" w:date="2026-09-25T09:00:00Z">
        <w:r>
          <w:t xml:space="preserve">. The</w:t>
        </w:r>
      </w:ins>
      <w:r>
        <w:t xml:space="preserve"> situation presented Sanchez </w:t>
      </w:r>
      <w:ins w:id="5211" w:author="Editor" w:date="2026-09-25T09:00:00Z">
        <w:r>
          <w:t xml:space="preserve">with </w:t>
        </w:r>
      </w:ins>
      <w:r>
        <w:t xml:space="preserve">a way</w:t>
      </w:r>
      <w:del w:id="5212" w:author="Editor" w:date="2026-09-25T09:00:00Z">
        <w:r>
          <w:delText xml:space="preserve"> to come</w:delText>
        </w:r>
      </w:del>
      <w:r>
        <w:t xml:space="preserve"> out of her consternation. She tried not to look </w:t>
      </w:r>
      <w:del w:id="5213" w:author="Editor" w:date="2026-09-25T09:00:00Z">
        <w:r>
          <w:delText xml:space="preserve">over excited</w:delText>
        </w:r>
      </w:del>
      <w:ins w:id="5214" w:author="Editor" w:date="2026-09-25T09:00:00Z">
        <w:r>
          <w:t xml:space="preserve">overexcited,</w:t>
        </w:r>
      </w:ins>
      <w:r>
        <w:t xml:space="preserve"> as that might result in </w:t>
      </w:r>
      <w:ins w:id="5215" w:author="Editor" w:date="2026-09-25T09:00:00Z">
        <w:r>
          <w:t xml:space="preserve">her </w:t>
        </w:r>
      </w:ins>
      <w:r>
        <w:t xml:space="preserve">getting overcharged. With </w:t>
      </w:r>
      <w:del w:id="5216" w:author="Editor" w:date="2026-09-25T09:00:00Z">
        <w:r>
          <w:delText xml:space="preserve">a calm stature</w:delText>
        </w:r>
      </w:del>
      <w:ins w:id="5217" w:author="Editor" w:date="2026-09-25T09:00:00Z">
        <w:r>
          <w:t xml:space="preserve">great composure</w:t>
        </w:r>
      </w:ins>
      <w:r>
        <w:t xml:space="preserve">, she responded to the boy</w:t>
      </w:r>
      <w:del w:id="5218" w:author="Editor" w:date="2026-09-25T09:00:00Z">
        <w:r>
          <w:delText xml:space="preserve"> in a small tone</w:delText>
        </w:r>
      </w:del>
      <w:ins w:id="5219" w:author="Editor" w:date="2026-09-25T09:00:00Z">
        <w:r>
          <w:t xml:space="preserve">,</w:t>
        </w:r>
      </w:ins>
      <w:r>
        <w:t xml:space="preserve"> “Depende. Quanto é que </w:t>
      </w:r>
      <w:del w:id="5220" w:author="Editor" w:date="2026-09-25T09:00:00Z">
        <w:r>
          <w:delText xml:space="preserve">você carrega:</w:delText>
        </w:r>
      </w:del>
      <w:ins w:id="5221" w:author="Editor" w:date="2026-09-25T09:00:00Z">
        <w:r>
          <w:t xml:space="preserve">cobra?”</w:t>
        </w:r>
      </w:ins>
      <w:r>
        <w:t xml:space="preserve"> (“It depends. How much would you charge?”)</w:t>
      </w:r>
    </w:p>
    <w:p w14:paraId="7F5AEA7F" w14:textId="25EB5D07" w:rsidR="00207A7A" w:rsidRPr="00207A7A" w:rsidRDefault="00207A7A" w:rsidP="00207A7A">
      <w:r>
        <w:t xml:space="preserve">The boy sensed that he might have gotten a customer and led Sanchez to the other side of the stand. There were a dozen private cars parked in that narrow</w:t>
      </w:r>
      <w:del w:id="5222" w:author="Editor" w:date="2026-09-25T09:00:00Z">
        <w:r>
          <w:delText xml:space="preserve">-</w:delText>
        </w:r>
      </w:del>
      <w:ins w:id="5223" w:author="Editor" w:date="2026-09-25T09:00:00Z">
        <w:r>
          <w:t xml:space="preserve">, </w:t>
        </w:r>
      </w:ins>
      <w:r>
        <w:t xml:space="preserve">crowded corridor, and a </w:t>
      </w:r>
      <w:del w:id="5224" w:author="Editor" w:date="2026-09-25T09:00:00Z">
        <w:r>
          <w:delText xml:space="preserve">person</w:delText>
        </w:r>
      </w:del>
      <w:ins w:id="5225" w:author="Editor" w:date="2026-09-25T09:00:00Z">
        <w:r>
          <w:t xml:space="preserve">man</w:t>
        </w:r>
      </w:ins>
      <w:r>
        <w:t xml:space="preserve"> in his early thirties guarded a small booth by the entrance. The boy rushed into the booth, provided a brief commentary and directed </w:t>
      </w:r>
      <w:del w:id="5226" w:author="Editor" w:date="2026-09-25T09:00:00Z">
        <w:r>
          <w:delText xml:space="preserve">the person</w:delText>
        </w:r>
      </w:del>
      <w:ins w:id="5227" w:author="Editor" w:date="2026-09-25T09:00:00Z">
        <w:r>
          <w:t xml:space="preserve">him</w:t>
        </w:r>
      </w:ins>
      <w:r>
        <w:t xml:space="preserve"> to Sanchez.</w:t>
      </w:r>
    </w:p>
    <w:p w14:paraId="5DE30757" w14:textId="77777777" w:rsidR="00207A7A" w:rsidRPr="00207A7A" w:rsidRDefault="00207A7A" w:rsidP="00207A7A">
      <w:r>
        <w:t xml:space="preserve">The </w:t>
      </w:r>
      <w:del w:id="5228" w:author="Editor" w:date="2026-09-25T09:00:00Z">
        <w:r>
          <w:delText xml:space="preserve">person</w:delText>
        </w:r>
      </w:del>
      <w:ins w:id="5229" w:author="Editor" w:date="2026-09-25T09:00:00Z">
        <w:r>
          <w:t xml:space="preserve">man</w:t>
        </w:r>
      </w:ins>
      <w:r>
        <w:t xml:space="preserve"> grinned</w:t>
      </w:r>
      <w:ins w:id="5230" w:author="Editor" w:date="2026-09-25T09:00:00Z">
        <w:r>
          <w:t xml:space="preserve">,</w:t>
        </w:r>
      </w:ins>
      <w:r>
        <w:t xml:space="preserve"> showing his </w:t>
      </w:r>
      <w:ins w:id="5231" w:author="Editor" w:date="2026-09-25T09:00:00Z">
        <w:r>
          <w:t xml:space="preserve">tobacco-</w:t>
        </w:r>
      </w:ins>
      <w:r>
        <w:t xml:space="preserve">stained </w:t>
      </w:r>
      <w:del w:id="5232" w:author="Editor" w:date="2026-09-25T09:00:00Z">
        <w:r>
          <w:delText xml:space="preserve">tobacco </w:delText>
        </w:r>
      </w:del>
      <w:r>
        <w:t xml:space="preserve">teeth</w:t>
      </w:r>
      <w:ins w:id="5233" w:author="Editor" w:date="2026-09-25T09:00:00Z">
        <w:r>
          <w:t xml:space="preserve">.</w:t>
        </w:r>
      </w:ins>
      <w:r>
        <w:t xml:space="preserve"> “200 euros. Muito barato</w:t>
      </w:r>
      <w:ins w:id="5234" w:author="Editor" w:date="2026-09-25T09:00:00Z">
        <w:r>
          <w:t xml:space="preserve">.</w:t>
        </w:r>
      </w:ins>
      <w:r>
        <w:t xml:space="preserve">” (“200 euros. It is cheap.”)</w:t>
      </w:r>
    </w:p>
    <w:p w14:paraId="699D8286" w14:textId="77777777" w:rsidR="00207A7A" w:rsidRPr="00207A7A" w:rsidRDefault="00207A7A" w:rsidP="00207A7A">
      <w:del w:id="5235" w:author="Editor" w:date="2026-09-25T09:00:00Z">
        <w:r>
          <w:delText xml:space="preserve">Knowing</w:delText>
        </w:r>
      </w:del>
      <w:ins w:id="5236" w:author="Editor" w:date="2026-09-25T09:00:00Z">
        <w:r>
          <w:t xml:space="preserve">Given</w:t>
        </w:r>
      </w:ins>
      <w:r>
        <w:t xml:space="preserve"> the danger that was looming over their </w:t>
      </w:r>
      <w:del w:id="5237" w:author="Editor" w:date="2026-09-25T09:00:00Z">
        <w:r>
          <w:delText xml:space="preserve">head</w:delText>
        </w:r>
      </w:del>
      <w:ins w:id="5238" w:author="Editor" w:date="2026-09-25T09:00:00Z">
        <w:r>
          <w:t xml:space="preserve">heads,</w:t>
        </w:r>
      </w:ins>
      <w:r>
        <w:t xml:space="preserve"> it was a sweet deal, but she gave a gentle push to see if she could bring the price lower</w:t>
      </w:r>
      <w:del w:id="5239" w:author="Editor" w:date="2026-09-25T09:00:00Z">
        <w:r>
          <w:delText xml:space="preserve"> “muito</w:delText>
        </w:r>
      </w:del>
      <w:ins w:id="5240" w:author="Editor" w:date="2026-09-25T09:00:00Z">
        <w:r>
          <w:t xml:space="preserve">. “Muito</w:t>
        </w:r>
      </w:ins>
      <w:r>
        <w:t xml:space="preserve"> caro</w:t>
      </w:r>
      <w:del w:id="5241" w:author="Editor" w:date="2026-09-25T09:00:00Z">
        <w:r>
          <w:delText xml:space="preserve"> - eu só</w:delText>
        </w:r>
      </w:del>
      <w:ins w:id="5242" w:author="Editor" w:date="2026-09-25T09:00:00Z">
        <w:r>
          <w:t xml:space="preserve">. Só</w:t>
        </w:r>
      </w:ins>
      <w:r>
        <w:t xml:space="preserve"> posso pagar 150 euros</w:t>
      </w:r>
      <w:del w:id="5243" w:author="Editor" w:date="2026-09-25T09:00:00Z">
        <w:r>
          <w:delText xml:space="preserve"> (“too</w:delText>
        </w:r>
      </w:del>
      <w:ins w:id="5244" w:author="Editor" w:date="2026-09-25T09:00:00Z">
        <w:r>
          <w:t xml:space="preserve">.” (“Too</w:t>
        </w:r>
      </w:ins>
      <w:r>
        <w:t xml:space="preserve"> costly</w:t>
      </w:r>
      <w:del w:id="5245" w:author="Editor" w:date="2026-09-25T09:00:00Z">
        <w:r>
          <w:delText xml:space="preserve"> –</w:delText>
        </w:r>
      </w:del>
      <w:ins w:id="5246" w:author="Editor" w:date="2026-09-25T09:00:00Z">
        <w:r>
          <w:t xml:space="preserve">.</w:t>
        </w:r>
      </w:ins>
      <w:r>
        <w:t xml:space="preserve"> I can only pay 150 euros.”)</w:t>
      </w:r>
    </w:p>
    <w:p w14:paraId="5AA53A6D" w14:textId="77777777" w:rsidR="00207A7A" w:rsidRPr="00207A7A" w:rsidRDefault="00207A7A" w:rsidP="00207A7A">
      <w:r>
        <w:t xml:space="preserve">The man pondered for a while and finally stated</w:t>
      </w:r>
      <w:del w:id="5247" w:author="Editor" w:date="2026-09-25T09:00:00Z">
        <w:r>
          <w:delText xml:space="preserve">: “então você tem que compartilhar a van.” (“</w:delText>
        </w:r>
      </w:del>
      <w:ins w:id="5248" w:author="Editor" w:date="2026-09-25T09:00:00Z">
        <w:r>
          <w:t xml:space="preserve">, “Então tem de partilhar a carrinha.” (“Then </w:t>
        </w:r>
      </w:ins>
      <w:r>
        <w:t xml:space="preserve">you have to share the van with others.”)</w:t>
      </w:r>
    </w:p>
    <w:p w14:paraId="0FBF4915" w14:textId="77777777" w:rsidR="00207A7A" w:rsidRPr="00207A7A" w:rsidRDefault="00207A7A" w:rsidP="00207A7A">
      <w:r>
        <w:t xml:space="preserve">Sanchez was in no mood to take any risk – she made a counter offer of 170 euros and the deal was </w:t>
      </w:r>
      <w:del w:id="5249" w:author="Editor" w:date="2026-09-25T09:00:00Z">
        <w:r>
          <w:delText xml:space="preserve">sealed</w:delText>
        </w:r>
      </w:del>
      <w:ins w:id="5250" w:author="Editor" w:date="2026-09-25T09:00:00Z">
        <w:r>
          <w:t xml:space="preserve">done</w:t>
        </w:r>
      </w:ins>
      <w:r>
        <w:t xml:space="preserve">.</w:t>
      </w:r>
    </w:p>
    <w:p w14:paraId="61FBC98F" w14:textId="43E532AA" w:rsidR="00726ADA" w:rsidRDefault="00207A7A" w:rsidP="00207A7A">
      <w:r>
        <w:t xml:space="preserve">Within five minutes they were on their way to Nazaré. Stephen was hungry</w:t>
      </w:r>
      <w:del w:id="5251" w:author="Editor" w:date="2026-09-25T09:00:00Z">
        <w:r>
          <w:delText xml:space="preserve">,</w:delText>
        </w:r>
      </w:del>
      <w:ins w:id="5252" w:author="Editor" w:date="2026-09-25T09:00:00Z">
        <w:r>
          <w:t xml:space="preserve"> and</w:t>
        </w:r>
      </w:ins>
      <w:r>
        <w:t xml:space="preserve"> exhausted</w:t>
      </w:r>
      <w:ins w:id="5253" w:author="Editor" w:date="2026-09-25T09:00:00Z">
        <w:r>
          <w:t xml:space="preserve">,</w:t>
        </w:r>
      </w:ins>
      <w:r>
        <w:t xml:space="preserve"> but still didn</w:t>
      </w:r>
      <w:del w:id="5254" w:author="Editor (Typography)" w:date="2026-09-25T09:00:00Z">
        <w:r>
          <w:delText xml:space="preserve">'</w:delText>
        </w:r>
      </w:del>
      <w:ins w:id="5255" w:author="Editor (Typography)" w:date="2026-09-25T09:00:00Z">
        <w:r>
          <w:t xml:space="preserve">’</w:t>
        </w:r>
      </w:ins>
      <w:r>
        <w:t xml:space="preserve">t fail to acknowledge Sanchez’s charisma and her ability to think on </w:t>
      </w:r>
      <w:del w:id="5256" w:author="Editor" w:date="2026-09-25T09:00:00Z">
        <w:r>
          <w:delText xml:space="preserve">the</w:delText>
        </w:r>
      </w:del>
      <w:ins w:id="5257" w:author="Editor" w:date="2026-09-25T09:00:00Z">
        <w:r>
          <w:t xml:space="preserve">her</w:t>
        </w:r>
      </w:ins>
      <w:r>
        <w:t xml:space="preserve"> feet. He knew if it weren’t for her, their fate would have been sealed </w:t>
      </w:r>
      <w:del w:id="5258" w:author="Editor" w:date="2026-09-25T09:00:00Z">
        <w:r>
          <w:delText xml:space="preserve">unfavorably</w:delText>
        </w:r>
      </w:del>
      <w:ins w:id="5259" w:author="Editor" w:date="2026-09-25T09:00:00Z">
        <w:r>
          <w:t xml:space="preserve">a</w:t>
        </w:r>
      </w:ins>
      <w:r>
        <w:t xml:space="preserve"> long time back.</w:t>
      </w:r>
      <w:r>
        <w:br w:type="page"/>
      </w:r>
    </w:p>
    <w:p w14:paraId="306010BF" w14:textId="1AB9B906" w:rsidR="00384D78" w:rsidRPr="00726ADA" w:rsidRDefault="00384D78" w:rsidP="00F56514">
      <w:pPr>
        <w:outlineLvl w:val="0"/>
        <w:rPr>
          <w:b/>
          <w:sz w:val="25"/>
          <w:szCs w:val="25"/>
        </w:rPr>
      </w:pPr>
      <w:r>
        <w:rPr>
          <w:b/>
        </w:rPr>
        <w:lastRenderedPageBreak/>
        <w:t>Chapter 25</w:t>
      </w:r>
    </w:p>
    <w:p w14:paraId="353AC789" w14:textId="77777777" w:rsidR="003B2240" w:rsidRDefault="00384D78" w:rsidP="003B2240">
      <w:pPr>
        <w:rPr>
          <w:b/>
          <w:sz w:val="25"/>
          <w:szCs w:val="25"/>
        </w:rPr>
      </w:pPr>
      <w:del w:id="5260" w:author="Editor" w:date="2026-09-25T09:00:00Z">
        <w:r>
          <w:rPr>
            <w:b/>
          </w:rPr>
          <w:delText xml:space="preserve">12:00 PM</w:delText>
        </w:r>
      </w:del>
      <w:ins w:id="5261" w:author="Editor" w:date="2026-09-25T09:00:00Z">
        <w:r>
          <w:rPr>
            <w:b/>
          </w:rPr>
          <w:t xml:space="preserve">10:00 AM</w:t>
        </w:r>
      </w:ins>
      <w:r>
        <w:rPr>
          <w:b/>
        </w:rPr>
        <w:t xml:space="preserve"> 17th April 2014, Lisbon, Portugal</w:t>
      </w:r>
    </w:p>
    <w:p w14:paraId="272F6AF1" w14:textId="3BC645EF" w:rsidR="003B2240" w:rsidRPr="003B2240" w:rsidRDefault="003B2240" w:rsidP="003B2240">
      <w:r>
        <w:t xml:space="preserve">Maxwell deplaned </w:t>
      </w:r>
      <w:del w:id="5262" w:author="Editor" w:date="2026-09-25T09:00:00Z">
        <w:r>
          <w:delText xml:space="preserve">with extreme urgency</w:delText>
        </w:r>
      </w:del>
      <w:ins w:id="5263" w:author="Editor" w:date="2026-09-25T09:00:00Z">
        <w:r>
          <w:t xml:space="preserve">in haste</w:t>
        </w:r>
      </w:ins>
      <w:r>
        <w:t xml:space="preserve">. The morning rush of incoming planes was pouring in</w:t>
      </w:r>
      <w:ins w:id="5264" w:author="Editor" w:date="2026-09-25T09:00:00Z">
        <w:r>
          <w:t xml:space="preserve">,</w:t>
        </w:r>
      </w:ins>
      <w:r>
        <w:t xml:space="preserve"> and the immigration lines </w:t>
      </w:r>
      <w:del w:id="5265" w:author="Editor" w:date="2026-09-25T09:00:00Z">
        <w:r>
          <w:delText xml:space="preserve">were getting extended to</w:delText>
        </w:r>
      </w:del>
      <w:ins w:id="5266" w:author="Editor" w:date="2026-09-25T09:00:00Z">
        <w:r>
          <w:t xml:space="preserve">had grown into</w:t>
        </w:r>
      </w:ins>
      <w:r>
        <w:t xml:space="preserve"> long serpentine </w:t>
      </w:r>
      <w:del w:id="5267" w:author="Editor" w:date="2026-09-25T09:00:00Z">
        <w:r>
          <w:delText xml:space="preserve">queue</w:delText>
        </w:r>
      </w:del>
      <w:ins w:id="5268" w:author="Editor" w:date="2026-09-25T09:00:00Z">
        <w:r>
          <w:t xml:space="preserve">queues</w:t>
        </w:r>
      </w:ins>
      <w:r>
        <w:t xml:space="preserve">. He approached the official row, which was reserved for diplomats and government officials. There were only two people ahead of him and he went past </w:t>
      </w:r>
      <w:del w:id="5269" w:author="Editor" w:date="2026-09-25T09:00:00Z">
        <w:r>
          <w:delText xml:space="preserve">the </w:delText>
        </w:r>
      </w:del>
      <w:r>
        <w:t xml:space="preserve">immigration in no time. Before leaving the secured zone, he gave a cursory glance at</w:t>
      </w:r>
      <w:ins w:id="5270" w:author="Editor" w:date="2026-09-25T09:00:00Z">
        <w:r>
          <w:t xml:space="preserve"> the</w:t>
        </w:r>
      </w:ins>
      <w:r>
        <w:t xml:space="preserve"> people waiting to clear immigration. He found both Sanchez and Stephen waiting in one of the regular long lines. There were about </w:t>
      </w:r>
      <w:del w:id="5271" w:author="Editor" w:date="2026-09-25T09:00:00Z">
        <w:r>
          <w:delText xml:space="preserve">15-20</w:delText>
        </w:r>
      </w:del>
      <w:ins w:id="5272" w:author="Editor" w:date="2026-09-25T09:00:00Z">
        <w:r>
          <w:t xml:space="preserve">fifteen to twenty</w:t>
        </w:r>
      </w:ins>
      <w:r>
        <w:t xml:space="preserve"> people ahead of them</w:t>
      </w:r>
      <w:del w:id="5273" w:author="Editor" w:date="2026-09-25T09:00:00Z">
        <w:r>
          <w:delText xml:space="preserve"> and according to</w:delText>
        </w:r>
      </w:del>
      <w:ins w:id="5274" w:author="Editor" w:date="2026-09-25T09:00:00Z">
        <w:r>
          <w:t xml:space="preserve">, and by</w:t>
        </w:r>
      </w:ins>
      <w:r>
        <w:t xml:space="preserve"> his estimate</w:t>
      </w:r>
      <w:del w:id="5275" w:author="Editor" w:date="2026-09-25T09:00:00Z">
        <w:r>
          <w:delText xml:space="preserve">,</w:delText>
        </w:r>
      </w:del>
      <w:r>
        <w:t xml:space="preserve"> it would easily take them another thirty minutes to clear immigration. He headed straight to the main terminal. The Lisbon airport was bustling with </w:t>
      </w:r>
      <w:del w:id="5276" w:author="Editor (Spelling)" w:date="2026-09-25T09:00:00Z">
        <w:r>
          <w:delText xml:space="preserve">travelers</w:delText>
        </w:r>
      </w:del>
      <w:ins w:id="5277" w:author="Editor (Spelling)" w:date="2026-09-25T09:00:00Z">
        <w:r>
          <w:t xml:space="preserve">travellers</w:t>
        </w:r>
      </w:ins>
      <w:r>
        <w:t xml:space="preserve">, mostly </w:t>
      </w:r>
      <w:del w:id="5278" w:author="Editor" w:date="2026-09-25T09:00:00Z">
        <w:r>
          <w:delText xml:space="preserve">tourist</w:delText>
        </w:r>
      </w:del>
      <w:ins w:id="5279" w:author="Editor" w:date="2026-09-25T09:00:00Z">
        <w:r>
          <w:t xml:space="preserve">tourists</w:t>
        </w:r>
      </w:ins>
      <w:r>
        <w:t xml:space="preserve">. April was a great time for visitors</w:t>
      </w:r>
      <w:ins w:id="5280" w:author="Editor" w:date="2026-09-25T09:00:00Z">
        <w:r>
          <w:t xml:space="preserve">,</w:t>
        </w:r>
      </w:ins>
      <w:r>
        <w:t xml:space="preserve"> as the weather was ideal</w:t>
      </w:r>
      <w:del w:id="5281" w:author="Editor" w:date="2026-09-25T09:00:00Z">
        <w:r>
          <w:delText xml:space="preserve"> for vacationers and warm weather seekers. Also, since Lisbon was the main port of entry to Portugal most of the travelers initiated and concluded their journey here.</w:delText>
        </w:r>
      </w:del>
      <w:ins w:id="5282" w:author="Editor" w:date="2026-09-25T09:00:00Z">
        <w:r>
          <w:t xml:space="preserve">.</w:t>
        </w:r>
      </w:ins>
    </w:p>
    <w:p w14:paraId="612654C0" w14:textId="77777777" w:rsidR="003B2240" w:rsidRPr="003B2240" w:rsidRDefault="003B2240" w:rsidP="003B2240">
      <w:r>
        <w:t xml:space="preserve">He looked around for any dubious person but found none.  As he walked across the waiting area</w:t>
      </w:r>
      <w:ins w:id="5283" w:author="Editor" w:date="2026-09-25T09:00:00Z">
        <w:r>
          <w:t xml:space="preserve">,</w:t>
        </w:r>
      </w:ins>
      <w:r>
        <w:t xml:space="preserve"> his wary eyes caught some unusual activity. He noticed a visibly obese </w:t>
      </w:r>
      <w:del w:id="5284" w:author="Editor" w:date="2026-09-25T09:00:00Z">
        <w:r>
          <w:delText xml:space="preserve">person</w:delText>
        </w:r>
      </w:del>
      <w:ins w:id="5285" w:author="Editor" w:date="2026-09-25T09:00:00Z">
        <w:r>
          <w:t xml:space="preserve">man</w:t>
        </w:r>
      </w:ins>
      <w:r>
        <w:t xml:space="preserve"> scanning the arriving passengers in a</w:t>
      </w:r>
      <w:del w:id="5286" w:author="Editor" w:date="2026-09-25T09:00:00Z">
        <w:r>
          <w:delText xml:space="preserve"> discrete and</w:delText>
        </w:r>
      </w:del>
      <w:r>
        <w:t xml:space="preserve"> surreptitious manner. Though he was some distance away</w:t>
      </w:r>
      <w:ins w:id="5287" w:author="Editor" w:date="2026-09-25T09:00:00Z">
        <w:r>
          <w:t xml:space="preserve">,</w:t>
        </w:r>
      </w:ins>
      <w:r>
        <w:t xml:space="preserve"> he could tell the </w:t>
      </w:r>
      <w:del w:id="5288" w:author="Editor" w:date="2026-09-25T09:00:00Z">
        <w:r>
          <w:delText xml:space="preserve">person</w:delText>
        </w:r>
      </w:del>
      <w:ins w:id="5289" w:author="Editor" w:date="2026-09-25T09:00:00Z">
        <w:r>
          <w:t xml:space="preserve">man</w:t>
        </w:r>
      </w:ins>
      <w:r>
        <w:t xml:space="preserve"> resembled someone he knew from the past. To avoid any direct eye contact, he moved to the left and walked sideways so that he could be diagonally opposite</w:t>
      </w:r>
      <w:del w:id="5290" w:author="Editor" w:date="2026-09-25T09:00:00Z">
        <w:r>
          <w:delText xml:space="preserve"> to</w:delText>
        </w:r>
      </w:del>
      <w:r>
        <w:t xml:space="preserve"> him. There was a coffee shop with a long queue of people waiting to get their mid-morning dose of caffeine. He joined the line and slowly inched forward. As he came close to the counter, he managed to get a good </w:t>
      </w:r>
      <w:del w:id="5291" w:author="Editor" w:date="2026-09-25T09:00:00Z">
        <w:r>
          <w:delText xml:space="preserve">close sight of</w:delText>
        </w:r>
      </w:del>
      <w:ins w:id="5292" w:author="Editor" w:date="2026-09-25T09:00:00Z">
        <w:r>
          <w:t xml:space="preserve">look at</w:t>
        </w:r>
      </w:ins>
      <w:r>
        <w:t xml:space="preserve"> the suspect. His apprehensions were accurate</w:t>
      </w:r>
      <w:del w:id="5293" w:author="Editor" w:date="2026-09-25T09:00:00Z">
        <w:r>
          <w:delText xml:space="preserve">. He knew the person from the past</w:delText>
        </w:r>
      </w:del>
      <w:r>
        <w:t xml:space="preserve">. His name was </w:t>
      </w:r>
      <w:del w:id="5294" w:author="Editor (Names)" w:date="2026-09-25T09:00:00Z">
        <w:r>
          <w:delText xml:space="preserve">Francis</w:delText>
        </w:r>
      </w:del>
      <w:ins w:id="5295" w:author="Editor (Names)" w:date="2026-09-25T09:00:00Z">
        <w:r>
          <w:t xml:space="preserve">Francisco</w:t>
        </w:r>
      </w:ins>
      <w:r>
        <w:t xml:space="preserve"> and he was a close accomplice of Benedikt. He also noticed </w:t>
      </w:r>
      <w:ins w:id="5296" w:author="Editor" w:date="2026-09-25T09:00:00Z">
        <w:r>
          <w:t xml:space="preserve">a </w:t>
        </w:r>
      </w:ins>
      <w:r>
        <w:t xml:space="preserve">few of his men dispersed around, looking </w:t>
      </w:r>
      <w:del w:id="5297" w:author="Editor" w:date="2026-09-25T09:00:00Z">
        <w:r>
          <w:delText xml:space="preserve">ever</w:delText>
        </w:r>
      </w:del>
      <w:ins w:id="5298" w:author="Editor" w:date="2026-09-25T09:00:00Z">
        <w:r>
          <w:t xml:space="preserve">at every</w:t>
        </w:r>
      </w:ins>
      <w:r>
        <w:t xml:space="preserve"> passerby with vigilant eyes. Each of them had a picture in their hand, which he was certain was of Sanchez.</w:t>
      </w:r>
    </w:p>
    <w:p w14:paraId="168E223E" w14:textId="77777777" w:rsidR="003B2240" w:rsidRPr="003B2240" w:rsidRDefault="003B2240" w:rsidP="003B2240">
      <w:r>
        <w:t xml:space="preserve">Maxwell knew he had little time at his disposal to stop Sanchez from getting past the immigration line. He </w:t>
      </w:r>
      <w:del w:id="5299" w:author="Editor" w:date="2026-09-25T09:00:00Z">
        <w:r>
          <w:delText xml:space="preserve">moved away from the line</w:delText>
        </w:r>
      </w:del>
      <w:ins w:id="5300" w:author="Editor" w:date="2026-09-25T09:00:00Z">
        <w:r>
          <w:t xml:space="preserve">left the queue</w:t>
        </w:r>
      </w:ins>
      <w:r>
        <w:t xml:space="preserve"> and started pacing towards the immigration area. It was </w:t>
      </w:r>
      <w:del w:id="5301" w:author="Editor (Spelling)" w:date="2026-09-25T09:00:00Z">
        <w:r>
          <w:delText xml:space="preserve">grueling</w:delText>
        </w:r>
      </w:del>
      <w:ins w:id="5302" w:author="Editor (Spelling)" w:date="2026-09-25T09:00:00Z">
        <w:r>
          <w:t xml:space="preserve">gruelling</w:t>
        </w:r>
      </w:ins>
      <w:r>
        <w:t xml:space="preserve"> to refrain from running, but he managed to maintain </w:t>
      </w:r>
      <w:del w:id="5303" w:author="Editor" w:date="2026-09-25T09:00:00Z">
        <w:r>
          <w:delText xml:space="preserve">his sauntered</w:delText>
        </w:r>
      </w:del>
      <w:ins w:id="5304" w:author="Editor" w:date="2026-09-25T09:00:00Z">
        <w:r>
          <w:t xml:space="preserve">a casual</w:t>
        </w:r>
      </w:ins>
      <w:r>
        <w:t xml:space="preserve"> walk to avoid attracting any undue attention. The entrance to </w:t>
      </w:r>
      <w:del w:id="5305" w:author="Editor" w:date="2026-09-25T09:00:00Z">
        <w:r>
          <w:delText xml:space="preserve">the </w:delText>
        </w:r>
      </w:del>
      <w:r>
        <w:t xml:space="preserve">immigration was </w:t>
      </w:r>
      <w:del w:id="5306" w:author="Editor" w:date="2026-09-25T09:00:00Z">
        <w:r>
          <w:delText xml:space="preserve">at</w:delText>
        </w:r>
      </w:del>
      <w:ins w:id="5307" w:author="Editor" w:date="2026-09-25T09:00:00Z">
        <w:r>
          <w:t xml:space="preserve">to</w:t>
        </w:r>
      </w:ins>
      <w:r>
        <w:t xml:space="preserve"> the left of the waiting area. As soon as he was out of the direct sight of the goons</w:t>
      </w:r>
      <w:ins w:id="5308" w:author="Editor" w:date="2026-09-25T09:00:00Z">
        <w:r>
          <w:t xml:space="preserve">,</w:t>
        </w:r>
      </w:ins>
      <w:r>
        <w:t xml:space="preserve"> he dashed with all his might. He was </w:t>
      </w:r>
      <w:del w:id="5309" w:author="Editor" w:date="2026-09-25T09:00:00Z">
        <w:r>
          <w:delText xml:space="preserve">by</w:delText>
        </w:r>
      </w:del>
      <w:ins w:id="5310" w:author="Editor" w:date="2026-09-25T09:00:00Z">
        <w:r>
          <w:t xml:space="preserve">at</w:t>
        </w:r>
      </w:ins>
      <w:r>
        <w:t xml:space="preserve"> the restricted zone</w:t>
      </w:r>
      <w:ins w:id="5311" w:author="Editor" w:date="2026-09-25T09:00:00Z">
        <w:r>
          <w:t xml:space="preserve"> in</w:t>
        </w:r>
      </w:ins>
      <w:r>
        <w:t xml:space="preserve"> under a minute. So far, he hadn’t seen Sanchez. He was hoping </w:t>
      </w:r>
      <w:del w:id="5312" w:author="Editor" w:date="2026-09-25T09:00:00Z">
        <w:r>
          <w:delText xml:space="preserve">either </w:delText>
        </w:r>
      </w:del>
      <w:r>
        <w:t xml:space="preserve">she was</w:t>
      </w:r>
      <w:ins w:id="5313" w:author="Editor" w:date="2026-09-25T09:00:00Z">
        <w:r>
          <w:t xml:space="preserve"> either</w:t>
        </w:r>
      </w:ins>
      <w:r>
        <w:t xml:space="preserve"> in the immigration area or waiting </w:t>
      </w:r>
      <w:del w:id="5314" w:author="Editor" w:date="2026-09-25T09:00:00Z">
        <w:r>
          <w:delText xml:space="preserve">by</w:delText>
        </w:r>
      </w:del>
      <w:ins w:id="5315" w:author="Editor" w:date="2026-09-25T09:00:00Z">
        <w:r>
          <w:t xml:space="preserve">in</w:t>
        </w:r>
      </w:ins>
      <w:r>
        <w:t xml:space="preserve"> the baggage area for the luggage. Regardless, the only thing that concerned him now was to stop them from going out to the arrivals. He knew it might defeat his plan, for he </w:t>
      </w:r>
      <w:del w:id="5316" w:author="Editor" w:date="2026-09-25T09:00:00Z">
        <w:r>
          <w:delText xml:space="preserve">had to declare</w:delText>
        </w:r>
      </w:del>
      <w:ins w:id="5317" w:author="Editor" w:date="2026-09-25T09:00:00Z">
        <w:r>
          <w:t xml:space="preserve">would have to reveal</w:t>
        </w:r>
      </w:ins>
      <w:r>
        <w:t xml:space="preserve"> his presence to Sanchez. But that was </w:t>
      </w:r>
      <w:ins w:id="5318" w:author="Editor" w:date="2026-09-25T09:00:00Z">
        <w:r>
          <w:t xml:space="preserve">the </w:t>
        </w:r>
      </w:ins>
      <w:r>
        <w:t xml:space="preserve">least of his </w:t>
      </w:r>
      <w:del w:id="5319" w:author="Editor" w:date="2026-09-25T09:00:00Z">
        <w:r>
          <w:delText xml:space="preserve">worry</w:delText>
        </w:r>
      </w:del>
      <w:ins w:id="5320" w:author="Editor" w:date="2026-09-25T09:00:00Z">
        <w:r>
          <w:t xml:space="preserve">worries,</w:t>
        </w:r>
      </w:ins>
      <w:r>
        <w:t xml:space="preserve"> as for now keeping her out of </w:t>
      </w:r>
      <w:del w:id="5321" w:author="Editor (Names)" w:date="2026-09-25T09:00:00Z">
        <w:r>
          <w:delText xml:space="preserve">Francis</w:delText>
        </w:r>
      </w:del>
      <w:ins w:id="5322" w:author="Editor (Names)" w:date="2026-09-25T09:00:00Z">
        <w:r>
          <w:t xml:space="preserve">Francisco</w:t>
        </w:r>
      </w:ins>
      <w:del w:id="5323" w:author="Editor (Typography)" w:date="2026-09-25T09:00:00Z">
        <w:r>
          <w:delText xml:space="preserve">'</w:delText>
        </w:r>
      </w:del>
      <w:ins w:id="5324" w:author="Editor (Typography)" w:date="2026-09-25T09:00:00Z">
        <w:r>
          <w:t xml:space="preserve">’</w:t>
        </w:r>
      </w:ins>
      <w:r>
        <w:t xml:space="preserve">s trap was his utmost priority.</w:t>
      </w:r>
    </w:p>
    <w:p w14:paraId="65C46BDA" w14:textId="77777777" w:rsidR="003B2240" w:rsidRPr="003B2240" w:rsidRDefault="003B2240" w:rsidP="003B2240">
      <w:commentRangeStart w:id="139"/>
      <w:r>
        <w:t xml:space="preserve">There was a young lady guarding the entrance to </w:t>
      </w:r>
      <w:del w:id="5325" w:author="Editor" w:date="2026-09-25T09:00:00Z">
        <w:r>
          <w:delText xml:space="preserve">the </w:delText>
        </w:r>
      </w:del>
      <w:r>
        <w:t xml:space="preserve">immigration. She saw a </w:t>
      </w:r>
      <w:del w:id="5326" w:author="Editor" w:date="2026-09-25T09:00:00Z">
        <w:r>
          <w:delText xml:space="preserve">person</w:delText>
        </w:r>
      </w:del>
      <w:ins w:id="5327" w:author="Editor" w:date="2026-09-25T09:00:00Z">
        <w:r>
          <w:t xml:space="preserve">man</w:t>
        </w:r>
      </w:ins>
      <w:r>
        <w:t xml:space="preserve"> running</w:t>
      </w:r>
      <w:del w:id="5328" w:author="Editor" w:date="2026-09-25T09:00:00Z">
        <w:r>
          <w:delText xml:space="preserve"> with urgency</w:delText>
        </w:r>
      </w:del>
      <w:r>
        <w:t xml:space="preserve"> towards her. She </w:t>
      </w:r>
      <w:del w:id="5329" w:author="Editor" w:date="2026-09-25T09:00:00Z">
        <w:r>
          <w:delText xml:space="preserve">sprung</w:delText>
        </w:r>
      </w:del>
      <w:ins w:id="5330" w:author="Editor" w:date="2026-09-25T09:00:00Z">
        <w:r>
          <w:t xml:space="preserve">sprang</w:t>
        </w:r>
      </w:ins>
      <w:r>
        <w:t xml:space="preserve"> to her feet and took her gun out of her waist holster. There was enough commotion for passersby to take notice</w:t>
      </w:r>
      <w:del w:id="5331" w:author="Editor" w:date="2026-09-25T09:00:00Z">
        <w:r>
          <w:delText xml:space="preserve"> of, as</w:delText>
        </w:r>
      </w:del>
      <w:ins w:id="5332" w:author="Editor" w:date="2026-09-25T09:00:00Z">
        <w:r>
          <w:t xml:space="preserve">, and</w:t>
        </w:r>
      </w:ins>
      <w:r>
        <w:t xml:space="preserve"> they </w:t>
      </w:r>
      <w:del w:id="5333" w:author="Editor" w:date="2026-09-25T09:00:00Z">
        <w:r>
          <w:delText xml:space="preserve">observed</w:delText>
        </w:r>
      </w:del>
      <w:ins w:id="5334" w:author="Editor" w:date="2026-09-25T09:00:00Z">
        <w:r>
          <w:t xml:space="preserve">watched</w:t>
        </w:r>
      </w:ins>
      <w:r>
        <w:t xml:space="preserve"> with </w:t>
      </w:r>
      <w:del w:id="5335" w:author="Editor" w:date="2026-09-25T09:00:00Z">
        <w:r>
          <w:delText xml:space="preserve">disbelieve</w:delText>
        </w:r>
      </w:del>
      <w:ins w:id="5336" w:author="Editor" w:date="2026-09-25T09:00:00Z">
        <w:r>
          <w:t xml:space="preserve">disbelief</w:t>
        </w:r>
      </w:ins>
      <w:r>
        <w:t xml:space="preserve"> and consternation</w:t>
      </w:r>
      <w:del w:id="5337" w:author="Editor" w:date="2026-09-25T09:00:00Z">
        <w:r>
          <w:delText xml:space="preserve"> to witness any untoward incidence</w:delText>
        </w:r>
      </w:del>
      <w:r>
        <w:t xml:space="preserve">. Maxwell </w:t>
      </w:r>
      <w:del w:id="5338" w:author="Editor" w:date="2026-09-25T09:00:00Z">
        <w:r>
          <w:delText xml:space="preserve">was quick enough to flash</w:delText>
        </w:r>
      </w:del>
      <w:ins w:id="5339" w:author="Editor" w:date="2026-09-25T09:00:00Z">
        <w:r>
          <w:t xml:space="preserve">swiftly flashed</w:t>
        </w:r>
      </w:ins>
      <w:r>
        <w:t xml:space="preserve"> his ID, had a quick word with her and went past the checkpoint. People were curious but soon faded away. </w:t>
      </w:r>
      <w:commentRangeEnd w:id="139"/>
      <w:r>
        <w:commentReference w:id="139"/>
      </w:r>
    </w:p>
    <w:p w14:paraId="3B6A8767" w14:textId="4E7F1EB2" w:rsidR="003B2240" w:rsidRPr="003B2240" w:rsidRDefault="003B2240" w:rsidP="003B2240">
      <w:commentRangeStart w:id="140"/>
      <w:r>
        <w:t xml:space="preserve">He </w:t>
      </w:r>
      <w:del w:id="5340" w:author="Editor" w:date="2026-09-25T09:00:00Z">
        <w:r>
          <w:delText xml:space="preserve">swiveled his way</w:delText>
        </w:r>
      </w:del>
      <w:ins w:id="5341" w:author="Editor" w:date="2026-09-25T09:00:00Z">
        <w:r>
          <w:t xml:space="preserve">headed</w:t>
        </w:r>
      </w:ins>
      <w:r>
        <w:t xml:space="preserve"> through</w:t>
      </w:r>
      <w:ins w:id="5342" w:author="Editor" w:date="2026-09-25T09:00:00Z">
        <w:r>
          <w:t xml:space="preserve"> the</w:t>
        </w:r>
      </w:ins>
      <w:r>
        <w:t xml:space="preserve"> baggage area to </w:t>
      </w:r>
      <w:del w:id="5343" w:author="Editor" w:date="2026-09-25T09:00:00Z">
        <w:r>
          <w:delText xml:space="preserve">the </w:delText>
        </w:r>
      </w:del>
      <w:r>
        <w:t xml:space="preserve">immigration</w:t>
      </w:r>
      <w:del w:id="5344" w:author="Editor" w:date="2026-09-25T09:00:00Z">
        <w:r>
          <w:delText xml:space="preserve"> area</w:delText>
        </w:r>
      </w:del>
      <w:r>
        <w:t xml:space="preserve">.  The lines at the immigration counter were longer than before. His eyes scanned the lines and </w:t>
      </w:r>
      <w:del w:id="5345" w:author="Editor" w:date="2026-09-25T09:00:00Z">
        <w:r>
          <w:delText xml:space="preserve">got fixated</w:delText>
        </w:r>
      </w:del>
      <w:ins w:id="5346" w:author="Editor" w:date="2026-09-25T09:00:00Z">
        <w:r>
          <w:t xml:space="preserve">fixed</w:t>
        </w:r>
      </w:ins>
      <w:r>
        <w:t xml:space="preserve"> on the queue where he </w:t>
      </w:r>
      <w:del w:id="5347" w:author="Editor" w:date="2026-09-25T09:00:00Z">
        <w:r>
          <w:delText xml:space="preserve">saw</w:delText>
        </w:r>
      </w:del>
      <w:ins w:id="5348" w:author="Editor" w:date="2026-09-25T09:00:00Z">
        <w:r>
          <w:t xml:space="preserve">had seen</w:t>
        </w:r>
      </w:ins>
      <w:r>
        <w:t xml:space="preserve"> Sanchez and Stephen waiting not too long ago. His heart sank when he couldn’t see them anywhere. He scanned the remainder of the lines but couldn’t spot them there either. He ran his eyes over the place </w:t>
      </w:r>
      <w:ins w:id="5349" w:author="Editor" w:date="2026-09-25T09:00:00Z">
        <w:r>
          <w:t xml:space="preserve">a </w:t>
        </w:r>
      </w:ins>
      <w:r>
        <w:t xml:space="preserve">few more times, but there was no trace of them. Partially convinced that they might have cleared</w:t>
      </w:r>
      <w:del w:id="5350" w:author="Editor" w:date="2026-09-25T09:00:00Z">
        <w:r>
          <w:delText xml:space="preserve"> the</w:delText>
        </w:r>
      </w:del>
      <w:r>
        <w:t xml:space="preserve"> immigration, he turned back to check the baggage area. He gave a quick glance at the display board </w:t>
      </w:r>
      <w:del w:id="5351" w:author="Editor" w:date="2026-09-25T09:00:00Z">
        <w:r>
          <w:delText xml:space="preserve">to find the carousel number for the flight they were on </w:delText>
        </w:r>
      </w:del>
      <w:r>
        <w:t xml:space="preserve">and noted the belt number</w:t>
      </w:r>
      <w:ins w:id="5352" w:author="Editor" w:date="2026-09-25T09:00:00Z">
        <w:r>
          <w:t xml:space="preserve"> for their flight</w:t>
        </w:r>
      </w:ins>
      <w:r>
        <w:t xml:space="preserve">. He pushed his way through to the carousel. The bags were still pouring </w:t>
      </w:r>
      <w:del w:id="5353" w:author="Editor" w:date="2026-09-25T09:00:00Z">
        <w:r>
          <w:delText xml:space="preserve">on to</w:delText>
        </w:r>
      </w:del>
      <w:ins w:id="5354" w:author="Editor" w:date="2026-09-25T09:00:00Z">
        <w:r>
          <w:t xml:space="preserve">onto</w:t>
        </w:r>
      </w:ins>
      <w:r>
        <w:t xml:space="preserve"> the belt and people were crowding the area looking for their belongings. He scanned the area </w:t>
      </w:r>
      <w:ins w:id="5355" w:author="Editor" w:date="2026-09-25T09:00:00Z">
        <w:r>
          <w:t xml:space="preserve">a </w:t>
        </w:r>
      </w:ins>
      <w:r>
        <w:t xml:space="preserve">few times but failed to locate them. He was perplexed</w:t>
      </w:r>
      <w:del w:id="5356" w:author="Editor" w:date="2026-09-25T09:00:00Z">
        <w:r>
          <w:delText xml:space="preserve">, and his stature reflected uneasiness</w:delText>
        </w:r>
      </w:del>
      <w:ins w:id="5357" w:author="Editor" w:date="2026-09-25T09:00:00Z">
        <w:r>
          <w:t xml:space="preserve"> and uneasy</w:t>
        </w:r>
      </w:ins>
      <w:r>
        <w:t xml:space="preserve">. He took</w:t>
      </w:r>
      <w:ins w:id="5358" w:author="Editor" w:date="2026-09-25T09:00:00Z">
        <w:r>
          <w:t xml:space="preserve"> a</w:t>
        </w:r>
      </w:ins>
      <w:r>
        <w:t xml:space="preserve"> few long strides to reach the waiting area again and was relieved to see </w:t>
      </w:r>
      <w:del w:id="5359" w:author="Editor (Names)" w:date="2026-09-25T09:00:00Z">
        <w:r>
          <w:delText xml:space="preserve">Francis</w:delText>
        </w:r>
      </w:del>
      <w:ins w:id="5360" w:author="Editor (Names)" w:date="2026-09-25T09:00:00Z">
        <w:r>
          <w:t xml:space="preserve">Francisco</w:t>
        </w:r>
      </w:ins>
      <w:r>
        <w:t xml:space="preserve"> still waiting for Sanchez to arrive.</w:t>
      </w:r>
      <w:commentRangeEnd w:id="140"/>
      <w:r>
        <w:commentReference w:id="140"/>
      </w:r>
    </w:p>
    <w:p w14:paraId="00D941E7" w14:textId="60244726" w:rsidR="003B2240" w:rsidRPr="003B2240" w:rsidRDefault="003B2240" w:rsidP="003B2240">
      <w:r>
        <w:t xml:space="preserve">“How is this possible? Have I missed seeing them?” he mumbled. He searched </w:t>
      </w:r>
      <w:del w:id="5361" w:author="Editor" w:date="2026-09-25T09:00:00Z">
        <w:r>
          <w:delText xml:space="preserve">all</w:delText>
        </w:r>
      </w:del>
      <w:ins w:id="5362" w:author="Editor" w:date="2026-09-25T09:00:00Z">
        <w:r>
          <w:t xml:space="preserve">every</w:t>
        </w:r>
      </w:ins>
      <w:r>
        <w:t xml:space="preserve"> outlet but failed to find </w:t>
      </w:r>
      <w:del w:id="5363" w:author="Editor" w:date="2026-09-25T09:00:00Z">
        <w:r>
          <w:delText xml:space="preserve">their</w:delText>
        </w:r>
      </w:del>
      <w:ins w:id="5364" w:author="Editor" w:date="2026-09-25T09:00:00Z">
        <w:r>
          <w:t xml:space="preserve">any</w:t>
        </w:r>
      </w:ins>
      <w:r>
        <w:t xml:space="preserve"> trace</w:t>
      </w:r>
      <w:ins w:id="5365" w:author="Editor" w:date="2026-09-25T09:00:00Z">
        <w:r>
          <w:t xml:space="preserve"> of them</w:t>
        </w:r>
      </w:ins>
      <w:r>
        <w:t xml:space="preserve">. He knew he couldn’t have missed seeing them unless they </w:t>
      </w:r>
      <w:del w:id="5366" w:author="Editor" w:date="2026-09-25T09:00:00Z">
        <w:r>
          <w:delText xml:space="preserve">were</w:delText>
        </w:r>
      </w:del>
      <w:ins w:id="5367" w:author="Editor" w:date="2026-09-25T09:00:00Z">
        <w:r>
          <w:t xml:space="preserve">had been</w:t>
        </w:r>
      </w:ins>
      <w:r>
        <w:t xml:space="preserve"> called upon for secondary checking. He decided to</w:t>
      </w:r>
      <w:del w:id="5368" w:author="Editor" w:date="2026-09-25T09:00:00Z">
        <w:r>
          <w:delText xml:space="preserve"> do a</w:delText>
        </w:r>
      </w:del>
      <w:r>
        <w:t xml:space="preserve"> scan a second time. He paced back to the baggage area</w:t>
      </w:r>
      <w:del w:id="5369" w:author="Editor" w:date="2026-09-25T09:00:00Z">
        <w:r>
          <w:delText xml:space="preserve">,</w:delText>
        </w:r>
      </w:del>
      <w:r>
        <w:t xml:space="preserve"> and checked every </w:t>
      </w:r>
      <w:del w:id="5370" w:author="Editor" w:date="2026-09-25T09:00:00Z">
        <w:r>
          <w:delText xml:space="preserve">avenue</w:delText>
        </w:r>
      </w:del>
      <w:ins w:id="5371" w:author="Editor" w:date="2026-09-25T09:00:00Z">
        <w:r>
          <w:t xml:space="preserve">corner</w:t>
        </w:r>
      </w:ins>
      <w:r>
        <w:t xml:space="preserve">, but failed to spot them again.</w:t>
      </w:r>
    </w:p>
    <w:p w14:paraId="29C1F956" w14:textId="77777777" w:rsidR="003B2240" w:rsidRPr="003B2240" w:rsidRDefault="003B2240" w:rsidP="003B2240">
      <w:r>
        <w:t xml:space="preserve">He was bewildered. “How can they vanish? I was guarding the area like a hawk</w:t>
      </w:r>
      <w:del w:id="5372" w:author="Editor" w:date="2026-09-25T09:00:00Z">
        <w:r>
          <w:delText xml:space="preserve">”,</w:delText>
        </w:r>
      </w:del>
      <w:ins w:id="5373" w:author="Editor" w:date="2026-09-25T09:00:00Z">
        <w:r>
          <w:t xml:space="preserve">,”</w:t>
        </w:r>
      </w:ins>
      <w:r>
        <w:t xml:space="preserve"> he mumbled. </w:t>
      </w:r>
      <w:del w:id="5374" w:author="Editor" w:date="2026-09-25T09:00:00Z">
        <w:r>
          <w:delText xml:space="preserve">Confirmed</w:delText>
        </w:r>
      </w:del>
      <w:ins w:id="5375" w:author="Editor" w:date="2026-09-25T09:00:00Z">
        <w:r>
          <w:t xml:space="preserve">Convinced</w:t>
        </w:r>
      </w:ins>
      <w:r>
        <w:t xml:space="preserve"> they weren’t in the baggage area</w:t>
      </w:r>
      <w:ins w:id="5376" w:author="Editor" w:date="2026-09-25T09:00:00Z">
        <w:r>
          <w:t xml:space="preserve">,</w:t>
        </w:r>
      </w:ins>
      <w:r>
        <w:t xml:space="preserve"> he dashed to the immigration zone. He performed a final thorough scan but failed to locate them again. His options were running out and he decided to </w:t>
      </w:r>
      <w:del w:id="5377" w:author="Editor" w:date="2026-09-25T09:00:00Z">
        <w:r>
          <w:delText xml:space="preserve">do</w:delText>
        </w:r>
      </w:del>
      <w:ins w:id="5378" w:author="Editor" w:date="2026-09-25T09:00:00Z">
        <w:r>
          <w:t xml:space="preserve">make</w:t>
        </w:r>
      </w:ins>
      <w:r>
        <w:t xml:space="preserve"> a formal inquiry.</w:t>
      </w:r>
    </w:p>
    <w:p w14:paraId="1187177C" w14:textId="77777777" w:rsidR="003B2240" w:rsidRPr="003B2240" w:rsidRDefault="003B2240" w:rsidP="003B2240">
      <w:commentRangeStart w:id="141"/>
      <w:r>
        <w:t xml:space="preserve">He approached one of the immigration officers, showed his badge and stated, “The </w:t>
      </w:r>
      <w:del w:id="5379" w:author="Editor" w:date="2026-09-25T09:00:00Z">
        <w:r>
          <w:delText xml:space="preserve">life</w:delText>
        </w:r>
      </w:del>
      <w:ins w:id="5380" w:author="Editor" w:date="2026-09-25T09:00:00Z">
        <w:r>
          <w:t xml:space="preserve">lives</w:t>
        </w:r>
      </w:ins>
      <w:r>
        <w:t xml:space="preserve"> of two people who arrived from </w:t>
      </w:r>
      <w:del w:id="5381" w:author="Editor" w:date="2026-09-25T09:00:00Z">
        <w:r>
          <w:delText xml:space="preserve">Lisbon</w:delText>
        </w:r>
      </w:del>
      <w:ins w:id="5382" w:author="Editor" w:date="2026-09-25T09:00:00Z">
        <w:r>
          <w:t xml:space="preserve">St. Gallen</w:t>
        </w:r>
      </w:ins>
      <w:r>
        <w:t xml:space="preserve"> on TAP airlines this morning </w:t>
      </w:r>
      <w:del w:id="5383" w:author="Editor" w:date="2026-09-25T09:00:00Z">
        <w:r>
          <w:delText xml:space="preserve">is</w:delText>
        </w:r>
      </w:del>
      <w:ins w:id="5384" w:author="Editor" w:date="2026-09-25T09:00:00Z">
        <w:r>
          <w:t xml:space="preserve">are</w:t>
        </w:r>
      </w:ins>
      <w:r>
        <w:t xml:space="preserve"> in danger. I need your urgent help. Their names are Sanchez and Stephen </w:t>
      </w:r>
      <w:del w:id="5385" w:author="Editor (Names)" w:date="2026-09-25T09:00:00Z">
        <w:r>
          <w:delText xml:space="preserve">Roberto</w:delText>
        </w:r>
      </w:del>
      <w:ins w:id="5386" w:author="Editor (Names)" w:date="2026-09-25T09:00:00Z">
        <w:r>
          <w:t xml:space="preserve">Roberti</w:t>
        </w:r>
      </w:ins>
      <w:r>
        <w:t xml:space="preserve">. Can you please find out whether they went past </w:t>
      </w:r>
      <w:del w:id="5387" w:author="Editor" w:date="2026-09-25T09:00:00Z">
        <w:r>
          <w:delText xml:space="preserve">the </w:delText>
        </w:r>
      </w:del>
      <w:r>
        <w:t xml:space="preserve">immigration?”</w:t>
      </w:r>
      <w:commentRangeEnd w:id="141"/>
      <w:r>
        <w:commentReference w:id="141"/>
      </w:r>
    </w:p>
    <w:p w14:paraId="069CBAB7" w14:textId="77777777" w:rsidR="003B2240" w:rsidRPr="003B2240" w:rsidRDefault="003B2240" w:rsidP="003B2240">
      <w:r>
        <w:t xml:space="preserve">The immigration officer wasn’t amused</w:t>
      </w:r>
      <w:del w:id="5388" w:author="Editor" w:date="2026-09-25T09:00:00Z">
        <w:r>
          <w:delText xml:space="preserve">,</w:delText>
        </w:r>
      </w:del>
      <w:ins w:id="5389" w:author="Editor" w:date="2026-09-25T09:00:00Z">
        <w:r>
          <w:t xml:space="preserve">.</w:t>
        </w:r>
      </w:ins>
      <w:r>
        <w:t xml:space="preserve"> “You have to talk to the chief officer. I don’t have the authority to provide what you need.”</w:t>
      </w:r>
    </w:p>
    <w:p w14:paraId="45B3C553" w14:textId="078035A8" w:rsidR="003B2240" w:rsidRPr="003B2240" w:rsidRDefault="003B2240" w:rsidP="003B2240">
      <w:r>
        <w:t xml:space="preserve">Maxwell was exasperated. Unfortunately, he had no other option but to meet the chief officer</w:t>
      </w:r>
      <w:del w:id="5390" w:author="Editor" w:date="2026-09-25T09:00:00Z">
        <w:r>
          <w:delText xml:space="preserve">, with a shade of hesitation he blurted,</w:delText>
        </w:r>
      </w:del>
      <w:ins w:id="5391" w:author="Editor" w:date="2026-09-25T09:00:00Z">
        <w:r>
          <w:t xml:space="preserve">.</w:t>
        </w:r>
      </w:ins>
      <w:r>
        <w:t xml:space="preserve"> “Can you please call upon him promptly</w:t>
      </w:r>
      <w:del w:id="5392" w:author="Editor" w:date="2026-09-25T09:00:00Z">
        <w:r>
          <w:delText xml:space="preserve">.</w:delText>
        </w:r>
      </w:del>
      <w:ins w:id="5393" w:author="Editor" w:date="2026-09-25T09:00:00Z">
        <w:r>
          <w:t xml:space="preserve">?</w:t>
        </w:r>
      </w:ins>
      <w:r>
        <w:t xml:space="preserve"> It is a matter of </w:t>
      </w:r>
      <w:del w:id="5394" w:author="Editor" w:date="2026-09-25T09:00:00Z">
        <w:r>
          <w:delText xml:space="preserve">someone’s </w:delText>
        </w:r>
      </w:del>
      <w:r>
        <w:t xml:space="preserve">life and death.”</w:t>
      </w:r>
    </w:p>
    <w:p w14:paraId="1CA5E43F" w14:textId="2D82C32D" w:rsidR="003B2240" w:rsidRPr="003B2240" w:rsidRDefault="003B2240" w:rsidP="003B2240">
      <w:r>
        <w:t xml:space="preserve">“This way</w:t>
      </w:r>
      <w:del w:id="5395" w:author="Editor" w:date="2026-09-25T09:00:00Z">
        <w:r>
          <w:delText xml:space="preserve">”, the</w:delText>
        </w:r>
      </w:del>
      <w:ins w:id="5396" w:author="Editor" w:date="2026-09-25T09:00:00Z">
        <w:r>
          <w:t xml:space="preserve">.” The</w:t>
        </w:r>
      </w:ins>
      <w:r>
        <w:t xml:space="preserve"> officer showed the path and sauntered with no urgency towards a bank of elevators. Maxwell almost dashed but the officer refused to speed up. The elevator took them to the third floor. The officer instructed him to wait outside</w:t>
      </w:r>
      <w:del w:id="5397" w:author="Editor" w:date="2026-09-25T09:00:00Z">
        <w:r>
          <w:delText xml:space="preserve">, as he</w:delText>
        </w:r>
      </w:del>
      <w:ins w:id="5398" w:author="Editor" w:date="2026-09-25T09:00:00Z">
        <w:r>
          <w:t xml:space="preserve"> and</w:t>
        </w:r>
      </w:ins>
      <w:r>
        <w:t xml:space="preserve"> went </w:t>
      </w:r>
      <w:del w:id="5399" w:author="Editor" w:date="2026-09-25T09:00:00Z">
        <w:r>
          <w:delText xml:space="preserve">past</w:delText>
        </w:r>
      </w:del>
      <w:ins w:id="5400" w:author="Editor" w:date="2026-09-25T09:00:00Z">
        <w:r>
          <w:t xml:space="preserve">through</w:t>
        </w:r>
      </w:ins>
      <w:r>
        <w:t xml:space="preserve"> the door to get the chief officer. It was an excruciating five-minute </w:t>
      </w:r>
      <w:del w:id="5401" w:author="Editor" w:date="2026-09-25T09:00:00Z">
        <w:r>
          <w:delText xml:space="preserve">long </w:delText>
        </w:r>
      </w:del>
      <w:r>
        <w:t xml:space="preserve">wait before the chief appeared. Maxwell wanted to confront </w:t>
      </w:r>
      <w:ins w:id="5402" w:author="Editor" w:date="2026-09-25T09:00:00Z">
        <w:r>
          <w:t xml:space="preserve">them </w:t>
        </w:r>
      </w:ins>
      <w:r>
        <w:t xml:space="preserve">on their </w:t>
      </w:r>
      <w:del w:id="5403" w:author="Editor" w:date="2026-09-25T09:00:00Z">
        <w:r>
          <w:delText xml:space="preserve">incessant</w:delText>
        </w:r>
      </w:del>
      <w:ins w:id="5404" w:author="Editor" w:date="2026-09-25T09:00:00Z">
        <w:r>
          <w:t xml:space="preserve">casual</w:t>
        </w:r>
      </w:ins>
      <w:r>
        <w:t xml:space="preserve"> </w:t>
      </w:r>
      <w:del w:id="5405" w:author="Editor (Spelling)" w:date="2026-09-25T09:00:00Z">
        <w:r>
          <w:delText xml:space="preserve">behavior</w:delText>
        </w:r>
      </w:del>
      <w:ins w:id="5406" w:author="Editor (Spelling)" w:date="2026-09-25T09:00:00Z">
        <w:r>
          <w:t xml:space="preserve">behaviour</w:t>
        </w:r>
      </w:ins>
      <w:r>
        <w:t xml:space="preserve"> but couldn’t do much besides repressing his anger.</w:t>
      </w:r>
    </w:p>
    <w:p w14:paraId="23321403" w14:textId="77777777" w:rsidR="003B2240" w:rsidRPr="003B2240" w:rsidRDefault="003B2240" w:rsidP="003B2240">
      <w:r>
        <w:t xml:space="preserve">“Someone’s life is in danger. I want your help in getting Sanchez and Stephen </w:t>
      </w:r>
      <w:del w:id="5407" w:author="Editor (Names)" w:date="2026-09-25T09:00:00Z">
        <w:r>
          <w:delText xml:space="preserve">Roberto</w:delText>
        </w:r>
      </w:del>
      <w:ins w:id="5408" w:author="Editor (Names)" w:date="2026-09-25T09:00:00Z">
        <w:r>
          <w:t xml:space="preserve">Roberti</w:t>
        </w:r>
      </w:ins>
      <w:r>
        <w:t xml:space="preserve">’s information at the earliest.” He managed to control his rage, but his taut voice couldn’t hide his infuriation.</w:t>
      </w:r>
    </w:p>
    <w:p w14:paraId="533689BC" w14:textId="77777777" w:rsidR="003B2240" w:rsidRPr="003B2240" w:rsidRDefault="003B2240" w:rsidP="003B2240">
      <w:r>
        <w:t xml:space="preserve">The chief officer </w:t>
      </w:r>
      <w:del w:id="5409" w:author="Editor" w:date="2026-09-25T09:00:00Z">
        <w:r>
          <w:delText xml:space="preserve">blurted</w:delText>
        </w:r>
      </w:del>
      <w:ins w:id="5410" w:author="Editor" w:date="2026-09-25T09:00:00Z">
        <w:r>
          <w:t xml:space="preserve">said</w:t>
        </w:r>
      </w:ins>
      <w:r>
        <w:t xml:space="preserve">, “We have some rules here. Can I see your ID? I need to verify your identity first</w:t>
      </w:r>
      <w:del w:id="5411" w:author="Editor" w:date="2026-09-25T09:00:00Z">
        <w:r>
          <w:delText xml:space="preserve">?</w:delText>
        </w:r>
      </w:del>
      <w:ins w:id="5412" w:author="Editor" w:date="2026-09-25T09:00:00Z">
        <w:r>
          <w:t xml:space="preserve">.</w:t>
        </w:r>
      </w:ins>
      <w:r>
        <w:t xml:space="preserve">”</w:t>
      </w:r>
    </w:p>
    <w:p w14:paraId="6E4ED88C" w14:textId="001DB706" w:rsidR="003B2240" w:rsidRPr="003B2240" w:rsidRDefault="003B2240" w:rsidP="003B2240">
      <w:del w:id="5413" w:author="Editor" w:date="2026-09-25T09:00:00Z">
        <w:r>
          <w:delText xml:space="preserve">Maxwell</w:delText>
        </w:r>
      </w:del>
      <w:ins w:id="5414" w:author="Editor" w:date="2026-09-25T09:00:00Z">
        <w:r>
          <w:t xml:space="preserve">Maxwell’s</w:t>
        </w:r>
      </w:ins>
      <w:r>
        <w:t xml:space="preserve"> annoyance was crossing all limits. “You can do all your checks later. If something happens to these people, it will not be good for anyone.”</w:t>
      </w:r>
      <w:del w:id="5415" w:author="Editor" w:date="2026-09-25T09:00:00Z">
        <w:r>
          <w:delText xml:space="preserve"> His voice showed signs of stridency.</w:delText>
        </w:r>
      </w:del>
    </w:p>
    <w:p w14:paraId="61D6583C" w14:textId="77777777" w:rsidR="003B2240" w:rsidRPr="003B2240" w:rsidRDefault="003B2240" w:rsidP="003B2240">
      <w:r>
        <w:t xml:space="preserve">The chief officer looked at him in an indignant way</w:t>
      </w:r>
      <w:del w:id="5416" w:author="Editor" w:date="2026-09-25T09:00:00Z">
        <w:r>
          <w:delText xml:space="preserve">, and with a tight voice</w:delText>
        </w:r>
      </w:del>
      <w:ins w:id="5417" w:author="Editor" w:date="2026-09-25T09:00:00Z">
        <w:r>
          <w:t xml:space="preserve"> and</w:t>
        </w:r>
      </w:ins>
      <w:r>
        <w:t xml:space="preserve"> declared, “This area is under my jurisdiction</w:t>
      </w:r>
      <w:ins w:id="5418" w:author="Editor" w:date="2026-09-25T09:00:00Z">
        <w:r>
          <w:t xml:space="preserve">,</w:t>
        </w:r>
      </w:ins>
      <w:r>
        <w:t xml:space="preserve"> and I define the rules. Follow them or you can leave.”</w:t>
      </w:r>
    </w:p>
    <w:p w14:paraId="7703ECDB" w14:textId="77777777" w:rsidR="003B2240" w:rsidRPr="003B2240" w:rsidRDefault="003B2240" w:rsidP="003B2240">
      <w:r>
        <w:t xml:space="preserve">Maxwell knew arguing with this man wouldn’t help. He pulled out his identification and gave it to him. Though he was </w:t>
      </w:r>
      <w:del w:id="5419" w:author="Editor" w:date="2026-09-25T09:00:00Z">
        <w:r>
          <w:delText xml:space="preserve">stifled</w:delText>
        </w:r>
      </w:del>
      <w:ins w:id="5420" w:author="Editor" w:date="2026-09-25T09:00:00Z">
        <w:r>
          <w:t xml:space="preserve">frustrated</w:t>
        </w:r>
      </w:ins>
      <w:r>
        <w:t xml:space="preserve">, he had no option but to wait. The officer returned after five minutes</w:t>
      </w:r>
      <w:ins w:id="5421" w:author="Editor" w:date="2026-09-25T09:00:00Z">
        <w:r>
          <w:t xml:space="preserve">,</w:t>
        </w:r>
      </w:ins>
      <w:r>
        <w:t xml:space="preserve"> and this time </w:t>
      </w:r>
      <w:del w:id="5422" w:author="Editor" w:date="2026-09-25T09:00:00Z">
        <w:r>
          <w:delText xml:space="preserve">spoke</w:delText>
        </w:r>
      </w:del>
      <w:ins w:id="5423" w:author="Editor" w:date="2026-09-25T09:00:00Z">
        <w:r>
          <w:t xml:space="preserve">said</w:t>
        </w:r>
      </w:ins>
      <w:r>
        <w:t xml:space="preserve"> in a soft tone, “I </w:t>
      </w:r>
      <w:del w:id="5424" w:author="Editor (Spelling)" w:date="2026-09-25T09:00:00Z">
        <w:r>
          <w:delText xml:space="preserve">apologize</w:delText>
        </w:r>
      </w:del>
      <w:ins w:id="5425" w:author="Editor (Spelling)" w:date="2026-09-25T09:00:00Z">
        <w:r>
          <w:t xml:space="preserve">apologise</w:t>
        </w:r>
      </w:ins>
      <w:r>
        <w:t xml:space="preserve">, but as you would appreciate, we need to follow the rules. Now, to your question, they </w:t>
      </w:r>
      <w:del w:id="5426" w:author="Editor" w:date="2026-09-25T09:00:00Z">
        <w:r>
          <w:delText xml:space="preserve">have </w:delText>
        </w:r>
      </w:del>
      <w:r>
        <w:t xml:space="preserve">cleared immigration about 20 minutes back. Hope this helps.”</w:t>
      </w:r>
    </w:p>
    <w:p w14:paraId="6CA27F72" w14:textId="77777777" w:rsidR="003B2240" w:rsidRPr="003B2240" w:rsidRDefault="003B2240" w:rsidP="003B2240">
      <w:commentRangeStart w:id="143"/>
      <w:commentRangeStart w:id="142"/>
      <w:r>
        <w:t xml:space="preserve">Maxwell was flabbergasted</w:t>
      </w:r>
      <w:del w:id="5427" w:author="Editor" w:date="2026-09-25T09:00:00Z">
        <w:r>
          <w:delText xml:space="preserve">. He couldn’t believe what he heard</w:delText>
        </w:r>
      </w:del>
      <w:r>
        <w:t xml:space="preserve">. He thanked them and rushed back to the waiting area. </w:t>
      </w:r>
      <w:del w:id="5428" w:author="Editor (Names)" w:date="2026-09-25T09:00:00Z">
        <w:r>
          <w:delText xml:space="preserve">Francis</w:delText>
        </w:r>
      </w:del>
      <w:ins w:id="5429" w:author="Editor (Names)" w:date="2026-09-25T09:00:00Z">
        <w:r>
          <w:t xml:space="preserve">Francisco</w:t>
        </w:r>
      </w:ins>
      <w:r>
        <w:t xml:space="preserve"> and his </w:t>
      </w:r>
      <w:del w:id="5430" w:author="Editor" w:date="2026-09-25T09:00:00Z">
        <w:r>
          <w:delText xml:space="preserve">accomplice</w:delText>
        </w:r>
      </w:del>
      <w:ins w:id="5431" w:author="Editor" w:date="2026-09-25T09:00:00Z">
        <w:r>
          <w:t xml:space="preserve">accomplices</w:t>
        </w:r>
      </w:ins>
      <w:r>
        <w:t xml:space="preserve"> were still looking for them. A sign of relief appeared on his face</w:t>
      </w:r>
      <w:ins w:id="5432" w:author="Editor" w:date="2026-09-25T09:00:00Z">
        <w:r>
          <w:t xml:space="preserve">,</w:t>
        </w:r>
      </w:ins>
      <w:r>
        <w:t xml:space="preserve"> and he knew Sanchez had outsmarted not only Benedikt’s goons but him as well. It </w:t>
      </w:r>
      <w:del w:id="5433" w:author="Editor" w:date="2026-09-25T09:00:00Z">
        <w:r>
          <w:delText xml:space="preserve">was</w:delText>
        </w:r>
      </w:del>
      <w:ins w:id="5434" w:author="Editor" w:date="2026-09-25T09:00:00Z">
        <w:r>
          <w:t xml:space="preserve">had been</w:t>
        </w:r>
      </w:ins>
      <w:r>
        <w:t xml:space="preserve"> an eventful morning</w:t>
      </w:r>
      <w:ins w:id="5435" w:author="Editor" w:date="2026-09-25T09:00:00Z">
        <w:r>
          <w:t xml:space="preserve">,</w:t>
        </w:r>
      </w:ins>
      <w:r>
        <w:t xml:space="preserve"> and before he could decide what </w:t>
      </w:r>
      <w:del w:id="5436" w:author="Editor" w:date="2026-09-25T09:00:00Z">
        <w:r>
          <w:delText xml:space="preserve">he wanted </w:delText>
        </w:r>
      </w:del>
      <w:r>
        <w:t xml:space="preserve">to do next</w:t>
      </w:r>
      <w:ins w:id="5437" w:author="Editor" w:date="2026-09-25T09:00:00Z">
        <w:r>
          <w:t xml:space="preserve">,</w:t>
        </w:r>
      </w:ins>
      <w:r>
        <w:t xml:space="preserve"> he needed some respite from the mad rush. He grabbed a coffee, found a table and relished his drink. His plan was to see what </w:t>
      </w:r>
      <w:del w:id="5438" w:author="Editor (Names)" w:date="2026-09-25T09:00:00Z">
        <w:r>
          <w:delText xml:space="preserve">Francis</w:delText>
        </w:r>
      </w:del>
      <w:ins w:id="5439" w:author="Editor (Names)" w:date="2026-09-25T09:00:00Z">
        <w:r>
          <w:t xml:space="preserve">Francisco</w:t>
        </w:r>
      </w:ins>
      <w:r>
        <w:t xml:space="preserve"> would do next. Besides</w:t>
      </w:r>
      <w:ins w:id="5440" w:author="Editor" w:date="2026-09-25T09:00:00Z">
        <w:r>
          <w:t xml:space="preserve">,</w:t>
        </w:r>
      </w:ins>
      <w:r>
        <w:t xml:space="preserve"> he wouldn’t have missed the chance of seeing </w:t>
      </w:r>
      <w:del w:id="5441" w:author="Editor (Names)" w:date="2026-09-25T09:00:00Z">
        <w:r>
          <w:delText xml:space="preserve">Francis</w:delText>
        </w:r>
      </w:del>
      <w:ins w:id="5442" w:author="Editor (Names)" w:date="2026-09-25T09:00:00Z">
        <w:r>
          <w:t xml:space="preserve">Francisco</w:t>
        </w:r>
      </w:ins>
      <w:r>
        <w:t xml:space="preserve">’s expression</w:t>
      </w:r>
      <w:del w:id="5443" w:author="Editor" w:date="2026-09-25T09:00:00Z">
        <w:r>
          <w:delText xml:space="preserve">, after he would learn</w:delText>
        </w:r>
      </w:del>
      <w:ins w:id="5444" w:author="Editor" w:date="2026-09-25T09:00:00Z">
        <w:r>
          <w:t xml:space="preserve"> when he learned</w:t>
        </w:r>
      </w:ins>
      <w:r>
        <w:t xml:space="preserve"> the girl he was waiting for</w:t>
      </w:r>
      <w:ins w:id="5445" w:author="Editor" w:date="2026-09-25T09:00:00Z">
        <w:r>
          <w:t xml:space="preserve"> had</w:t>
        </w:r>
      </w:ins>
      <w:r>
        <w:t xml:space="preserve"> outwitted him on the land where he considered himself </w:t>
      </w:r>
      <w:del w:id="5446" w:author="Editor" w:date="2026-09-25T09:00:00Z">
        <w:r>
          <w:delText xml:space="preserve">an</w:delText>
        </w:r>
      </w:del>
      <w:ins w:id="5447" w:author="Editor" w:date="2026-09-25T09:00:00Z">
        <w:r>
          <w:t xml:space="preserve">the</w:t>
        </w:r>
      </w:ins>
      <w:r>
        <w:t xml:space="preserve"> undisputed king, at least until now.</w:t>
      </w:r>
      <w:commentRangeEnd w:id="142"/>
      <w:r>
        <w:commentReference w:id="142"/>
      </w:r>
      <w:commentRangeEnd w:id="143"/>
      <w:r>
        <w:commentReference w:id="143"/>
      </w:r>
    </w:p>
    <w:p w14:paraId="5DFC6814" w14:textId="050BEAC9" w:rsidR="00595D90" w:rsidRPr="003B2240" w:rsidRDefault="0094631C" w:rsidP="003B2240">
      <w:pPr>
        <w:rPr>
          <w:b/>
          <w:sz w:val="25"/>
          <w:szCs w:val="25"/>
        </w:rPr>
      </w:pPr>
      <w:r>
        <w:br w:type="page"/>
      </w:r>
      <w:r>
        <w:rPr>
          <w:b/>
        </w:rPr>
        <w:lastRenderedPageBreak/>
        <w:t>Chapter 26</w:t>
      </w:r>
    </w:p>
    <w:p w14:paraId="043B7C73" w14:textId="77777777" w:rsidR="00595D90" w:rsidRPr="0072419C" w:rsidRDefault="00595D90" w:rsidP="00595D90">
      <w:pPr>
        <w:rPr>
          <w:b/>
        </w:rPr>
      </w:pPr>
      <w:commentRangeStart w:id="144"/>
      <w:r>
        <w:rPr>
          <w:b/>
        </w:rPr>
        <w:t xml:space="preserve">2:30 PM 17th April 2014, </w:t>
      </w:r>
      <w:del w:id="5448" w:author="Editor" w:date="2026-09-25T09:00:00Z">
        <w:r>
          <w:rPr>
            <w:b/>
          </w:rPr>
          <w:delText xml:space="preserve">Lisbon</w:delText>
        </w:r>
      </w:del>
      <w:ins w:id="5449" w:author="Editor" w:date="2026-09-25T09:00:00Z">
        <w:r>
          <w:rPr>
            <w:b/>
          </w:rPr>
          <w:t xml:space="preserve">Nazaré</w:t>
        </w:r>
      </w:ins>
      <w:r>
        <w:rPr>
          <w:b/>
        </w:rPr>
        <w:t xml:space="preserve">, Portugal</w:t>
      </w:r>
      <w:commentRangeEnd w:id="144"/>
      <w:r>
        <w:commentReference w:id="144"/>
      </w:r>
    </w:p>
    <w:p w14:paraId="19669FB8" w14:textId="77777777" w:rsidR="005978A3" w:rsidRPr="005978A3" w:rsidRDefault="005978A3" w:rsidP="005978A3">
      <w:r>
        <w:t xml:space="preserve">The drive to Nazaré was uneventful.  Sanchez remained attentive throughout the ride, doubting every vehicle that trailed their car</w:t>
      </w:r>
      <w:del w:id="5450" w:author="Editor" w:date="2026-09-25T09:00:00Z">
        <w:r>
          <w:delText xml:space="preserve"> and observing every passing vehicle with irresolute eyes</w:delText>
        </w:r>
      </w:del>
      <w:r>
        <w:t xml:space="preserve">. Stephen was too famished to worry about any worldly distractions. Besides, he trusted his companion</w:t>
      </w:r>
      <w:del w:id="5451" w:author="Editor (Typography)" w:date="2026-09-25T09:00:00Z">
        <w:r>
          <w:delText xml:space="preserve">'</w:delText>
        </w:r>
      </w:del>
      <w:ins w:id="5452" w:author="Editor (Typography)" w:date="2026-09-25T09:00:00Z">
        <w:r>
          <w:t xml:space="preserve">’</w:t>
        </w:r>
      </w:ins>
      <w:r>
        <w:t xml:space="preserve">s vigilance, and in a most nonchalant way went for a short siesta. They were in Nazaré </w:t>
      </w:r>
      <w:del w:id="5453" w:author="Editor" w:date="2026-09-25T09:00:00Z">
        <w:r>
          <w:delText xml:space="preserve">late </w:delText>
        </w:r>
      </w:del>
      <w:ins w:id="5454" w:author="Editor" w:date="2026-09-25T09:00:00Z">
        <w:r>
          <w:t xml:space="preserve">by mid-</w:t>
        </w:r>
      </w:ins>
      <w:r>
        <w:t xml:space="preserve">afternoon. The driver dropped them at the town square.</w:t>
      </w:r>
    </w:p>
    <w:p w14:paraId="110A257F" w14:textId="5EAC81FD" w:rsidR="005978A3" w:rsidRPr="005978A3" w:rsidRDefault="005978A3" w:rsidP="005978A3">
      <w:r>
        <w:t xml:space="preserve">“I know you are hungry, but you have to wait for some more time. I am sorry, but I cannot take any chances. Let us walk out of this place and get a taxi from the street.” Sanchez avoided any eye contact while making her point. Stephen was too tired to </w:t>
      </w:r>
      <w:del w:id="5455" w:author="Editor" w:date="2026-09-25T09:00:00Z">
        <w:r>
          <w:delText xml:space="preserve">rejoinder</w:delText>
        </w:r>
      </w:del>
      <w:ins w:id="5456" w:author="Editor" w:date="2026-09-25T09:00:00Z">
        <w:r>
          <w:t xml:space="preserve">argue</w:t>
        </w:r>
      </w:ins>
      <w:r>
        <w:t xml:space="preserve"> and followed her out to the street. The </w:t>
      </w:r>
      <w:del w:id="5457" w:author="Editor" w:date="2026-09-25T09:00:00Z">
        <w:r>
          <w:delText xml:space="preserve">late </w:delText>
        </w:r>
      </w:del>
      <w:r>
        <w:t xml:space="preserve">afternoon breeze was making the sunrays soothing</w:t>
      </w:r>
      <w:del w:id="5458" w:author="Editor" w:date="2026-09-25T09:00:00Z">
        <w:r>
          <w:delText xml:space="preserve"> and calm</w:delText>
        </w:r>
      </w:del>
      <w:r>
        <w:t xml:space="preserve">. The vast white sand beaches </w:t>
      </w:r>
      <w:del w:id="5459" w:author="Editor" w:date="2026-09-25T09:00:00Z">
        <w:r>
          <w:delText xml:space="preserve">expanding the horizons were outlining</w:delText>
        </w:r>
      </w:del>
      <w:ins w:id="5460" w:author="Editor" w:date="2026-09-25T09:00:00Z">
        <w:r>
          <w:t xml:space="preserve">stretching to the horizon made</w:t>
        </w:r>
      </w:ins>
      <w:r>
        <w:t xml:space="preserve"> a breathtaking view. Tourists swarmed the streets, and everyone seemed to be in a blithe mood, but not the </w:t>
      </w:r>
      <w:del w:id="5461" w:author="Editor" w:date="2026-09-25T09:00:00Z">
        <w:r>
          <w:delText xml:space="preserve">Roberto’s</w:delText>
        </w:r>
      </w:del>
      <w:ins w:id="5462" w:author="Editor" w:date="2026-09-25T09:00:00Z">
        <w:r>
          <w:t xml:space="preserve">Robertos</w:t>
        </w:r>
      </w:ins>
      <w:r>
        <w:t xml:space="preserve">. They were in Nazaré for a purpose. The scintillating views and the bohemian atmosphere couldn’t distract them.</w:t>
      </w:r>
    </w:p>
    <w:p w14:paraId="4D4D2FD5" w14:textId="77777777" w:rsidR="005978A3" w:rsidRPr="005978A3" w:rsidRDefault="005978A3" w:rsidP="005978A3">
      <w:commentRangeStart w:id="145"/>
      <w:r>
        <w:t xml:space="preserve">Nazaré being a tourist destination, taxis were in abundance. They hailed one and instructed the driver to head towards Alcobaça, </w:t>
        <w:lastRenderedPageBreak/>
        <w:t>which was in the northeastern part of Nazaré, and with deep anxiousness waited to exit the place.</w:t>
      </w:r>
      <w:commentRangeEnd w:id="145"/>
      <w:r>
        <w:commentReference w:id="145"/>
      </w:r>
    </w:p>
    <w:p w14:paraId="2530EF26" w14:textId="77777777" w:rsidR="005978A3" w:rsidRPr="005978A3" w:rsidRDefault="005978A3" w:rsidP="005978A3">
      <w:r>
        <w:t xml:space="preserve">It was a short trip. They got off near an upscale restaurant. The </w:t>
      </w:r>
      <w:del w:id="5463" w:author="Editor" w:date="2026-09-25T09:00:00Z">
        <w:r>
          <w:delText xml:space="preserve">evening</w:delText>
        </w:r>
      </w:del>
      <w:ins w:id="5464" w:author="Editor" w:date="2026-09-25T09:00:00Z">
        <w:r>
          <w:t xml:space="preserve">afternoon</w:t>
        </w:r>
      </w:ins>
      <w:r>
        <w:t xml:space="preserve"> sun was still glowing, scattering its hue across the wide horizon. Stephen was famished, but not angry. He wanted to make sure Sanchez was aware of that. He forced a smile and </w:t>
      </w:r>
      <w:del w:id="5465" w:author="Editor" w:date="2026-09-25T09:00:00Z">
        <w:r>
          <w:delText xml:space="preserve">with a sotto voice </w:delText>
        </w:r>
      </w:del>
      <w:r>
        <w:t xml:space="preserve">whispered, “If it wasn’t for you</w:t>
      </w:r>
      <w:ins w:id="5466" w:author="Editor" w:date="2026-09-25T09:00:00Z">
        <w:r>
          <w:t xml:space="preserve">,</w:t>
        </w:r>
      </w:ins>
      <w:r>
        <w:t xml:space="preserve"> we would have been hungry and tortured.</w:t>
      </w:r>
      <w:del w:id="5467" w:author="Editor (Typography)" w:date="2026-09-25T09:00:00Z">
        <w:r>
          <w:delText xml:space="preserve">"</w:delText>
        </w:r>
      </w:del>
      <w:ins w:id="5468" w:author="Editor (Typography)" w:date="2026-09-25T09:00:00Z">
        <w:r>
          <w:t xml:space="preserve">”</w:t>
        </w:r>
      </w:ins>
    </w:p>
    <w:p w14:paraId="61534671" w14:textId="77777777" w:rsidR="005978A3" w:rsidRPr="005978A3" w:rsidRDefault="005978A3" w:rsidP="005978A3">
      <w:r>
        <w:t xml:space="preserve">Sanchez couldn’t </w:t>
      </w:r>
      <w:del w:id="5469" w:author="Editor" w:date="2026-09-25T09:00:00Z">
        <w:r>
          <w:delText xml:space="preserve">help from</w:delText>
        </w:r>
      </w:del>
      <w:ins w:id="5470" w:author="Editor" w:date="2026-09-25T09:00:00Z">
        <w:r>
          <w:t xml:space="preserve">resist</w:t>
        </w:r>
      </w:ins>
      <w:r>
        <w:t xml:space="preserve"> having a good laugh and approached the restaurant with a buoyant spirit. Despite the </w:t>
      </w:r>
      <w:del w:id="5471" w:author="Editor" w:date="2026-09-25T09:00:00Z">
        <w:r>
          <w:delText xml:space="preserve">early evening</w:delText>
        </w:r>
      </w:del>
      <w:ins w:id="5472" w:author="Editor" w:date="2026-09-25T09:00:00Z">
        <w:r>
          <w:t xml:space="preserve">late lunch</w:t>
        </w:r>
      </w:ins>
      <w:r>
        <w:t xml:space="preserve"> hour, the restaurant was buzzing with people, </w:t>
      </w:r>
      <w:del w:id="5473" w:author="Editor" w:date="2026-09-25T09:00:00Z">
        <w:r>
          <w:delText xml:space="preserve">giving a strong endorsement</w:delText>
        </w:r>
      </w:del>
      <w:ins w:id="5474" w:author="Editor" w:date="2026-09-25T09:00:00Z">
        <w:r>
          <w:t xml:space="preserve">a clear sign</w:t>
        </w:r>
      </w:ins>
      <w:r>
        <w:t xml:space="preserve"> of a healthy spring tourist </w:t>
      </w:r>
      <w:del w:id="5475" w:author="Editor" w:date="2026-09-25T09:00:00Z">
        <w:r>
          <w:delText xml:space="preserve">onslaught</w:delText>
        </w:r>
      </w:del>
      <w:ins w:id="5476" w:author="Editor" w:date="2026-09-25T09:00:00Z">
        <w:r>
          <w:t xml:space="preserve">season</w:t>
        </w:r>
      </w:ins>
      <w:r>
        <w:t xml:space="preserve"> in this small town of Portugal. The hostess was a charming young girl, dressed in short jeans and a white shirt, which had </w:t>
      </w:r>
      <w:del w:id="5477" w:author="Editor" w:date="2026-09-25T09:00:00Z">
        <w:r>
          <w:delText xml:space="preserve">Cabeco</w:delText>
        </w:r>
      </w:del>
      <w:ins w:id="5478" w:author="Editor" w:date="2026-09-25T09:00:00Z">
        <w:r>
          <w:t xml:space="preserve">Cabeço</w:t>
        </w:r>
      </w:ins>
      <w:r>
        <w:t xml:space="preserve"> embossed</w:t>
      </w:r>
      <w:ins w:id="5479" w:author="Editor" w:date="2026-09-25T09:00:00Z">
        <w:r>
          <w:t xml:space="preserve"> on it</w:t>
        </w:r>
      </w:ins>
      <w:r>
        <w:t xml:space="preserve">.</w:t>
      </w:r>
    </w:p>
    <w:p w14:paraId="52C23B62" w14:textId="77777777" w:rsidR="005978A3" w:rsidRPr="005978A3" w:rsidRDefault="005978A3" w:rsidP="005978A3">
      <w:commentRangeStart w:id="146"/>
      <w:r>
        <w:t xml:space="preserve">Her eyes crinkled and with a beaming smile she </w:t>
      </w:r>
      <w:del w:id="5480" w:author="Editor" w:date="2026-09-25T09:00:00Z">
        <w:r>
          <w:delText xml:space="preserve">spoke “Madam, Onde você</w:delText>
        </w:r>
      </w:del>
      <w:ins w:id="5481" w:author="Editor" w:date="2026-09-25T09:00:00Z">
        <w:r>
          <w:t xml:space="preserve">asked, “Minha senhora, onde</w:t>
        </w:r>
      </w:ins>
      <w:r>
        <w:t xml:space="preserve"> prefere sentar-se, dentro ou </w:t>
      </w:r>
      <w:del w:id="5482" w:author="Editor" w:date="2026-09-25T09:00:00Z">
        <w:r>
          <w:delText xml:space="preserve">for a.</w:delText>
        </w:r>
      </w:del>
      <w:ins w:id="5483" w:author="Editor" w:date="2026-09-25T09:00:00Z">
        <w:r>
          <w:t xml:space="preserve">fora?</w:t>
        </w:r>
      </w:ins>
      <w:r>
        <w:t xml:space="preserve">” (“Where would you prefer to sit, </w:t>
      </w:r>
      <w:del w:id="5484" w:author="Editor" w:date="2026-09-25T09:00:00Z">
        <w:r>
          <w:delText xml:space="preserve">outside or inside.</w:delText>
        </w:r>
      </w:del>
      <w:ins w:id="5485" w:author="Editor" w:date="2026-09-25T09:00:00Z">
        <w:r>
          <w:t xml:space="preserve">inside or outside?</w:t>
        </w:r>
      </w:ins>
      <w:r>
        <w:t xml:space="preserve">”)</w:t>
      </w:r>
      <w:commentRangeEnd w:id="146"/>
      <w:r>
        <w:commentReference w:id="146"/>
      </w:r>
    </w:p>
    <w:p w14:paraId="006D12BF" w14:textId="77777777" w:rsidR="005978A3" w:rsidRPr="005978A3" w:rsidRDefault="005978A3" w:rsidP="005978A3">
      <w:r>
        <w:t xml:space="preserve">Sanchez smiled and </w:t>
      </w:r>
      <w:del w:id="5486" w:author="Editor" w:date="2026-09-25T09:00:00Z">
        <w:r>
          <w:delText xml:space="preserve">spoke</w:delText>
        </w:r>
      </w:del>
      <w:ins w:id="5487" w:author="Editor" w:date="2026-09-25T09:00:00Z">
        <w:r>
          <w:t xml:space="preserve">responded</w:t>
        </w:r>
      </w:ins>
      <w:r>
        <w:t xml:space="preserve"> in Portuguese</w:t>
      </w:r>
      <w:ins w:id="5488" w:author="Editor" w:date="2026-09-25T09:00:00Z">
        <w:r>
          <w:t xml:space="preserve">,</w:t>
        </w:r>
      </w:ins>
      <w:r>
        <w:t xml:space="preserve"> “Dentro seria ótimo. De preferência, </w:t>
      </w:r>
      <w:del w:id="5489" w:author="Editor" w:date="2026-09-25T09:00:00Z">
        <w:r>
          <w:delText xml:space="preserve">um estande com um pouco de privacidade</w:delText>
        </w:r>
      </w:del>
      <w:ins w:id="5490" w:author="Editor" w:date="2026-09-25T09:00:00Z">
        <w:r>
          <w:t xml:space="preserve">uma mesa mais reservada</w:t>
        </w:r>
      </w:ins>
      <w:r>
        <w:t xml:space="preserve">.” (“Inside would be great. Preferably a </w:t>
      </w:r>
      <w:del w:id="5491" w:author="Editor" w:date="2026-09-25T09:00:00Z">
        <w:r>
          <w:delText xml:space="preserve">booth</w:delText>
        </w:r>
      </w:del>
      <w:ins w:id="5492" w:author="Editor" w:date="2026-09-25T09:00:00Z">
        <w:r>
          <w:t xml:space="preserve">table</w:t>
        </w:r>
      </w:ins>
      <w:r>
        <w:t xml:space="preserve"> with some privacy.”)</w:t>
      </w:r>
    </w:p>
    <w:p w14:paraId="7374CB54" w14:textId="77777777" w:rsidR="005978A3" w:rsidRPr="005978A3" w:rsidRDefault="005978A3" w:rsidP="005978A3">
      <w:r>
        <w:t xml:space="preserve">“</w:t>
      </w:r>
      <w:del w:id="5493" w:author="Editor" w:date="2026-09-25T09:00:00Z">
        <w:r>
          <w:delText xml:space="preserve">Certo. Por</w:delText>
        </w:r>
      </w:del>
      <w:ins w:id="5494" w:author="Editor" w:date="2026-09-25T09:00:00Z">
        <w:r>
          <w:t xml:space="preserve">Com certeza. Faça</w:t>
        </w:r>
      </w:ins>
      <w:r>
        <w:t xml:space="preserve"> </w:t>
      </w:r>
      <w:del w:id="5495" w:author="Editor (Spelling)" w:date="2026-09-25T09:00:00Z">
        <w:r>
          <w:delText xml:space="preserve">favor</w:delText>
        </w:r>
      </w:del>
      <w:ins w:id="5496" w:author="Editor (Spelling)" w:date="2026-09-25T09:00:00Z">
        <w:r>
          <w:t xml:space="preserve">favour</w:t>
        </w:r>
      </w:ins>
      <w:del w:id="5497" w:author="Editor" w:date="2026-09-25T09:00:00Z">
        <w:r>
          <w:delText xml:space="preserve">, siga -me desta maneira</w:delText>
        </w:r>
      </w:del>
      <w:ins w:id="5498" w:author="Editor" w:date="2026-09-25T09:00:00Z">
        <w:r>
          <w:t xml:space="preserve"> de me acompanhar</w:t>
        </w:r>
      </w:ins>
      <w:r>
        <w:t xml:space="preserve">.” (“Sure. Please follow me</w:t>
      </w:r>
      <w:del w:id="5499" w:author="Editor" w:date="2026-09-25T09:00:00Z">
        <w:r>
          <w:delText xml:space="preserve"> this way.”) and she</w:delText>
        </w:r>
      </w:del>
      <w:ins w:id="5500" w:author="Editor" w:date="2026-09-25T09:00:00Z">
        <w:r>
          <w:t xml:space="preserve">.”) She</w:t>
        </w:r>
      </w:ins>
      <w:r>
        <w:t xml:space="preserve"> led them inside.</w:t>
      </w:r>
    </w:p>
    <w:p w14:paraId="62A93A38" w14:textId="737E3AAA" w:rsidR="005978A3" w:rsidRPr="005978A3" w:rsidRDefault="005978A3" w:rsidP="005978A3">
      <w:commentRangeStart w:id="147"/>
      <w:r>
        <w:t xml:space="preserve">They settled in a booth</w:t>
      </w:r>
      <w:del w:id="5501" w:author="Editor" w:date="2026-09-25T09:00:00Z">
        <w:r>
          <w:delText xml:space="preserve">, which was</w:delText>
        </w:r>
      </w:del>
      <w:r>
        <w:t xml:space="preserve"> diagonally opposite</w:t>
      </w:r>
      <w:del w:id="5502" w:author="Editor" w:date="2026-09-25T09:00:00Z">
        <w:r>
          <w:delText xml:space="preserve"> to where</w:delText>
        </w:r>
      </w:del>
      <w:r>
        <w:t xml:space="preserve"> the guest entrance</w:t>
      </w:r>
      <w:del w:id="5503" w:author="Editor" w:date="2026-09-25T09:00:00Z">
        <w:r>
          <w:delText xml:space="preserve"> was located</w:delText>
        </w:r>
      </w:del>
      <w:r>
        <w:t xml:space="preserve">. This gave Sanchez a good view of the people entering the restaurant, allowing her to watch for any intruder without inviting any undue attention. The ambiance of the restaurant was pleasant, well supported by its modern décor. Located on top of a hill, the restaurant had a picturesque view of the region. </w:t>
      </w:r>
      <w:del w:id="5504" w:author="Editor" w:date="2026-09-25T09:00:00Z">
        <w:r>
          <w:delText xml:space="preserve">Nature was kind to this part of the world. With</w:delText>
        </w:r>
      </w:del>
      <w:ins w:id="5505" w:author="Editor" w:date="2026-09-25T09:00:00Z">
        <w:r>
          <w:t xml:space="preserve">With the</w:t>
        </w:r>
      </w:ins>
      <w:r>
        <w:t xml:space="preserve"> lush green hilltop covered with wildflowers and the vastness of the Atlantic Ocean, it was an elegant sight. The occasional goats and horses </w:t>
      </w:r>
      <w:del w:id="5506" w:author="Editor" w:date="2026-09-25T09:00:00Z">
        <w:r>
          <w:delText xml:space="preserve">grazing</w:delText>
        </w:r>
      </w:del>
      <w:ins w:id="5507" w:author="Editor" w:date="2026-09-25T09:00:00Z">
        <w:r>
          <w:t xml:space="preserve">grazed</w:t>
        </w:r>
      </w:ins>
      <w:r>
        <w:t xml:space="preserve"> the land down below</w:t>
      </w:r>
      <w:del w:id="5508" w:author="Editor" w:date="2026-09-25T09:00:00Z">
        <w:r>
          <w:delText xml:space="preserve"> was a scintillating view</w:delText>
        </w:r>
      </w:del>
      <w:r>
        <w:t xml:space="preserve">. Inside the restaurant, there was a live band playing </w:t>
      </w:r>
      <w:del w:id="5509" w:author="Editor" w:date="2026-09-25T09:00:00Z">
        <w:r>
          <w:delText xml:space="preserve">the </w:delText>
        </w:r>
      </w:del>
      <w:r>
        <w:t xml:space="preserve">traditional Portuguese</w:t>
      </w:r>
      <w:del w:id="5510" w:author="Editor" w:date="2026-09-25T09:00:00Z">
        <w:r>
          <w:delText xml:space="preserve"> 15th-century</w:delText>
        </w:r>
      </w:del>
      <w:r>
        <w:t xml:space="preserve"> Fado music. Keeping the tradition of the Fado alive, </w:t>
      </w:r>
      <w:del w:id="5511" w:author="Editor" w:date="2026-09-25T09:00:00Z">
        <w:r>
          <w:delText xml:space="preserve">there was </w:delText>
        </w:r>
      </w:del>
      <w:r>
        <w:t xml:space="preserve">a solo singer</w:t>
      </w:r>
      <w:ins w:id="5512" w:author="Editor" w:date="2026-09-25T09:00:00Z">
        <w:r>
          <w:t xml:space="preserve"> was</w:t>
        </w:r>
      </w:ins>
      <w:r>
        <w:t xml:space="preserve"> well supported by two people with </w:t>
      </w:r>
      <w:del w:id="5513" w:author="Editor" w:date="2026-09-25T09:00:00Z">
        <w:r>
          <w:delText xml:space="preserve">a </w:delText>
        </w:r>
      </w:del>
      <w:r>
        <w:t xml:space="preserve">wire-strung acoustic </w:t>
      </w:r>
      <w:del w:id="5514" w:author="Editor" w:date="2026-09-25T09:00:00Z">
        <w:r>
          <w:delText xml:space="preserve">guitar</w:delText>
        </w:r>
      </w:del>
      <w:ins w:id="5515" w:author="Editor" w:date="2026-09-25T09:00:00Z">
        <w:r>
          <w:t xml:space="preserve">guitars</w:t>
        </w:r>
      </w:ins>
      <w:r>
        <w:t xml:space="preserve">. Fado </w:t>
      </w:r>
      <w:del w:id="5516" w:author="Editor" w:date="2026-09-25T09:00:00Z">
        <w:r>
          <w:delText xml:space="preserve">express</w:delText>
        </w:r>
      </w:del>
      <w:ins w:id="5517" w:author="Editor" w:date="2026-09-25T09:00:00Z">
        <w:r>
          <w:t xml:space="preserve">expresses</w:t>
        </w:r>
      </w:ins>
      <w:r>
        <w:t xml:space="preserve"> sadness, but the version performed by the band hardly reflected any glumness. Indisputably, it was a modified version to meet the </w:t>
      </w:r>
      <w:del w:id="5518" w:author="Editor" w:date="2026-09-25T09:00:00Z">
        <w:r>
          <w:delText xml:space="preserve">audience need but</w:delText>
        </w:r>
      </w:del>
      <w:ins w:id="5519" w:author="Editor" w:date="2026-09-25T09:00:00Z">
        <w:r>
          <w:t xml:space="preserve">audience’s needs, but it</w:t>
        </w:r>
      </w:ins>
      <w:r>
        <w:t xml:space="preserve"> was done tastefully</w:t>
      </w:r>
      <w:ins w:id="5520" w:author="Editor" w:date="2026-09-25T09:00:00Z">
        <w:r>
          <w:t xml:space="preserve">,</w:t>
        </w:r>
      </w:ins>
      <w:r>
        <w:t xml:space="preserve"> preserving the local heritage.</w:t>
      </w:r>
      <w:commentRangeEnd w:id="147"/>
      <w:r>
        <w:commentReference w:id="147"/>
      </w:r>
    </w:p>
    <w:p w14:paraId="112B6085" w14:textId="206AF958" w:rsidR="005978A3" w:rsidRPr="005978A3" w:rsidRDefault="005978A3" w:rsidP="005978A3">
      <w:commentRangeStart w:id="148"/>
      <w:r>
        <w:t xml:space="preserve">They ordered a bottle of Douro </w:t>
      </w:r>
      <w:del w:id="5521" w:author="Editor" w:date="2026-09-25T09:00:00Z">
        <w:r>
          <w:delText xml:space="preserve">Red</w:delText>
        </w:r>
      </w:del>
      <w:ins w:id="5522" w:author="Editor" w:date="2026-09-25T09:00:00Z">
        <w:r>
          <w:t xml:space="preserve">red</w:t>
        </w:r>
      </w:ins>
      <w:r>
        <w:t xml:space="preserve">, one of the best Portuguese dry wines. Stephen settled for an </w:t>
      </w:r>
      <w:del w:id="5523" w:author="Editor" w:date="2026-09-25T09:00:00Z">
        <w:r>
          <w:delText xml:space="preserve">Acorda shrimp</w:delText>
        </w:r>
      </w:del>
      <w:ins w:id="5524" w:author="Editor" w:date="2026-09-25T09:00:00Z">
        <w:r>
          <w:t xml:space="preserve">açorda de camarão</w:t>
        </w:r>
      </w:ins>
      <w:r>
        <w:t xml:space="preserve"> and Sanchez ordered cod in olive oil</w:t>
      </w:r>
      <w:del w:id="5525" w:author="Editor" w:date="2026-09-25T09:00:00Z">
        <w:r>
          <w:delText xml:space="preserve">, the</w:delText>
        </w:r>
      </w:del>
      <w:ins w:id="5526" w:author="Editor" w:date="2026-09-25T09:00:00Z">
        <w:r>
          <w:t xml:space="preserve">. The</w:t>
        </w:r>
      </w:ins>
      <w:r>
        <w:t xml:space="preserve"> place was famous for seafood, like any good restaurant in this ocean-facing village. It was </w:t>
      </w:r>
      <w:del w:id="5527" w:author="Editor" w:date="2026-09-25T09:00:00Z">
        <w:r>
          <w:delText xml:space="preserve">quarter past eight</w:delText>
        </w:r>
      </w:del>
      <w:ins w:id="5528" w:author="Editor" w:date="2026-09-25T09:00:00Z">
        <w:r>
          <w:t xml:space="preserve">nearly five</w:t>
        </w:r>
      </w:ins>
      <w:r>
        <w:t xml:space="preserve"> when they concluded their </w:t>
      </w:r>
      <w:del w:id="5529" w:author="Editor" w:date="2026-09-25T09:00:00Z">
        <w:r>
          <w:delText xml:space="preserve">dinner</w:delText>
        </w:r>
      </w:del>
      <w:ins w:id="5530" w:author="Editor" w:date="2026-09-25T09:00:00Z">
        <w:r>
          <w:t xml:space="preserve">meal</w:t>
        </w:r>
      </w:ins>
      <w:r>
        <w:t xml:space="preserve">, looking </w:t>
      </w:r>
      <w:del w:id="5531" w:author="Editor" w:date="2026-09-25T09:00:00Z">
        <w:r>
          <w:delText xml:space="preserve">contempt and regaled</w:delText>
        </w:r>
      </w:del>
      <w:ins w:id="5532" w:author="Editor" w:date="2026-09-25T09:00:00Z">
        <w:r>
          <w:t xml:space="preserve">content</w:t>
        </w:r>
      </w:ins>
      <w:r>
        <w:t xml:space="preserve">. Sanchez was relieved, for no untoward event</w:t>
      </w:r>
      <w:ins w:id="5533" w:author="Editor" w:date="2026-09-25T09:00:00Z">
        <w:r>
          <w:t xml:space="preserve"> had</w:t>
        </w:r>
      </w:ins>
      <w:r>
        <w:t xml:space="preserve"> occurred since they left the City Hall. She was convinced this time she had successfully evaded her pursuers. But despite </w:t>
      </w:r>
      <w:del w:id="5534" w:author="Editor" w:date="2026-09-25T09:00:00Z">
        <w:r>
          <w:delText xml:space="preserve">the</w:delText>
        </w:r>
      </w:del>
      <w:ins w:id="5535" w:author="Editor" w:date="2026-09-25T09:00:00Z">
        <w:r>
          <w:t xml:space="preserve">her</w:t>
        </w:r>
      </w:ins>
      <w:r>
        <w:t xml:space="preserve"> confidence, she didn</w:t>
      </w:r>
      <w:del w:id="5536" w:author="Editor (Typography)" w:date="2026-09-25T09:00:00Z">
        <w:r>
          <w:delText xml:space="preserve">'</w:delText>
        </w:r>
      </w:del>
      <w:ins w:id="5537" w:author="Editor (Typography)" w:date="2026-09-25T09:00:00Z">
        <w:r>
          <w:t xml:space="preserve">’</w:t>
        </w:r>
      </w:ins>
      <w:r>
        <w:t xml:space="preserve">t </w:t>
      </w:r>
      <w:del w:id="5538" w:author="Editor" w:date="2026-09-25T09:00:00Z">
        <w:r>
          <w:delText xml:space="preserve">put her vigilance guards off</w:delText>
        </w:r>
      </w:del>
      <w:ins w:id="5539" w:author="Editor" w:date="2026-09-25T09:00:00Z">
        <w:r>
          <w:t xml:space="preserve">let her guard down</w:t>
        </w:r>
      </w:ins>
      <w:r>
        <w:t xml:space="preserve">. Her eyes still searched the area with inquisitiveness and </w:t>
      </w:r>
      <w:del w:id="5540" w:author="Editor (Spelling)" w:date="2026-09-25T09:00:00Z">
        <w:r>
          <w:delText xml:space="preserve">vigor</w:delText>
        </w:r>
      </w:del>
      <w:ins w:id="5541" w:author="Editor (Spelling)" w:date="2026-09-25T09:00:00Z">
        <w:r>
          <w:t xml:space="preserve">vigour</w:t>
        </w:r>
      </w:ins>
      <w:r>
        <w:t xml:space="preserve">.</w:t>
      </w:r>
      <w:commentRangeEnd w:id="148"/>
      <w:r>
        <w:commentReference w:id="148"/>
      </w:r>
    </w:p>
    <w:p w14:paraId="4822908E" w14:textId="77777777" w:rsidR="005978A3" w:rsidRPr="005978A3" w:rsidRDefault="005978A3" w:rsidP="005978A3">
      <w:r>
        <w:t xml:space="preserve">It was time to ditch their fancy clothes. Both headed to the restroom and came back appearing like tourists. Sanchez was wearing </w:t>
      </w:r>
      <w:del w:id="5542" w:author="Editor" w:date="2026-09-25T09:00:00Z">
        <w:r>
          <w:delText xml:space="preserve">a </w:delText>
        </w:r>
      </w:del>
      <w:r>
        <w:t xml:space="preserve">white Capri</w:t>
      </w:r>
      <w:ins w:id="5543" w:author="Editor" w:date="2026-09-25T09:00:00Z">
        <w:r>
          <w:t xml:space="preserve"> pants</w:t>
        </w:r>
      </w:ins>
      <w:r>
        <w:t xml:space="preserve">, a flaxen </w:t>
      </w:r>
      <w:del w:id="5544" w:author="Editor (Spelling)" w:date="2026-09-25T09:00:00Z">
        <w:r>
          <w:delText xml:space="preserve">colored</w:delText>
        </w:r>
      </w:del>
      <w:ins w:id="5545" w:author="Editor (Spelling)" w:date="2026-09-25T09:00:00Z">
        <w:r>
          <w:t xml:space="preserve">coloured</w:t>
        </w:r>
      </w:ins>
      <w:r>
        <w:t xml:space="preserve"> shirt, and a bandana. Stephen wore </w:t>
      </w:r>
      <w:del w:id="5546" w:author="Editor" w:date="2026-09-25T09:00:00Z">
        <w:r>
          <w:delText xml:space="preserve">a jean</w:delText>
        </w:r>
      </w:del>
      <w:ins w:id="5547" w:author="Editor" w:date="2026-09-25T09:00:00Z">
        <w:r>
          <w:t xml:space="preserve">jeans</w:t>
        </w:r>
      </w:ins>
      <w:r>
        <w:t xml:space="preserve"> and a polo T-Shirt. Both were wearing beach sandals. Soon they walked past the restaurant towards the main marketplace. The </w:t>
      </w:r>
      <w:del w:id="5548" w:author="Editor" w:date="2026-09-25T09:00:00Z">
        <w:r>
          <w:delText xml:space="preserve">evening </w:delText>
        </w:r>
      </w:del>
      <w:r>
        <w:t xml:space="preserve">breeze made the environment much cooler and</w:t>
      </w:r>
      <w:ins w:id="5549" w:author="Editor" w:date="2026-09-25T09:00:00Z">
        <w:r>
          <w:t xml:space="preserve"> more</w:t>
        </w:r>
      </w:ins>
      <w:r>
        <w:t xml:space="preserve"> pleasant. The streets were still crowded with </w:t>
      </w:r>
      <w:del w:id="5550" w:author="Editor" w:date="2026-09-25T09:00:00Z">
        <w:r>
          <w:delText xml:space="preserve">tourist</w:delText>
        </w:r>
      </w:del>
      <w:ins w:id="5551" w:author="Editor" w:date="2026-09-25T09:00:00Z">
        <w:r>
          <w:t xml:space="preserve">tourists</w:t>
        </w:r>
      </w:ins>
      <w:r>
        <w:t xml:space="preserve">, mostly shopping or heading out for </w:t>
      </w:r>
      <w:del w:id="5552" w:author="Editor" w:date="2026-09-25T09:00:00Z">
        <w:r>
          <w:delText xml:space="preserve">a good</w:delText>
        </w:r>
      </w:del>
      <w:ins w:id="5553" w:author="Editor" w:date="2026-09-25T09:00:00Z">
        <w:r>
          <w:t xml:space="preserve">the</w:t>
        </w:r>
      </w:ins>
      <w:r>
        <w:t xml:space="preserve"> nightlife.</w:t>
      </w:r>
    </w:p>
    <w:p w14:paraId="711060F0" w14:textId="77777777" w:rsidR="005978A3" w:rsidRPr="005978A3" w:rsidRDefault="005978A3" w:rsidP="005978A3">
      <w:commentRangeStart w:id="149"/>
      <w:del w:id="5554" w:author="Editor" w:date="2026-09-25T09:00:00Z">
        <w:r>
          <w:delText xml:space="preserve">One of </w:delText>
        </w:r>
      </w:del>
      <w:r>
        <w:t xml:space="preserve">Stephen’s close friend Jules was in Nazaré. As part of an exchange </w:t>
      </w:r>
      <w:del w:id="5555" w:author="Editor (Spelling)" w:date="2026-09-25T09:00:00Z">
        <w:r>
          <w:delText xml:space="preserve">program</w:delText>
        </w:r>
      </w:del>
      <w:ins w:id="5556" w:author="Editor (Spelling)" w:date="2026-09-25T09:00:00Z">
        <w:r>
          <w:t xml:space="preserve">programme</w:t>
        </w:r>
      </w:ins>
      <w:r>
        <w:t xml:space="preserve">, Jules </w:t>
      </w:r>
      <w:del w:id="5557" w:author="Editor" w:date="2026-09-25T09:00:00Z">
        <w:r>
          <w:delText xml:space="preserve">was</w:delText>
        </w:r>
      </w:del>
      <w:ins w:id="5558" w:author="Editor" w:date="2026-09-25T09:00:00Z">
        <w:r>
          <w:t xml:space="preserve">had been</w:t>
        </w:r>
      </w:ins>
      <w:r>
        <w:t xml:space="preserve"> in Ayr for about six months. </w:t>
      </w:r>
      <w:del w:id="5559" w:author="Editor" w:date="2026-09-25T09:00:00Z">
        <w:r>
          <w:delText xml:space="preserve">In</w:delText>
        </w:r>
      </w:del>
      <w:ins w:id="5560" w:author="Editor" w:date="2026-09-25T09:00:00Z">
        <w:r>
          <w:t xml:space="preserve">On</w:t>
        </w:r>
      </w:ins>
      <w:r>
        <w:t xml:space="preserve"> one of his countryside exploration </w:t>
      </w:r>
      <w:del w:id="5561" w:author="Editor" w:date="2026-09-25T09:00:00Z">
        <w:r>
          <w:delText xml:space="preserve">trip</w:delText>
        </w:r>
      </w:del>
      <w:ins w:id="5562" w:author="Editor" w:date="2026-09-25T09:00:00Z">
        <w:r>
          <w:t xml:space="preserve">trips</w:t>
        </w:r>
      </w:ins>
      <w:r>
        <w:t xml:space="preserve">, he was in Stephen’s village</w:t>
      </w:r>
      <w:ins w:id="5563" w:author="Editor" w:date="2026-09-25T09:00:00Z">
        <w:r>
          <w:t xml:space="preserve">,</w:t>
        </w:r>
      </w:ins>
      <w:r>
        <w:t xml:space="preserve"> where both met and became good friends. He kept visiting Stephen during his stay </w:t>
      </w:r>
      <w:del w:id="5564" w:author="Editor" w:date="2026-09-25T09:00:00Z">
        <w:r>
          <w:delText xml:space="preserve">at</w:delText>
        </w:r>
      </w:del>
      <w:ins w:id="5565" w:author="Editor" w:date="2026-09-25T09:00:00Z">
        <w:r>
          <w:t xml:space="preserve">in</w:t>
        </w:r>
      </w:ins>
      <w:r>
        <w:t xml:space="preserve"> Ayr. Jules </w:t>
      </w:r>
      <w:del w:id="5566" w:author="Editor (Spelling)" w:date="2026-09-25T09:00:00Z">
        <w:r>
          <w:delText xml:space="preserve">specialized</w:delText>
        </w:r>
      </w:del>
      <w:ins w:id="5567" w:author="Editor (Spelling)" w:date="2026-09-25T09:00:00Z">
        <w:r>
          <w:t xml:space="preserve">specialised</w:t>
        </w:r>
      </w:ins>
      <w:r>
        <w:t xml:space="preserve"> in cartography. It was Stephen’s idea to take </w:t>
      </w:r>
      <w:del w:id="5568" w:author="Editor" w:date="2026-09-25T09:00:00Z">
        <w:r>
          <w:delText xml:space="preserve">Jules</w:delText>
        </w:r>
      </w:del>
      <w:ins w:id="5569" w:author="Editor" w:date="2026-09-25T09:00:00Z">
        <w:r>
          <w:t xml:space="preserve">Jules’s</w:t>
        </w:r>
      </w:ins>
      <w:r>
        <w:t xml:space="preserve"> help to decipher the map. Sanchez was </w:t>
      </w:r>
      <w:del w:id="5570" w:author="Editor (Spelling)" w:date="2026-09-25T09:00:00Z">
        <w:r>
          <w:delText xml:space="preserve">skeptical</w:delText>
        </w:r>
      </w:del>
      <w:ins w:id="5571" w:author="Editor (Spelling)" w:date="2026-09-25T09:00:00Z">
        <w:r>
          <w:t xml:space="preserve">sceptical</w:t>
        </w:r>
      </w:ins>
      <w:r>
        <w:t xml:space="preserve"> in the beginning, but Stephen succeeded in </w:t>
      </w:r>
      <w:del w:id="5572" w:author="Editor" w:date="2026-09-25T09:00:00Z">
        <w:r>
          <w:delText xml:space="preserve">coercing her to believe him</w:delText>
        </w:r>
      </w:del>
      <w:ins w:id="5573" w:author="Editor" w:date="2026-09-25T09:00:00Z">
        <w:r>
          <w:t xml:space="preserve">convincing her</w:t>
        </w:r>
      </w:ins>
      <w:r>
        <w:t xml:space="preserve">. For he was certain Jules could keep secrets.</w:t>
      </w:r>
      <w:commentRangeEnd w:id="149"/>
      <w:r>
        <w:commentReference w:id="149"/>
      </w:r>
    </w:p>
    <w:p w14:paraId="1C63D0B9" w14:textId="77777777" w:rsidR="005978A3" w:rsidRPr="005978A3" w:rsidRDefault="005978A3" w:rsidP="005978A3">
      <w:r>
        <w:t xml:space="preserve">Stephen hadn’t got a chance to let Jules know about </w:t>
      </w:r>
      <w:del w:id="5574" w:author="Editor" w:date="2026-09-25T09:00:00Z">
        <w:r>
          <w:delText xml:space="preserve">his</w:delText>
        </w:r>
      </w:del>
      <w:ins w:id="5575" w:author="Editor" w:date="2026-09-25T09:00:00Z">
        <w:r>
          <w:t xml:space="preserve">their</w:t>
        </w:r>
      </w:ins>
      <w:r>
        <w:t xml:space="preserve"> arrival.  Jules was expecting them but was unsure when they would arrive. Sanchez had </w:t>
      </w:r>
      <w:ins w:id="5576" w:author="Editor" w:date="2026-09-25T09:00:00Z">
        <w:r>
          <w:t xml:space="preserve">given </w:t>
        </w:r>
      </w:ins>
      <w:r>
        <w:t xml:space="preserve">strict instructions to keep the phones off. If Jules had tried calling them</w:t>
      </w:r>
      <w:ins w:id="5577" w:author="Editor" w:date="2026-09-25T09:00:00Z">
        <w:r>
          <w:t xml:space="preserve">,</w:t>
        </w:r>
      </w:ins>
      <w:r>
        <w:t xml:space="preserve"> he wouldn’t have succeeded. Stephen didn</w:t>
      </w:r>
      <w:del w:id="5578" w:author="Editor (Typography)" w:date="2026-09-25T09:00:00Z">
        <w:r>
          <w:delText xml:space="preserve">'</w:delText>
        </w:r>
      </w:del>
      <w:ins w:id="5579" w:author="Editor (Typography)" w:date="2026-09-25T09:00:00Z">
        <w:r>
          <w:t xml:space="preserve">’</w:t>
        </w:r>
      </w:ins>
      <w:r>
        <w:t xml:space="preserve">t want to appear unannounced and decided to give him a call. He spotted a public phone booth and dialed the number. Soon Jules was on the line.  After exchanging pleasantries</w:t>
      </w:r>
      <w:ins w:id="5580" w:author="Editor" w:date="2026-09-25T09:00:00Z">
        <w:r>
          <w:t xml:space="preserve">,</w:t>
        </w:r>
      </w:ins>
      <w:r>
        <w:t xml:space="preserve"> Jules offered to pick them up. Stephen resisted but </w:t>
      </w:r>
      <w:del w:id="5581" w:author="Editor" w:date="2026-09-25T09:00:00Z">
        <w:r>
          <w:delText xml:space="preserve">resigned on</w:delText>
        </w:r>
      </w:del>
      <w:ins w:id="5582" w:author="Editor" w:date="2026-09-25T09:00:00Z">
        <w:r>
          <w:t xml:space="preserve">gave in to</w:t>
        </w:r>
      </w:ins>
      <w:r>
        <w:t xml:space="preserve"> Jules’s</w:t>
      </w:r>
      <w:del w:id="5583" w:author="Editor" w:date="2026-09-25T09:00:00Z">
        <w:r>
          <w:delText xml:space="preserve"> consistent</w:delText>
        </w:r>
      </w:del>
      <w:r>
        <w:t xml:space="preserve"> insistence. Jules </w:t>
      </w:r>
      <w:del w:id="5584" w:author="Editor" w:date="2026-09-25T09:00:00Z">
        <w:r>
          <w:delText xml:space="preserve">needed about thirty minutes</w:delText>
        </w:r>
      </w:del>
      <w:ins w:id="5585" w:author="Editor" w:date="2026-09-25T09:00:00Z">
        <w:r>
          <w:t xml:space="preserve">could not get away before half past eight</w:t>
        </w:r>
      </w:ins>
      <w:r>
        <w:t xml:space="preserve"> and asked them to meet him </w:t>
      </w:r>
      <w:ins w:id="5586" w:author="Editor" w:date="2026-09-25T09:00:00Z">
        <w:r>
          <w:t xml:space="preserve">then </w:t>
        </w:r>
      </w:ins>
      <w:r>
        <w:t xml:space="preserve">at a </w:t>
      </w:r>
      <w:del w:id="5587" w:author="Editor" w:date="2026-09-25T09:00:00Z">
        <w:r>
          <w:delText xml:space="preserve">close by</w:delText>
        </w:r>
      </w:del>
      <w:ins w:id="5588" w:author="Editor" w:date="2026-09-25T09:00:00Z">
        <w:r>
          <w:t xml:space="preserve">nearby</w:t>
        </w:r>
      </w:ins>
      <w:r>
        <w:t xml:space="preserve"> pub.</w:t>
      </w:r>
    </w:p>
    <w:p w14:paraId="3C4B14A9" w14:textId="53096E5F" w:rsidR="005978A3" w:rsidRPr="005978A3" w:rsidRDefault="005978A3" w:rsidP="005978A3">
      <w:r>
        <w:t xml:space="preserve">For the first time that evening</w:t>
      </w:r>
      <w:ins w:id="5589" w:author="Editor" w:date="2026-09-25T09:00:00Z">
        <w:r>
          <w:t xml:space="preserve">,</w:t>
        </w:r>
      </w:ins>
      <w:r>
        <w:t xml:space="preserve"> Sanchez appeared a little comforted. While Stephen was on the phone</w:t>
      </w:r>
      <w:ins w:id="5590" w:author="Editor" w:date="2026-09-25T09:00:00Z">
        <w:r>
          <w:t xml:space="preserve">,</w:t>
        </w:r>
      </w:ins>
      <w:r>
        <w:t xml:space="preserve"> she strolled across the street to the wooden benches by the beach corridor. She sat on an empty bench and gazed blankly at the wide-open ocean. The crashing sound of the waves was an integral part of nature’s calmness, and she was lost in </w:t>
      </w:r>
      <w:del w:id="5591" w:author="Editor" w:date="2026-09-25T09:00:00Z">
        <w:r>
          <w:delText xml:space="preserve">nature's captivity</w:delText>
        </w:r>
      </w:del>
      <w:ins w:id="5592" w:author="Editor" w:date="2026-09-25T09:00:00Z">
        <w:r>
          <w:t xml:space="preserve">it</w:t>
        </w:r>
      </w:ins>
      <w:r>
        <w:t xml:space="preserve">.</w:t>
      </w:r>
    </w:p>
    <w:p w14:paraId="27646DDD" w14:textId="77777777" w:rsidR="005978A3" w:rsidRPr="005978A3" w:rsidRDefault="005978A3" w:rsidP="005978A3">
      <w:r>
        <w:t xml:space="preserve">Stephen walked out of the booth, and to his horror, he couldn’t locate Sanchez anywhere. He was perplexed, agitated and scared, all at the same time. Many untoward </w:t>
      </w:r>
      <w:del w:id="5593" w:author="Editor" w:date="2026-09-25T09:00:00Z">
        <w:r>
          <w:delText xml:space="preserve">perturbations</w:delText>
        </w:r>
      </w:del>
      <w:ins w:id="5594" w:author="Editor" w:date="2026-09-25T09:00:00Z">
        <w:r>
          <w:t xml:space="preserve">fears</w:t>
        </w:r>
      </w:ins>
      <w:r>
        <w:t xml:space="preserve"> crossed his mind, and with every passing minute, he started to lose </w:t>
      </w:r>
      <w:del w:id="5595" w:author="Editor" w:date="2026-09-25T09:00:00Z">
        <w:r>
          <w:delText xml:space="preserve">his</w:delText>
        </w:r>
      </w:del>
      <w:ins w:id="5596" w:author="Editor" w:date="2026-09-25T09:00:00Z">
        <w:r>
          <w:t xml:space="preserve">the</w:t>
        </w:r>
      </w:ins>
      <w:r>
        <w:t xml:space="preserve"> plot. He frantically started to look around</w:t>
      </w:r>
      <w:ins w:id="5597" w:author="Editor" w:date="2026-09-25T09:00:00Z">
        <w:r>
          <w:t xml:space="preserve">,</w:t>
        </w:r>
      </w:ins>
      <w:r>
        <w:t xml:space="preserve"> and after about five minutes of </w:t>
      </w:r>
      <w:del w:id="5598" w:author="Editor" w:date="2026-09-25T09:00:00Z">
        <w:r>
          <w:delText xml:space="preserve">incredulous search</w:delText>
        </w:r>
      </w:del>
      <w:ins w:id="5599" w:author="Editor" w:date="2026-09-25T09:00:00Z">
        <w:r>
          <w:t xml:space="preserve">searching</w:t>
        </w:r>
      </w:ins>
      <w:r>
        <w:t xml:space="preserve">, he found her sitting on a bench right across the street. He was relieved to see her, but his anger refused to subside. “I have been looking for you all over the place. You could have at least told me before coming here.” His tone was a shade below screaming.</w:t>
      </w:r>
    </w:p>
    <w:p w14:paraId="52D7824A" w14:textId="77777777" w:rsidR="005978A3" w:rsidRPr="005978A3" w:rsidRDefault="005978A3" w:rsidP="005978A3">
      <w:r>
        <w:t xml:space="preserve">Sanchez didn’t react and kept gazing</w:t>
      </w:r>
      <w:ins w:id="5600" w:author="Editor" w:date="2026-09-25T09:00:00Z">
        <w:r>
          <w:t xml:space="preserve"> at</w:t>
        </w:r>
      </w:ins>
      <w:r>
        <w:t xml:space="preserve"> the vast openness. After a brief pause</w:t>
      </w:r>
      <w:ins w:id="5601" w:author="Editor" w:date="2026-09-25T09:00:00Z">
        <w:r>
          <w:t xml:space="preserve">,</w:t>
        </w:r>
      </w:ins>
      <w:r>
        <w:t xml:space="preserve"> she broke the silence</w:t>
      </w:r>
      <w:del w:id="5602" w:author="Editor" w:date="2026-09-25T09:00:00Z">
        <w:r>
          <w:delText xml:space="preserve">,</w:delText>
        </w:r>
      </w:del>
      <w:ins w:id="5603" w:author="Editor" w:date="2026-09-25T09:00:00Z">
        <w:r>
          <w:t xml:space="preserve">.</w:t>
        </w:r>
      </w:ins>
      <w:r>
        <w:t xml:space="preserve"> “Stephen, come sit beside me. This place is so pristine, so beautiful. You need to experience this.”</w:t>
      </w:r>
    </w:p>
    <w:p w14:paraId="30AE23E8" w14:textId="77777777" w:rsidR="005978A3" w:rsidRPr="005978A3" w:rsidRDefault="005978A3" w:rsidP="005978A3">
      <w:commentRangeStart w:id="150"/>
      <w:r>
        <w:t xml:space="preserve">He looked away to observe what his sister was trying to explain. He was instantly drawn to the quietude that resided in the emptiness of the night. Unlike the streets, which</w:t>
      </w:r>
      <w:del w:id="5604" w:author="Editor" w:date="2026-09-25T09:00:00Z">
        <w:r>
          <w:delText xml:space="preserve">,</w:delText>
        </w:r>
      </w:del>
      <w:r>
        <w:t xml:space="preserve"> were swarming with tourists, there was no visible soul near the water. The only noticeable </w:t>
      </w:r>
      <w:del w:id="5605" w:author="Editor" w:date="2026-09-25T09:00:00Z">
        <w:r>
          <w:delText xml:space="preserve">sound was</w:delText>
        </w:r>
      </w:del>
      <w:ins w:id="5606" w:author="Editor" w:date="2026-09-25T09:00:00Z">
        <w:r>
          <w:t xml:space="preserve">sounds were</w:t>
        </w:r>
      </w:ins>
      <w:r>
        <w:t xml:space="preserve"> the crashing waves and the occasional </w:t>
      </w:r>
      <w:del w:id="5607" w:author="Editor" w:date="2026-09-25T09:00:00Z">
        <w:r>
          <w:delText xml:space="preserve">creeks</w:delText>
        </w:r>
      </w:del>
      <w:ins w:id="5608" w:author="Editor" w:date="2026-09-25T09:00:00Z">
        <w:r>
          <w:t xml:space="preserve">cries</w:t>
        </w:r>
      </w:ins>
      <w:r>
        <w:t xml:space="preserve"> of the seagulls. He sat beside her and with a soft tone mentioned</w:t>
      </w:r>
      <w:del w:id="5609" w:author="Editor" w:date="2026-09-25T09:00:00Z">
        <w:r>
          <w:delText xml:space="preserve"> about</w:delText>
        </w:r>
      </w:del>
      <w:r>
        <w:t xml:space="preserve"> his conversation with Jules. The talks receded, and they kept to themselves as if agreeing to an unstated protocol to stay by the ocean for as long as time would permit.</w:t>
      </w:r>
      <w:commentRangeEnd w:id="150"/>
      <w:r>
        <w:commentReference w:id="150"/>
      </w:r>
    </w:p>
    <w:p w14:paraId="1BE71F38" w14:textId="77777777" w:rsidR="00A510D7" w:rsidRDefault="00A510D7">
      <w:pPr>
        <w:spacing w:line="259" w:lineRule="auto"/>
        <w:jc w:val="left"/>
        <w:rPr>
          <w:b/>
        </w:rPr>
      </w:pPr>
      <w:r>
        <w:rPr>
          <w:b/>
        </w:rPr>
        <w:br w:type="page"/>
      </w:r>
    </w:p>
    <w:p w14:paraId="4E05950D" w14:textId="269E2466" w:rsidR="00595D90" w:rsidRPr="0072419C" w:rsidRDefault="00595D90" w:rsidP="00F56514">
      <w:pPr>
        <w:outlineLvl w:val="0"/>
        <w:rPr>
          <w:b/>
        </w:rPr>
      </w:pPr>
      <w:r>
        <w:rPr>
          <w:b/>
        </w:rPr>
        <w:lastRenderedPageBreak/>
        <w:t>Chapter 27</w:t>
      </w:r>
    </w:p>
    <w:p w14:paraId="4EC8FE3C" w14:textId="77777777" w:rsidR="00595D90" w:rsidRPr="0072419C" w:rsidRDefault="00595D90" w:rsidP="00595D90">
      <w:pPr>
        <w:rPr>
          <w:b/>
        </w:rPr>
      </w:pPr>
      <w:commentRangeStart w:id="151"/>
      <w:del w:id="5610" w:author="Editor" w:date="2026-09-25T09:00:00Z">
        <w:r>
          <w:rPr>
            <w:b/>
          </w:rPr>
          <w:delText xml:space="preserve">1:30 PM</w:delText>
        </w:r>
      </w:del>
      <w:ins w:id="5611" w:author="Editor" w:date="2026-09-25T09:00:00Z">
        <w:r>
          <w:rPr>
            <w:b/>
          </w:rPr>
          <w:t xml:space="preserve">11:30 AM</w:t>
        </w:r>
      </w:ins>
      <w:r>
        <w:rPr>
          <w:b/>
        </w:rPr>
        <w:t xml:space="preserve"> 17th April 2014, Lisbon, Portugal</w:t>
      </w:r>
      <w:commentRangeEnd w:id="151"/>
      <w:r>
        <w:commentReference w:id="151"/>
      </w:r>
    </w:p>
    <w:p w14:paraId="240F8606" w14:textId="100E2E00" w:rsidR="00435406" w:rsidRPr="00435406" w:rsidRDefault="00435406" w:rsidP="00435406">
      <w:commentRangeStart w:id="153"/>
      <w:commentRangeStart w:id="152"/>
      <w:r>
        <w:t xml:space="preserve">Maxwell was on his second cup of coffee when he saw </w:t>
      </w:r>
      <w:del w:id="5612" w:author="Editor (Names)" w:date="2026-09-25T09:00:00Z">
        <w:r>
          <w:delText xml:space="preserve">Francis</w:delText>
        </w:r>
      </w:del>
      <w:ins w:id="5613" w:author="Editor (Names)" w:date="2026-09-25T09:00:00Z">
        <w:r>
          <w:t xml:space="preserve">Francisco</w:t>
        </w:r>
      </w:ins>
      <w:r>
        <w:t xml:space="preserve"> huddling with his team. From his </w:t>
      </w:r>
      <w:del w:id="5614" w:author="Editor" w:date="2026-09-25T09:00:00Z">
        <w:r>
          <w:delText xml:space="preserve">delirious</w:delText>
        </w:r>
      </w:del>
      <w:ins w:id="5615" w:author="Editor" w:date="2026-09-25T09:00:00Z">
        <w:r>
          <w:t xml:space="preserve">frantic</w:t>
        </w:r>
      </w:ins>
      <w:r>
        <w:t xml:space="preserve"> appearance, it was evident he was aware of Sanchez’s disappearance. Soon </w:t>
      </w:r>
      <w:del w:id="5616" w:author="Editor (Names)" w:date="2026-09-25T09:00:00Z">
        <w:r>
          <w:delText xml:space="preserve">Francis</w:delText>
        </w:r>
      </w:del>
      <w:ins w:id="5617" w:author="Editor (Names)" w:date="2026-09-25T09:00:00Z">
        <w:r>
          <w:t xml:space="preserve">Francisco</w:t>
        </w:r>
      </w:ins>
      <w:del w:id="5618" w:author="Editor (Typography)" w:date="2026-09-25T09:00:00Z">
        <w:r>
          <w:delText xml:space="preserve">'</w:delText>
        </w:r>
      </w:del>
      <w:ins w:id="5619" w:author="Editor (Typography)" w:date="2026-09-25T09:00:00Z">
        <w:r>
          <w:t xml:space="preserve">’</w:t>
        </w:r>
      </w:ins>
      <w:r>
        <w:t xml:space="preserve">s men spread out in different directions. A couple of them went towards the metro station, </w:t>
      </w:r>
      <w:ins w:id="5620" w:author="Editor" w:date="2026-09-25T09:00:00Z">
        <w:r>
          <w:t xml:space="preserve">a </w:t>
        </w:r>
      </w:ins>
      <w:r>
        <w:t xml:space="preserve">few rushed to the arrival gate</w:t>
      </w:r>
      <w:ins w:id="5621" w:author="Editor" w:date="2026-09-25T09:00:00Z">
        <w:r>
          <w:t xml:space="preserve">,</w:t>
        </w:r>
      </w:ins>
      <w:r>
        <w:t xml:space="preserve"> and </w:t>
      </w:r>
      <w:del w:id="5622" w:author="Editor (Names)" w:date="2026-09-25T09:00:00Z">
        <w:r>
          <w:delText xml:space="preserve">Francis</w:delText>
        </w:r>
      </w:del>
      <w:ins w:id="5623" w:author="Editor (Names)" w:date="2026-09-25T09:00:00Z">
        <w:r>
          <w:t xml:space="preserve">Francisco</w:t>
        </w:r>
      </w:ins>
      <w:del w:id="5624" w:author="Editor" w:date="2026-09-25T09:00:00Z">
        <w:r>
          <w:delText xml:space="preserve"> accompanied</w:delText>
        </w:r>
      </w:del>
      <w:ins w:id="5625" w:author="Editor" w:date="2026-09-25T09:00:00Z">
        <w:r>
          <w:t xml:space="preserve">,</w:t>
        </w:r>
      </w:ins>
      <w:r>
        <w:t xml:space="preserve"> with two of his accomplices</w:t>
      </w:r>
      <w:del w:id="5626" w:author="Editor" w:date="2026-09-25T09:00:00Z">
        <w:r>
          <w:delText xml:space="preserve"> rushed</w:delText>
        </w:r>
      </w:del>
      <w:ins w:id="5627" w:author="Editor" w:date="2026-09-25T09:00:00Z">
        <w:r>
          <w:t xml:space="preserve">, headed</w:t>
        </w:r>
      </w:ins>
      <w:r>
        <w:t xml:space="preserve"> to the baggage area. It took him a while to convince the security officer before he got access to the restricted zone. After about twenty minutes he came back to the waiting area. He looked flummoxed and wandered like a lost soul</w:t>
      </w:r>
      <w:del w:id="5628" w:author="Editor" w:date="2026-09-25T09:00:00Z">
        <w:r>
          <w:delText xml:space="preserve">, unsure and clueless</w:delText>
        </w:r>
      </w:del>
      <w:r>
        <w:t xml:space="preserve">. Maxwell couldn’t resist</w:t>
      </w:r>
      <w:del w:id="5629" w:author="Editor" w:date="2026-09-25T09:00:00Z">
        <w:r>
          <w:delText xml:space="preserve"> from</w:delText>
        </w:r>
      </w:del>
      <w:r>
        <w:t xml:space="preserve"> smiling and enjoyed every moment of </w:t>
      </w:r>
      <w:del w:id="5630" w:author="Editor (Names)" w:date="2026-09-25T09:00:00Z">
        <w:r>
          <w:delText xml:space="preserve">Francis</w:delText>
        </w:r>
      </w:del>
      <w:ins w:id="5631" w:author="Editor (Names)" w:date="2026-09-25T09:00:00Z">
        <w:r>
          <w:t xml:space="preserve">Francisco</w:t>
        </w:r>
      </w:ins>
      <w:r>
        <w:t xml:space="preserve">’s despondency. </w:t>
      </w:r>
      <w:del w:id="5632" w:author="Editor (Names)" w:date="2026-09-25T09:00:00Z">
        <w:r>
          <w:delText xml:space="preserve">Francis</w:delText>
        </w:r>
      </w:del>
      <w:ins w:id="5633" w:author="Editor (Names)" w:date="2026-09-25T09:00:00Z">
        <w:r>
          <w:t xml:space="preserve">Francisco</w:t>
        </w:r>
      </w:ins>
      <w:r>
        <w:t xml:space="preserve"> spent</w:t>
      </w:r>
      <w:ins w:id="5634" w:author="Editor" w:date="2026-09-25T09:00:00Z">
        <w:r>
          <w:t xml:space="preserve"> a</w:t>
        </w:r>
      </w:ins>
      <w:r>
        <w:t xml:space="preserve"> few more minutes in the waiting area running helter-skelter in his last</w:t>
      </w:r>
      <w:del w:id="5635" w:author="Editor" w:date="2026-09-25T09:00:00Z">
        <w:r>
          <w:delText xml:space="preserve"> ditched</w:delText>
        </w:r>
      </w:del>
      <w:ins w:id="5636" w:author="Editor" w:date="2026-09-25T09:00:00Z">
        <w:r>
          <w:t xml:space="preserve">-ditch</w:t>
        </w:r>
      </w:ins>
      <w:r>
        <w:t xml:space="preserve"> attempt to locate Sanchez. </w:t>
      </w:r>
      <w:del w:id="5637" w:author="Editor" w:date="2026-09-25T09:00:00Z">
        <w:r>
          <w:delText xml:space="preserve">After some time of scurrying around, he</w:delText>
        </w:r>
      </w:del>
      <w:ins w:id="5638" w:author="Editor" w:date="2026-09-25T09:00:00Z">
        <w:r>
          <w:t xml:space="preserve">He</w:t>
        </w:r>
      </w:ins>
      <w:r>
        <w:t xml:space="preserve"> </w:t>
      </w:r>
      <w:del w:id="5639" w:author="Editor (Spelling)" w:date="2026-09-25T09:00:00Z">
        <w:r>
          <w:delText xml:space="preserve">realized</w:delText>
        </w:r>
      </w:del>
      <w:ins w:id="5640" w:author="Editor (Spelling)" w:date="2026-09-25T09:00:00Z">
        <w:r>
          <w:t xml:space="preserve">realised</w:t>
        </w:r>
      </w:ins>
      <w:r>
        <w:t xml:space="preserve"> his worst fear was a reality now. Without further ado, he dashed to the departure gate. A black Mercedes van was waiting for him. Soon he disappeared behind the sliding door, and the van zoomed past with a screeching noise.</w:t>
      </w:r>
      <w:commentRangeEnd w:id="152"/>
      <w:r>
        <w:commentReference w:id="152"/>
      </w:r>
      <w:commentRangeEnd w:id="153"/>
      <w:r>
        <w:commentReference w:id="153"/>
      </w:r>
    </w:p>
    <w:p w14:paraId="02954D21" w14:textId="77777777" w:rsidR="00435406" w:rsidRPr="00435406" w:rsidRDefault="00435406" w:rsidP="00435406">
      <w:r>
        <w:t xml:space="preserve">Maxwell </w:t>
      </w:r>
      <w:del w:id="5641" w:author="Editor" w:date="2026-09-25T09:00:00Z">
        <w:r>
          <w:delText xml:space="preserve">sprinted behind</w:delText>
        </w:r>
      </w:del>
      <w:ins w:id="5642" w:author="Editor" w:date="2026-09-25T09:00:00Z">
        <w:r>
          <w:t xml:space="preserve">hurried after</w:t>
        </w:r>
      </w:ins>
      <w:r>
        <w:t xml:space="preserve"> </w:t>
      </w:r>
      <w:del w:id="5643" w:author="Editor (Names)" w:date="2026-09-25T09:00:00Z">
        <w:r>
          <w:delText xml:space="preserve">Francis</w:delText>
        </w:r>
      </w:del>
      <w:ins w:id="5644" w:author="Editor (Names)" w:date="2026-09-25T09:00:00Z">
        <w:r>
          <w:t xml:space="preserve">Francisco</w:t>
        </w:r>
      </w:ins>
      <w:ins w:id="5645" w:author="Editor" w:date="2026-09-25T09:00:00Z">
        <w:r>
          <w:t xml:space="preserve">,</w:t>
        </w:r>
      </w:ins>
      <w:r>
        <w:t xml:space="preserve"> but with caution. He had pre-arranged a car to follow Sanchez, but ironically his plan had altered. He tapped a number on his phone and soon his car appeared at the departure gate. He took the front seat next to the driver and instructed him to go after the van. The man behind the </w:t>
      </w:r>
      <w:del w:id="5646" w:author="Editor" w:date="2026-09-25T09:00:00Z">
        <w:r>
          <w:delText xml:space="preserve">wheels was a police officer, he</w:delText>
        </w:r>
      </w:del>
      <w:ins w:id="5647" w:author="Editor" w:date="2026-09-25T09:00:00Z">
        <w:r>
          <w:t xml:space="preserve">wheel</w:t>
        </w:r>
      </w:ins>
      <w:r>
        <w:t xml:space="preserve"> was a local</w:t>
      </w:r>
      <w:ins w:id="5648" w:author="Editor" w:date="2026-09-25T09:00:00Z">
        <w:r>
          <w:t xml:space="preserve"> police officer,</w:t>
        </w:r>
      </w:ins>
      <w:r>
        <w:t xml:space="preserve"> and he traced the van</w:t>
      </w:r>
      <w:del w:id="5649" w:author="Editor (Typography)" w:date="2026-09-25T09:00:00Z">
        <w:r>
          <w:delText xml:space="preserve">'</w:delText>
        </w:r>
      </w:del>
      <w:ins w:id="5650" w:author="Editor (Typography)" w:date="2026-09-25T09:00:00Z">
        <w:r>
          <w:t xml:space="preserve">’</w:t>
        </w:r>
      </w:ins>
      <w:r>
        <w:t xml:space="preserve">s path with utmost discretion.</w:t>
      </w:r>
    </w:p>
    <w:p w14:paraId="34BCA043" w14:textId="39F855DE" w:rsidR="00435406" w:rsidRPr="00435406" w:rsidRDefault="00435406" w:rsidP="00435406">
      <w:commentRangeStart w:id="154"/>
      <w:r>
        <w:t xml:space="preserve">The traffic at the airport was thinning down as most of the morning flights had landed. It was </w:t>
      </w:r>
      <w:del w:id="5651" w:author="Editor" w:date="2026-09-25T09:00:00Z">
        <w:r>
          <w:delText xml:space="preserve">past</w:delText>
        </w:r>
      </w:del>
      <w:ins w:id="5652" w:author="Editor" w:date="2026-09-25T09:00:00Z">
        <w:r>
          <w:t xml:space="preserve">nearly</w:t>
        </w:r>
      </w:ins>
      <w:r>
        <w:t xml:space="preserve"> noon and the sun was shining brightly in this westernmost </w:t>
      </w:r>
      <w:del w:id="5653" w:author="Editor" w:date="2026-09-25T09:00:00Z">
        <w:r>
          <w:delText xml:space="preserve">city</w:delText>
        </w:r>
      </w:del>
      <w:ins w:id="5654" w:author="Editor" w:date="2026-09-25T09:00:00Z">
        <w:r>
          <w:t xml:space="preserve">capital</w:t>
        </w:r>
      </w:ins>
      <w:r>
        <w:t xml:space="preserve"> of continental Europe. The wagon was crisscrossing the traffic</w:t>
      </w:r>
      <w:del w:id="5655" w:author="Editor" w:date="2026-09-25T09:00:00Z">
        <w:r>
          <w:delText xml:space="preserve">, driving hastily</w:delText>
        </w:r>
      </w:del>
      <w:r>
        <w:t xml:space="preserve">, trying to find its way out from the airport terminal in the shortest possible timeframe. Their car was </w:t>
      </w:r>
      <w:del w:id="5656" w:author="Editor" w:date="2026-09-25T09:00:00Z">
        <w:r>
          <w:delText xml:space="preserve">behind </w:delText>
        </w:r>
      </w:del>
      <w:r>
        <w:t xml:space="preserve">a couple of cars </w:t>
      </w:r>
      <w:del w:id="5657" w:author="Editor" w:date="2026-09-25T09:00:00Z">
        <w:r>
          <w:delText xml:space="preserve">from</w:delText>
        </w:r>
      </w:del>
      <w:ins w:id="5658" w:author="Editor" w:date="2026-09-25T09:00:00Z">
        <w:r>
          <w:t xml:space="preserve">behind</w:t>
        </w:r>
      </w:ins>
      <w:r>
        <w:t xml:space="preserve"> the van and trod its path without much urgency, for the van was big and </w:t>
      </w:r>
      <w:del w:id="5659" w:author="Editor" w:date="2026-09-25T09:00:00Z">
        <w:r>
          <w:delText xml:space="preserve">was </w:delText>
        </w:r>
      </w:del>
      <w:r>
        <w:t xml:space="preserve">clearly visible from </w:t>
      </w:r>
      <w:ins w:id="5660" w:author="Editor" w:date="2026-09-25T09:00:00Z">
        <w:r>
          <w:t xml:space="preserve">a </w:t>
        </w:r>
      </w:ins>
      <w:r>
        <w:t xml:space="preserve">distance. After </w:t>
      </w:r>
      <w:del w:id="5661" w:author="Editor" w:date="2026-09-25T09:00:00Z">
        <w:r>
          <w:delText xml:space="preserve">about</w:delText>
        </w:r>
      </w:del>
      <w:ins w:id="5662" w:author="Editor" w:date="2026-09-25T09:00:00Z">
        <w:r>
          <w:t xml:space="preserve">a</w:t>
        </w:r>
      </w:ins>
      <w:r>
        <w:t xml:space="preserve"> few minutes of maneuvering, the wagon took the A12 highway ramp. Their car followed </w:t>
      </w:r>
      <w:del w:id="5663" w:author="Editor" w:date="2026-09-25T09:00:00Z">
        <w:r>
          <w:delText xml:space="preserve">through </w:delText>
        </w:r>
      </w:del>
      <w:r>
        <w:t xml:space="preserve">and got </w:t>
      </w:r>
      <w:del w:id="5664" w:author="Editor" w:date="2026-09-25T09:00:00Z">
        <w:r>
          <w:delText xml:space="preserve">on to</w:delText>
        </w:r>
      </w:del>
      <w:ins w:id="5665" w:author="Editor" w:date="2026-09-25T09:00:00Z">
        <w:r>
          <w:t xml:space="preserve">onto</w:t>
        </w:r>
      </w:ins>
      <w:r>
        <w:t xml:space="preserve"> the motorway. Once on the highway, the van took the extreme left lane and drove at a high speed. The motorway was densely populated with vehicles, enough for Maxwell to </w:t>
      </w:r>
      <w:del w:id="5666" w:author="Editor" w:date="2026-09-25T09:00:00Z">
        <w:r>
          <w:delText xml:space="preserve">take the shield</w:delText>
        </w:r>
      </w:del>
      <w:ins w:id="5667" w:author="Editor" w:date="2026-09-25T09:00:00Z">
        <w:r>
          <w:t xml:space="preserve">stay hidden</w:t>
        </w:r>
      </w:ins>
      <w:r>
        <w:t xml:space="preserve">. The van kept cruising for twenty minutes before taking the exit towards highway N4 and soon entered the parking lot of </w:t>
      </w:r>
      <w:ins w:id="5668" w:author="Editor" w:date="2026-09-25T09:00:00Z">
        <w:r>
          <w:t xml:space="preserve">the </w:t>
        </w:r>
      </w:ins>
      <w:r>
        <w:t xml:space="preserve">Montijo private terminal. The traffic at the entrance of the airport was sparse</w:t>
      </w:r>
      <w:del w:id="5669" w:author="Editor" w:date="2026-09-25T09:00:00Z">
        <w:r>
          <w:delText xml:space="preserve">,</w:delText>
        </w:r>
      </w:del>
      <w:ins w:id="5670" w:author="Editor" w:date="2026-09-25T09:00:00Z">
        <w:r>
          <w:t xml:space="preserve">.</w:t>
        </w:r>
      </w:ins>
      <w:r>
        <w:t xml:space="preserve"> Maxwell instructed the officer to head straight on </w:t>
      </w:r>
      <w:ins w:id="5671" w:author="Editor" w:date="2026-09-25T09:00:00Z">
        <w:r>
          <w:t xml:space="preserve">the </w:t>
        </w:r>
      </w:ins>
      <w:r>
        <w:t xml:space="preserve">N4 to avoid any direct confrontation with </w:t>
      </w:r>
      <w:del w:id="5672" w:author="Editor (Names)" w:date="2026-09-25T09:00:00Z">
        <w:r>
          <w:delText xml:space="preserve">Francis</w:delText>
        </w:r>
      </w:del>
      <w:ins w:id="5673" w:author="Editor (Names)" w:date="2026-09-25T09:00:00Z">
        <w:r>
          <w:t xml:space="preserve">Francisco</w:t>
        </w:r>
      </w:ins>
      <w:r>
        <w:t xml:space="preserve">.</w:t>
      </w:r>
      <w:commentRangeEnd w:id="154"/>
      <w:r>
        <w:commentReference w:id="154"/>
      </w:r>
    </w:p>
    <w:p w14:paraId="435D09CD" w14:textId="34DD08A4" w:rsidR="00435406" w:rsidRPr="00435406" w:rsidRDefault="00435406" w:rsidP="00435406">
      <w:commentRangeStart w:id="155"/>
      <w:r>
        <w:t xml:space="preserve">He was confident of </w:t>
      </w:r>
      <w:del w:id="5674" w:author="Editor (Names)" w:date="2026-09-25T09:00:00Z">
        <w:r>
          <w:delText xml:space="preserve">Francis</w:delText>
        </w:r>
      </w:del>
      <w:ins w:id="5675" w:author="Editor (Names)" w:date="2026-09-25T09:00:00Z">
        <w:r>
          <w:t xml:space="preserve">Francisco</w:t>
        </w:r>
      </w:ins>
      <w:r>
        <w:t xml:space="preserve">’s location and had </w:t>
      </w:r>
      <w:del w:id="5676" w:author="Editor" w:date="2026-09-25T09:00:00Z">
        <w:r>
          <w:delText xml:space="preserve">a</w:delText>
        </w:r>
      </w:del>
      <w:ins w:id="5677" w:author="Editor" w:date="2026-09-25T09:00:00Z">
        <w:r>
          <w:t xml:space="preserve">the</w:t>
        </w:r>
      </w:ins>
      <w:r>
        <w:t xml:space="preserve"> luxury of taking a loop before entering the airport. They drove ahead for some time before turning around to head towards the private airport terminal.  He was aware of Benedikt’s flying only private jets and was certain that </w:t>
      </w:r>
      <w:del w:id="5678" w:author="Editor (Names)" w:date="2026-09-25T09:00:00Z">
        <w:r>
          <w:delText xml:space="preserve">Francis</w:delText>
        </w:r>
      </w:del>
      <w:ins w:id="5679" w:author="Editor (Names)" w:date="2026-09-25T09:00:00Z">
        <w:r>
          <w:t xml:space="preserve">Francisco</w:t>
        </w:r>
      </w:ins>
      <w:r>
        <w:t xml:space="preserve"> was there to receive him. The officer took the car to the nearest gas station and got </w:t>
      </w:r>
      <w:del w:id="5680" w:author="Editor" w:date="2026-09-25T09:00:00Z">
        <w:r>
          <w:delText xml:space="preserve">off the car</w:delText>
        </w:r>
      </w:del>
      <w:ins w:id="5681" w:author="Editor" w:date="2026-09-25T09:00:00Z">
        <w:r>
          <w:t xml:space="preserve">out</w:t>
        </w:r>
      </w:ins>
      <w:r>
        <w:t xml:space="preserve">.</w:t>
      </w:r>
      <w:commentRangeEnd w:id="155"/>
      <w:r>
        <w:commentReference w:id="155"/>
      </w:r>
    </w:p>
    <w:p w14:paraId="22303EF3" w14:textId="2934B880" w:rsidR="00C67D4A" w:rsidRDefault="00435406" w:rsidP="00435406">
      <w:commentRangeStart w:id="156"/>
      <w:r>
        <w:t xml:space="preserve">Maxwell gave himself ten minutes before heading to the terminal. It was a small airport and the parking area could easily accommodate </w:t>
      </w:r>
      <w:ins w:id="5682" w:author="Editor" w:date="2026-09-25T09:00:00Z">
        <w:r>
          <w:t xml:space="preserve">a </w:t>
        </w:r>
      </w:ins>
      <w:r>
        <w:t xml:space="preserve">few dozen cars. The airport had only one runway, which was surrounded by a barbed wire fence. As he turned </w:t>
      </w:r>
      <w:del w:id="5683" w:author="Editor" w:date="2026-09-25T09:00:00Z">
        <w:r>
          <w:delText xml:space="preserve">on to</w:delText>
        </w:r>
      </w:del>
      <w:ins w:id="5684" w:author="Editor" w:date="2026-09-25T09:00:00Z">
        <w:r>
          <w:t xml:space="preserve">into</w:t>
        </w:r>
      </w:ins>
      <w:r>
        <w:t xml:space="preserve"> the terminal</w:t>
      </w:r>
      <w:ins w:id="5685" w:author="Editor" w:date="2026-09-25T09:00:00Z">
        <w:r>
          <w:t xml:space="preserve">,</w:t>
        </w:r>
      </w:ins>
      <w:r>
        <w:t xml:space="preserve"> he saw the van on the tarmac. He parked the car in the furthest lane, switched off the engine and waited. </w:t>
      </w:r>
      <w:commentRangeEnd w:id="156"/>
      <w:r>
        <w:commentReference w:id="156"/>
      </w:r>
    </w:p>
    <w:p w14:paraId="4474236D" w14:textId="77777777" w:rsidR="00435406" w:rsidRDefault="00435406">
      <w:pPr>
        <w:spacing w:line="259" w:lineRule="auto"/>
        <w:jc w:val="left"/>
        <w:rPr>
          <w:b/>
        </w:rPr>
      </w:pPr>
      <w:r>
        <w:rPr>
          <w:b/>
        </w:rPr>
        <w:br w:type="page"/>
      </w:r>
    </w:p>
    <w:p w14:paraId="6A9202D5" w14:textId="6696DB9E" w:rsidR="00595D90" w:rsidRPr="00C67D4A" w:rsidRDefault="00595D90" w:rsidP="00F56514">
      <w:pPr>
        <w:outlineLvl w:val="0"/>
        <w:rPr>
          <w:b/>
        </w:rPr>
      </w:pPr>
      <w:r>
        <w:rPr>
          <w:b/>
        </w:rPr>
        <w:lastRenderedPageBreak/>
        <w:t>Chapter 28</w:t>
      </w:r>
    </w:p>
    <w:p w14:paraId="48CDD204" w14:textId="77777777" w:rsidR="00595D90" w:rsidRPr="00C67D4A" w:rsidRDefault="00595D90" w:rsidP="00595D90">
      <w:pPr>
        <w:rPr>
          <w:b/>
        </w:rPr>
      </w:pPr>
      <w:del w:id="5686" w:author="Editor" w:date="2026-09-25T09:00:00Z">
        <w:r>
          <w:rPr>
            <w:b/>
          </w:rPr>
          <w:delText xml:space="preserve">1:30 PM</w:delText>
        </w:r>
      </w:del>
      <w:ins w:id="5687" w:author="Editor" w:date="2026-09-25T09:00:00Z">
        <w:r>
          <w:rPr>
            <w:b/>
          </w:rPr>
          <w:t xml:space="preserve">11:30 AM</w:t>
        </w:r>
      </w:ins>
      <w:r>
        <w:rPr>
          <w:b/>
        </w:rPr>
        <w:t xml:space="preserve"> 17th April 2014, Lisbon, Portugal</w:t>
      </w:r>
    </w:p>
    <w:p w14:paraId="612023C7" w14:textId="77777777" w:rsidR="0025336D" w:rsidRPr="0025336D" w:rsidRDefault="0025336D" w:rsidP="0025336D">
      <w:commentRangeStart w:id="157"/>
      <w:del w:id="5688" w:author="Editor (Names)" w:date="2026-09-25T09:00:00Z">
        <w:r>
          <w:delText xml:space="preserve">Francis</w:delText>
        </w:r>
      </w:del>
      <w:ins w:id="5689" w:author="Editor (Names)" w:date="2026-09-25T09:00:00Z">
        <w:r>
          <w:t xml:space="preserve">Francisco</w:t>
        </w:r>
      </w:ins>
      <w:r>
        <w:t xml:space="preserve"> was enraged. He couldn</w:t>
      </w:r>
      <w:del w:id="5690" w:author="Editor (Typography)" w:date="2026-09-25T09:00:00Z">
        <w:r>
          <w:delText xml:space="preserve">'</w:delText>
        </w:r>
      </w:del>
      <w:ins w:id="5691" w:author="Editor (Typography)" w:date="2026-09-25T09:00:00Z">
        <w:r>
          <w:t xml:space="preserve">’</w:t>
        </w:r>
      </w:ins>
      <w:r>
        <w:t xml:space="preserve">t fathom </w:t>
      </w:r>
      <w:ins w:id="5692" w:author="Editor" w:date="2026-09-25T09:00:00Z">
        <w:r>
          <w:t xml:space="preserve">how </w:t>
        </w:r>
      </w:ins>
      <w:r>
        <w:t xml:space="preserve">Sanchez had evaded</w:t>
      </w:r>
      <w:ins w:id="5693" w:author="Editor" w:date="2026-09-25T09:00:00Z">
        <w:r>
          <w:t xml:space="preserve"> him</w:t>
        </w:r>
      </w:ins>
      <w:r>
        <w:t xml:space="preserve"> and remained in a state of </w:t>
      </w:r>
      <w:del w:id="5694" w:author="Editor" w:date="2026-09-25T09:00:00Z">
        <w:r>
          <w:delText xml:space="preserve">disbelieve</w:delText>
        </w:r>
      </w:del>
      <w:ins w:id="5695" w:author="Editor" w:date="2026-09-25T09:00:00Z">
        <w:r>
          <w:t xml:space="preserve">disbelief</w:t>
        </w:r>
      </w:ins>
      <w:r>
        <w:t xml:space="preserve">. His earlier hunch</w:t>
      </w:r>
      <w:ins w:id="5696" w:author="Editor" w:date="2026-09-25T09:00:00Z">
        <w:r>
          <w:t xml:space="preserve"> had</w:t>
        </w:r>
      </w:ins>
      <w:r>
        <w:t xml:space="preserve"> led him to presume she hadn’t boarded the plane. But when the immigration officer told him about her </w:t>
      </w:r>
      <w:del w:id="5697" w:author="Editor" w:date="2026-09-25T09:00:00Z">
        <w:r>
          <w:delText xml:space="preserve">departure</w:delText>
        </w:r>
      </w:del>
      <w:ins w:id="5698" w:author="Editor" w:date="2026-09-25T09:00:00Z">
        <w:r>
          <w:t xml:space="preserve">arrival</w:t>
        </w:r>
      </w:ins>
      <w:r>
        <w:t xml:space="preserve">, his </w:t>
      </w:r>
      <w:del w:id="5699" w:author="Editor" w:date="2026-09-25T09:00:00Z">
        <w:r>
          <w:delText xml:space="preserve">residual </w:delText>
        </w:r>
      </w:del>
      <w:r>
        <w:t xml:space="preserve">dwindling </w:t>
      </w:r>
      <w:del w:id="5700" w:author="Editor" w:date="2026-09-25T09:00:00Z">
        <w:r>
          <w:delText xml:space="preserve">thoughts</w:delText>
        </w:r>
      </w:del>
      <w:ins w:id="5701" w:author="Editor" w:date="2026-09-25T09:00:00Z">
        <w:r>
          <w:t xml:space="preserve">hope</w:t>
        </w:r>
      </w:ins>
      <w:r>
        <w:t xml:space="preserve"> vanished. </w:t>
      </w:r>
      <w:commentRangeEnd w:id="157"/>
      <w:r>
        <w:commentReference w:id="157"/>
      </w:r>
    </w:p>
    <w:p w14:paraId="29097C76" w14:textId="53827DDC" w:rsidR="0025336D" w:rsidRPr="0025336D" w:rsidRDefault="0025336D" w:rsidP="0025336D">
      <w:r>
        <w:t xml:space="preserve"> “How is this possible? I was right there and had checked every passing person!</w:t>
      </w:r>
      <w:del w:id="5702" w:author="Editor" w:date="2026-09-25T09:00:00Z">
        <w:r>
          <w:delText xml:space="preserve">!</w:delText>
        </w:r>
      </w:del>
      <w:r>
        <w:t xml:space="preserve">” His voice reflected deep frustration</w:t>
      </w:r>
      <w:del w:id="5703" w:author="Editor" w:date="2026-09-25T09:00:00Z">
        <w:r>
          <w:delText xml:space="preserve"> and his demeanor implausible, refusing</w:delText>
        </w:r>
      </w:del>
      <w:ins w:id="5704" w:author="Editor" w:date="2026-09-25T09:00:00Z">
        <w:r>
          <w:t xml:space="preserve">, and he refused</w:t>
        </w:r>
      </w:ins>
      <w:r>
        <w:t xml:space="preserve"> to accept the situation. He knew they couldn’t have gone too far and the only way to salvage </w:t>
      </w:r>
      <w:del w:id="5705" w:author="Editor" w:date="2026-09-25T09:00:00Z">
        <w:r>
          <w:delText xml:space="preserve">the damage</w:delText>
        </w:r>
      </w:del>
      <w:ins w:id="5706" w:author="Editor" w:date="2026-09-25T09:00:00Z">
        <w:r>
          <w:t xml:space="preserve">anything</w:t>
        </w:r>
      </w:ins>
      <w:r>
        <w:t xml:space="preserve"> was by demonstrating agility.  He called upon his men and spread them out to every </w:t>
      </w:r>
      <w:del w:id="5707" w:author="Editor" w:date="2026-09-25T09:00:00Z">
        <w:r>
          <w:delText xml:space="preserve">outlet</w:delText>
        </w:r>
      </w:del>
      <w:ins w:id="5708" w:author="Editor" w:date="2026-09-25T09:00:00Z">
        <w:r>
          <w:t xml:space="preserve">exit</w:t>
        </w:r>
      </w:ins>
      <w:r>
        <w:t xml:space="preserve">. Benedikt </w:t>
      </w:r>
      <w:del w:id="5709" w:author="Editor" w:date="2026-09-25T09:00:00Z">
        <w:r>
          <w:delText xml:space="preserve">was about to</w:delText>
        </w:r>
      </w:del>
      <w:ins w:id="5710" w:author="Editor" w:date="2026-09-25T09:00:00Z">
        <w:r>
          <w:t xml:space="preserve">would</w:t>
        </w:r>
      </w:ins>
      <w:r>
        <w:t xml:space="preserve"> arrive</w:t>
      </w:r>
      <w:ins w:id="5711" w:author="Editor" w:date="2026-09-25T09:00:00Z">
        <w:r>
          <w:t xml:space="preserve"> at Montijo airport</w:t>
        </w:r>
      </w:ins>
      <w:r>
        <w:t xml:space="preserve"> in forty minutes</w:t>
      </w:r>
      <w:del w:id="5712" w:author="Editor" w:date="2026-09-25T09:00:00Z">
        <w:r>
          <w:delText xml:space="preserve"> at Montijo airport</w:delText>
        </w:r>
      </w:del>
      <w:r>
        <w:t xml:space="preserve">. Though he was not required to receive him, he decided otherwise. He wanted to be the first person </w:t>
      </w:r>
      <w:del w:id="5713" w:author="Editor" w:date="2026-09-25T09:00:00Z">
        <w:r>
          <w:delText xml:space="preserve">giving</w:delText>
        </w:r>
      </w:del>
      <w:ins w:id="5714" w:author="Editor" w:date="2026-09-25T09:00:00Z">
        <w:r>
          <w:t xml:space="preserve">to give him</w:t>
        </w:r>
      </w:ins>
      <w:r>
        <w:t xml:space="preserve"> the bad news. It was a tough decision</w:t>
      </w:r>
      <w:del w:id="5715" w:author="Editor" w:date="2026-09-25T09:00:00Z">
        <w:r>
          <w:delText xml:space="preserve">, he</w:delText>
        </w:r>
      </w:del>
      <w:ins w:id="5716" w:author="Editor" w:date="2026-09-25T09:00:00Z">
        <w:r>
          <w:t xml:space="preserve">. He</w:t>
        </w:r>
      </w:ins>
      <w:r>
        <w:t xml:space="preserve"> dreaded </w:t>
      </w:r>
      <w:del w:id="5717" w:author="Editor" w:date="2026-09-25T09:00:00Z">
        <w:r>
          <w:delText xml:space="preserve">to face</w:delText>
        </w:r>
      </w:del>
      <w:ins w:id="5718" w:author="Editor" w:date="2026-09-25T09:00:00Z">
        <w:r>
          <w:t xml:space="preserve">facing</w:t>
        </w:r>
      </w:ins>
      <w:r>
        <w:t xml:space="preserve"> Benedikt</w:t>
      </w:r>
      <w:del w:id="5719" w:author="Editor (Typography)" w:date="2026-09-25T09:00:00Z">
        <w:r>
          <w:delText xml:space="preserve">'</w:delText>
        </w:r>
      </w:del>
      <w:ins w:id="5720" w:author="Editor (Typography)" w:date="2026-09-25T09:00:00Z">
        <w:r>
          <w:t xml:space="preserve">’</w:t>
        </w:r>
      </w:ins>
      <w:r>
        <w:t xml:space="preserve">s wrath, but he knew it was the right thing to do.</w:t>
      </w:r>
    </w:p>
    <w:p w14:paraId="6BF8754F" w14:textId="77777777" w:rsidR="0025336D" w:rsidRPr="0025336D" w:rsidRDefault="0025336D" w:rsidP="0025336D">
      <w:r>
        <w:t xml:space="preserve">It was a short drive to Montijo airport. He took the van straight to the tarmac, parked at the edge of the runway and stormed out with urgency. The executive receiving area was a small glass building. He went </w:t>
      </w:r>
      <w:del w:id="5721" w:author="Editor" w:date="2026-09-25T09:00:00Z">
        <w:r>
          <w:delText xml:space="preserve">past</w:delText>
        </w:r>
      </w:del>
      <w:ins w:id="5722" w:author="Editor" w:date="2026-09-25T09:00:00Z">
        <w:r>
          <w:t xml:space="preserve">through</w:t>
        </w:r>
      </w:ins>
      <w:r>
        <w:t xml:space="preserve"> the swinging doors and approached the main reception area.  The place looked deserted. There was a lady </w:t>
      </w:r>
      <w:del w:id="5723" w:author="Editor" w:date="2026-09-25T09:00:00Z">
        <w:r>
          <w:delText xml:space="preserve">guarding</w:delText>
        </w:r>
      </w:del>
      <w:ins w:id="5724" w:author="Editor" w:date="2026-09-25T09:00:00Z">
        <w:r>
          <w:t xml:space="preserve">at</w:t>
        </w:r>
      </w:ins>
      <w:r>
        <w:t xml:space="preserve"> the reception desk. He </w:t>
      </w:r>
      <w:del w:id="5725" w:author="Editor" w:date="2026-09-25T09:00:00Z">
        <w:r>
          <w:delText xml:space="preserve">offered</w:delText>
        </w:r>
      </w:del>
      <w:ins w:id="5726" w:author="Editor" w:date="2026-09-25T09:00:00Z">
        <w:r>
          <w:t xml:space="preserve">gave</w:t>
        </w:r>
      </w:ins>
      <w:r>
        <w:t xml:space="preserve"> her the </w:t>
      </w:r>
      <w:del w:id="5727" w:author="Editor" w:date="2026-09-25T09:00:00Z">
        <w:r>
          <w:delText xml:space="preserve">plane</w:delText>
        </w:r>
      </w:del>
      <w:ins w:id="5728" w:author="Editor" w:date="2026-09-25T09:00:00Z">
        <w:r>
          <w:t xml:space="preserve">plane’s</w:t>
        </w:r>
      </w:ins>
      <w:r>
        <w:t xml:space="preserve"> tail number and enquired about the arrival time of Benedikt</w:t>
      </w:r>
      <w:del w:id="5729" w:author="Editor (Typography)" w:date="2026-09-25T09:00:00Z">
        <w:r>
          <w:delText xml:space="preserve">'</w:delText>
        </w:r>
      </w:del>
      <w:ins w:id="5730" w:author="Editor (Typography)" w:date="2026-09-25T09:00:00Z">
        <w:r>
          <w:t xml:space="preserve">’</w:t>
        </w:r>
      </w:ins>
      <w:r>
        <w:t xml:space="preserve">s plane. The plane was in the vicinity and was about to land.  Before the receptionist could finish her sentence, </w:t>
      </w:r>
      <w:del w:id="5731" w:author="Editor (Names)" w:date="2026-09-25T09:00:00Z">
        <w:r>
          <w:delText xml:space="preserve">Francis</w:delText>
        </w:r>
      </w:del>
      <w:ins w:id="5732" w:author="Editor (Names)" w:date="2026-09-25T09:00:00Z">
        <w:r>
          <w:t xml:space="preserve">Francisco</w:t>
        </w:r>
      </w:ins>
      <w:r>
        <w:t xml:space="preserve"> was gone. He marched out of the door back to the tarmac area.</w:t>
      </w:r>
    </w:p>
    <w:p w14:paraId="35B94B9D" w14:textId="77777777" w:rsidR="0025336D" w:rsidRPr="0025336D" w:rsidRDefault="0025336D" w:rsidP="0025336D">
      <w:r>
        <w:t xml:space="preserve">With every passing minute, he was morphing into a disgruntled being. “What would I tell him?” he mumbled. He knew upsetting Benedikt wasn’t good for his business. Benedikt had the power, the authority to dethrone him and make him insignificant. He was frightened thinking about the consequences.  The only way he could </w:t>
      </w:r>
      <w:del w:id="5733" w:author="Editor" w:date="2026-09-25T09:00:00Z">
        <w:r>
          <w:delText xml:space="preserve">resurrect</w:delText>
        </w:r>
      </w:del>
      <w:ins w:id="5734" w:author="Editor" w:date="2026-09-25T09:00:00Z">
        <w:r>
          <w:t xml:space="preserve">save himself</w:t>
        </w:r>
      </w:ins>
      <w:r>
        <w:t xml:space="preserve"> was by finding the girl, provided she was still in Lisbon. He had put his entire workforce on the job. They were guarding the city exits</w:t>
      </w:r>
      <w:del w:id="5735" w:author="Editor" w:date="2026-09-25T09:00:00Z">
        <w:r>
          <w:delText xml:space="preserve">;</w:delText>
        </w:r>
      </w:del>
      <w:ins w:id="5736" w:author="Editor" w:date="2026-09-25T09:00:00Z">
        <w:r>
          <w:t xml:space="preserve">,</w:t>
        </w:r>
      </w:ins>
      <w:r>
        <w:t xml:space="preserve"> scanning information </w:t>
      </w:r>
      <w:del w:id="5737" w:author="Editor" w:date="2026-09-25T09:00:00Z">
        <w:r>
          <w:delText xml:space="preserve">of</w:delText>
        </w:r>
      </w:del>
      <w:ins w:id="5738" w:author="Editor" w:date="2026-09-25T09:00:00Z">
        <w:r>
          <w:t xml:space="preserve">on</w:t>
        </w:r>
      </w:ins>
      <w:r>
        <w:t xml:space="preserve"> all travel tickets bought in the past hour and checking all nearby hotels. So far there was no success. How he wished he could get hold of her before Benedikt</w:t>
      </w:r>
      <w:del w:id="5739" w:author="Editor (Typography)" w:date="2026-09-25T09:00:00Z">
        <w:r>
          <w:delText xml:space="preserve">'</w:delText>
        </w:r>
      </w:del>
      <w:ins w:id="5740" w:author="Editor (Typography)" w:date="2026-09-25T09:00:00Z">
        <w:r>
          <w:t xml:space="preserve">’</w:t>
        </w:r>
      </w:ins>
      <w:r>
        <w:t xml:space="preserve">s arrival.</w:t>
      </w:r>
    </w:p>
    <w:p w14:paraId="20969FE0" w14:textId="7404EBD3" w:rsidR="0025336D" w:rsidRPr="0025336D" w:rsidRDefault="0025336D" w:rsidP="0025336D">
      <w:r>
        <w:t xml:space="preserve">The jet landed with a screeching reverberation</w:t>
      </w:r>
      <w:ins w:id="5741" w:author="Editor" w:date="2026-09-25T09:00:00Z">
        <w:r>
          <w:t xml:space="preserve">,</w:t>
        </w:r>
      </w:ins>
      <w:r>
        <w:t xml:space="preserve"> making </w:t>
      </w:r>
      <w:del w:id="5742" w:author="Editor (Names)" w:date="2026-09-25T09:00:00Z">
        <w:r>
          <w:delText xml:space="preserve">Francis</w:delText>
        </w:r>
      </w:del>
      <w:ins w:id="5743" w:author="Editor (Names)" w:date="2026-09-25T09:00:00Z">
        <w:r>
          <w:t xml:space="preserve">Francisco</w:t>
        </w:r>
      </w:ins>
      <w:r>
        <w:t xml:space="preserve"> jump out of his skin. </w:t>
      </w:r>
      <w:del w:id="5744" w:author="Editor" w:date="2026-09-25T09:00:00Z">
        <w:r>
          <w:delText xml:space="preserve">The plane landed</w:delText>
        </w:r>
      </w:del>
      <w:ins w:id="5745" w:author="Editor" w:date="2026-09-25T09:00:00Z">
        <w:r>
          <w:t xml:space="preserve">It touched down a</w:t>
        </w:r>
      </w:ins>
      <w:r>
        <w:t xml:space="preserve"> few hundred </w:t>
      </w:r>
      <w:del w:id="5746" w:author="Editor (Spelling)" w:date="2026-09-25T09:00:00Z">
        <w:r>
          <w:delText xml:space="preserve">meters</w:delText>
        </w:r>
      </w:del>
      <w:ins w:id="5747" w:author="Editor (Spelling)" w:date="2026-09-25T09:00:00Z">
        <w:r>
          <w:t xml:space="preserve">metres</w:t>
        </w:r>
      </w:ins>
      <w:r>
        <w:t xml:space="preserve"> away from him. He made some last-minute frantic calls with the hope of finding some answers, but it was nothing but disappointment. Knowing he </w:t>
      </w:r>
      <w:del w:id="5748" w:author="Editor" w:date="2026-09-25T09:00:00Z">
        <w:r>
          <w:delText xml:space="preserve">cannot</w:delText>
        </w:r>
      </w:del>
      <w:ins w:id="5749" w:author="Editor" w:date="2026-09-25T09:00:00Z">
        <w:r>
          <w:t xml:space="preserve">could not</w:t>
        </w:r>
      </w:ins>
      <w:r>
        <w:t xml:space="preserve"> better the situation, he got back into the van and instructed the driver to move </w:t>
      </w:r>
      <w:del w:id="5750" w:author="Editor" w:date="2026-09-25T09:00:00Z">
        <w:r>
          <w:delText xml:space="preserve">the van </w:delText>
        </w:r>
      </w:del>
      <w:r>
        <w:t xml:space="preserve">closer to the area where the jet would </w:t>
      </w:r>
      <w:ins w:id="5751" w:author="Editor" w:date="2026-09-25T09:00:00Z">
        <w:r>
          <w:t xml:space="preserve">soon </w:t>
        </w:r>
      </w:ins>
      <w:r>
        <w:t xml:space="preserve">be parked</w:t>
      </w:r>
      <w:del w:id="5752" w:author="Editor" w:date="2026-09-25T09:00:00Z">
        <w:r>
          <w:delText xml:space="preserve"> soon</w:delText>
        </w:r>
      </w:del>
      <w:r>
        <w:t xml:space="preserve">.</w:t>
      </w:r>
    </w:p>
    <w:p w14:paraId="4D80260C" w14:textId="77777777" w:rsidR="0025336D" w:rsidRPr="0025336D" w:rsidRDefault="0025336D" w:rsidP="0025336D">
      <w:commentRangeStart w:id="158"/>
      <w:r>
        <w:t xml:space="preserve">The jet came to a halt at its designated apron. Slowly the engine noise receded</w:t>
      </w:r>
      <w:del w:id="5753" w:author="Editor" w:date="2026-09-25T09:00:00Z">
        <w:r>
          <w:delText xml:space="preserve"> back to normalcy</w:delText>
        </w:r>
      </w:del>
      <w:r>
        <w:t xml:space="preserve">. The jet ladder unfolded and within a minute Benedikt appeared on </w:t>
      </w:r>
      <w:del w:id="5754" w:author="Editor" w:date="2026-09-25T09:00:00Z">
        <w:r>
          <w:delText xml:space="preserve">the jet bridge</w:delText>
        </w:r>
      </w:del>
      <w:ins w:id="5755" w:author="Editor" w:date="2026-09-25T09:00:00Z">
        <w:r>
          <w:t xml:space="preserve">it</w:t>
        </w:r>
      </w:ins>
      <w:r>
        <w:t xml:space="preserve">. Following him was Damian</w:t>
      </w:r>
      <w:ins w:id="5756" w:author="Editor" w:date="2026-09-25T09:00:00Z">
        <w:r>
          <w:t xml:space="preserve">,</w:t>
        </w:r>
      </w:ins>
      <w:r>
        <w:t xml:space="preserve"> carrying a small bag. Benedikt was sporting a dark pair of glasses, which concealed any trickle of </w:t>
      </w:r>
      <w:del w:id="5757" w:author="Editor" w:date="2026-09-25T09:00:00Z">
        <w:r>
          <w:delText xml:space="preserve">emotions</w:delText>
        </w:r>
      </w:del>
      <w:ins w:id="5758" w:author="Editor" w:date="2026-09-25T09:00:00Z">
        <w:r>
          <w:t xml:space="preserve">emotion</w:t>
        </w:r>
      </w:ins>
      <w:r>
        <w:t xml:space="preserve"> from </w:t>
      </w:r>
      <w:del w:id="5759" w:author="Editor" w:date="2026-09-25T09:00:00Z">
        <w:r>
          <w:delText xml:space="preserve">any puerile guessing</w:delText>
        </w:r>
      </w:del>
      <w:ins w:id="5760" w:author="Editor" w:date="2026-09-25T09:00:00Z">
        <w:r>
          <w:t xml:space="preserve">prying eyes</w:t>
        </w:r>
      </w:ins>
      <w:r>
        <w:t xml:space="preserve">. The strong </w:t>
      </w:r>
      <w:del w:id="5761" w:author="Editor (Spelling)" w:date="2026-09-25T09:00:00Z">
        <w:r>
          <w:delText xml:space="preserve">demeanor</w:delText>
        </w:r>
      </w:del>
      <w:ins w:id="5762" w:author="Editor (Spelling)" w:date="2026-09-25T09:00:00Z">
        <w:r>
          <w:t xml:space="preserve">demeanour</w:t>
        </w:r>
      </w:ins>
      <w:r>
        <w:t xml:space="preserve"> of Benedikt was making </w:t>
      </w:r>
      <w:del w:id="5763" w:author="Editor (Names)" w:date="2026-09-25T09:00:00Z">
        <w:r>
          <w:delText xml:space="preserve">Francis</w:delText>
        </w:r>
      </w:del>
      <w:ins w:id="5764" w:author="Editor (Names)" w:date="2026-09-25T09:00:00Z">
        <w:r>
          <w:t xml:space="preserve">Francisco</w:t>
        </w:r>
      </w:ins>
      <w:r>
        <w:t xml:space="preserve"> squirm, and beads of sweat rolled down his temple. He had no clue how to announce the news. How would he disclose that the girl he </w:t>
      </w:r>
      <w:del w:id="5765" w:author="Editor" w:date="2026-09-25T09:00:00Z">
        <w:r>
          <w:delText xml:space="preserve">was</w:delText>
        </w:r>
      </w:del>
      <w:ins w:id="5766" w:author="Editor" w:date="2026-09-25T09:00:00Z">
        <w:r>
          <w:t xml:space="preserve">had been</w:t>
        </w:r>
      </w:ins>
      <w:r>
        <w:t xml:space="preserve"> instructed to nab was on the loose, and worse, he had no </w:t>
      </w:r>
      <w:del w:id="5767" w:author="Editor" w:date="2026-09-25T09:00:00Z">
        <w:r>
          <w:delText xml:space="preserve">clue about</w:delText>
        </w:r>
      </w:del>
      <w:ins w:id="5768" w:author="Editor" w:date="2026-09-25T09:00:00Z">
        <w:r>
          <w:t xml:space="preserve">idea of</w:t>
        </w:r>
      </w:ins>
      <w:r>
        <w:t xml:space="preserve"> her whereabouts?</w:t>
      </w:r>
      <w:commentRangeEnd w:id="158"/>
      <w:r>
        <w:commentReference w:id="158"/>
      </w:r>
    </w:p>
    <w:p w14:paraId="484073C0" w14:textId="77777777" w:rsidR="0025336D" w:rsidRPr="0025336D" w:rsidRDefault="0025336D" w:rsidP="0025336D">
      <w:r>
        <w:t>Benedikt came straight to the point, “Didn’t we plan to meet at our usual place? I hope you don’t have any bad news to announce.”</w:t>
      </w:r>
    </w:p>
    <w:p w14:paraId="6BA55AF9" w14:textId="77777777" w:rsidR="0025336D" w:rsidRPr="0025336D" w:rsidRDefault="0025336D" w:rsidP="0025336D">
      <w:del w:id="5769" w:author="Editor" w:date="2026-09-25T09:00:00Z">
        <w:r>
          <w:delText xml:space="preserve">Francis'</w:delText>
        </w:r>
      </w:del>
      <w:ins w:id="5770" w:author="Editor" w:date="2026-09-25T09:00:00Z">
        <w:r>
          <w:t xml:space="preserve">Francisco’s</w:t>
        </w:r>
      </w:ins>
      <w:r>
        <w:t xml:space="preserve"> throat went dry and for some miserable long seconds, he failed to speak. With great difficulty, he </w:t>
      </w:r>
      <w:del w:id="5771" w:author="Editor" w:date="2026-09-25T09:00:00Z">
        <w:r>
          <w:delText xml:space="preserve">somehow </w:delText>
        </w:r>
      </w:del>
      <w:r>
        <w:t xml:space="preserve">found his lost voice</w:t>
      </w:r>
      <w:del w:id="5772" w:author="Editor" w:date="2026-09-25T09:00:00Z">
        <w:r>
          <w:delText xml:space="preserve"> and announced,</w:delText>
        </w:r>
      </w:del>
      <w:ins w:id="5773" w:author="Editor" w:date="2026-09-25T09:00:00Z">
        <w:r>
          <w:t xml:space="preserve">.</w:t>
        </w:r>
      </w:ins>
      <w:r>
        <w:t xml:space="preserve"> “Chief, we lost her. I was personally at the airport and looked for every passing passenger. I don’t know how we missed catching </w:t>
      </w:r>
      <w:del w:id="5774" w:author="Editor" w:date="2026-09-25T09:00:00Z">
        <w:r>
          <w:delText xml:space="preserve">her sight</w:delText>
        </w:r>
      </w:del>
      <w:ins w:id="5775" w:author="Editor" w:date="2026-09-25T09:00:00Z">
        <w:r>
          <w:t xml:space="preserve">sight of her</w:t>
        </w:r>
      </w:ins>
      <w:r>
        <w:t xml:space="preserve">. I ….”</w:t>
      </w:r>
    </w:p>
    <w:p w14:paraId="419FF493" w14:textId="77777777" w:rsidR="0025336D" w:rsidRPr="0025336D" w:rsidRDefault="0025336D" w:rsidP="0025336D">
      <w:r>
        <w:t xml:space="preserve">Benedikt </w:t>
      </w:r>
      <w:del w:id="5776" w:author="Editor" w:date="2026-09-25T09:00:00Z">
        <w:r>
          <w:delText xml:space="preserve">cut him in between</w:delText>
        </w:r>
      </w:del>
      <w:ins w:id="5777" w:author="Editor" w:date="2026-09-25T09:00:00Z">
        <w:r>
          <w:t xml:space="preserve">interrupted him</w:t>
        </w:r>
      </w:ins>
      <w:r>
        <w:t xml:space="preserve">, and </w:t>
      </w:r>
      <w:del w:id="5778" w:author="Editor" w:date="2026-09-25T09:00:00Z">
        <w:r>
          <w:delText xml:space="preserve">his</w:delText>
        </w:r>
      </w:del>
      <w:ins w:id="5779" w:author="Editor" w:date="2026-09-25T09:00:00Z">
        <w:r>
          <w:t xml:space="preserve">Francisco’s</w:t>
        </w:r>
      </w:ins>
      <w:r>
        <w:t xml:space="preserve"> voice trailed </w:t>
      </w:r>
      <w:del w:id="5780" w:author="Editor" w:date="2026-09-25T09:00:00Z">
        <w:r>
          <w:delText xml:space="preserve">to</w:delText>
        </w:r>
      </w:del>
      <w:ins w:id="5781" w:author="Editor" w:date="2026-09-25T09:00:00Z">
        <w:r>
          <w:t xml:space="preserve">into</w:t>
        </w:r>
      </w:ins>
      <w:r>
        <w:t xml:space="preserve"> oblivion. </w:t>
      </w:r>
      <w:del w:id="5782" w:author="Editor" w:date="2026-09-25T09:00:00Z">
        <w:r>
          <w:delText xml:space="preserve">Francis</w:delText>
        </w:r>
      </w:del>
      <w:ins w:id="5783" w:author="Editor" w:date="2026-09-25T09:00:00Z">
        <w:r>
          <w:t xml:space="preserve">He</w:t>
        </w:r>
      </w:ins>
      <w:r>
        <w:t xml:space="preserve"> was gazing </w:t>
      </w:r>
      <w:ins w:id="5784" w:author="Editor" w:date="2026-09-25T09:00:00Z">
        <w:r>
          <w:t xml:space="preserve">at </w:t>
        </w:r>
      </w:ins>
      <w:r>
        <w:t xml:space="preserve">the ground</w:t>
      </w:r>
      <w:del w:id="5785" w:author="Editor" w:date="2026-09-25T09:00:00Z">
        <w:r>
          <w:delText xml:space="preserve">, he</w:delText>
        </w:r>
      </w:del>
      <w:ins w:id="5786" w:author="Editor" w:date="2026-09-25T09:00:00Z">
        <w:r>
          <w:t xml:space="preserve">. He</w:t>
        </w:r>
      </w:ins>
      <w:r>
        <w:t xml:space="preserve"> had no courage left to face his boss.</w:t>
      </w:r>
    </w:p>
    <w:p w14:paraId="30767775" w14:textId="77777777" w:rsidR="0025336D" w:rsidRPr="0025336D" w:rsidRDefault="0025336D" w:rsidP="0025336D">
      <w:del w:id="5787" w:author="Editor" w:date="2026-09-25T09:00:00Z">
        <w:r>
          <w:delText xml:space="preserve">Benedikt</w:delText>
        </w:r>
      </w:del>
      <w:ins w:id="5788" w:author="Editor" w:date="2026-09-25T09:00:00Z">
        <w:r>
          <w:t xml:space="preserve">Benedikt’s</w:t>
        </w:r>
      </w:ins>
      <w:r>
        <w:t xml:space="preserve"> rage was visible in his screeching voice</w:t>
      </w:r>
      <w:del w:id="5789" w:author="Editor" w:date="2026-09-25T09:00:00Z">
        <w:r>
          <w:delText xml:space="preserve">,</w:delText>
        </w:r>
      </w:del>
      <w:ins w:id="5790" w:author="Editor" w:date="2026-09-25T09:00:00Z">
        <w:r>
          <w:t xml:space="preserve">.</w:t>
        </w:r>
      </w:ins>
      <w:r>
        <w:t xml:space="preserve"> “I gave you one job</w:t>
      </w:r>
      <w:ins w:id="5791" w:author="Editor" w:date="2026-09-25T09:00:00Z">
        <w:r>
          <w:t xml:space="preserve">,</w:t>
        </w:r>
      </w:ins>
      <w:r>
        <w:t xml:space="preserve"> </w:t>
      </w:r>
      <w:del w:id="5792" w:author="Editor (Names)" w:date="2026-09-25T09:00:00Z">
        <w:r>
          <w:delText xml:space="preserve">Francis</w:delText>
        </w:r>
      </w:del>
      <w:ins w:id="5793" w:author="Editor (Names)" w:date="2026-09-25T09:00:00Z">
        <w:r>
          <w:t xml:space="preserve">Francisco</w:t>
        </w:r>
      </w:ins>
      <w:ins w:id="5794" w:author="Editor" w:date="2026-09-25T09:00:00Z">
        <w:r>
          <w:t xml:space="preserve">,</w:t>
        </w:r>
      </w:ins>
      <w:r>
        <w:t xml:space="preserve"> and you screwed it</w:t>
      </w:r>
      <w:ins w:id="5795" w:author="Editor" w:date="2026-09-25T09:00:00Z">
        <w:r>
          <w:t xml:space="preserve"> up</w:t>
        </w:r>
      </w:ins>
      <w:r>
        <w:t xml:space="preserve">. I told you how important this was for me. A twenty-something girl </w:t>
      </w:r>
      <w:del w:id="5796" w:author="Editor" w:date="2026-09-25T09:00:00Z">
        <w:r>
          <w:delText xml:space="preserve">snoops</w:delText>
        </w:r>
      </w:del>
      <w:ins w:id="5797" w:author="Editor" w:date="2026-09-25T09:00:00Z">
        <w:r>
          <w:t xml:space="preserve">slips</w:t>
        </w:r>
      </w:ins>
      <w:r>
        <w:t xml:space="preserve"> from right under your nose and all you can offer is news of her disappearance. Shame on you</w:t>
      </w:r>
      <w:ins w:id="5798" w:author="Editor" w:date="2026-09-25T09:00:00Z">
        <w:r>
          <w:t xml:space="preserve">,</w:t>
        </w:r>
      </w:ins>
      <w:r>
        <w:t xml:space="preserve"> and you know what, I am better off without you useless baboons. You all are a bunch of inept people</w:t>
      </w:r>
      <w:del w:id="5799" w:author="Editor" w:date="2026-09-25T09:00:00Z">
        <w:r>
          <w:delText xml:space="preserve"> I have as a part of my defunct team</w:delText>
        </w:r>
      </w:del>
      <w:r>
        <w:t xml:space="preserve">.</w:t>
      </w:r>
      <w:del w:id="5800" w:author="Editor (Typography)" w:date="2026-09-25T09:00:00Z">
        <w:r>
          <w:delText xml:space="preserve">"</w:delText>
        </w:r>
      </w:del>
      <w:ins w:id="5801" w:author="Editor (Typography)" w:date="2026-09-25T09:00:00Z">
        <w:r>
          <w:t xml:space="preserve">”</w:t>
        </w:r>
      </w:ins>
    </w:p>
    <w:p w14:paraId="4BD184FE" w14:textId="77777777" w:rsidR="0025336D" w:rsidRPr="0025336D" w:rsidRDefault="0025336D" w:rsidP="0025336D">
      <w:r>
        <w:t xml:space="preserve">Though </w:t>
      </w:r>
      <w:del w:id="5802" w:author="Editor" w:date="2026-09-25T09:00:00Z">
        <w:r>
          <w:delText xml:space="preserve">Francis</w:delText>
        </w:r>
      </w:del>
      <w:ins w:id="5803" w:author="Editor" w:date="2026-09-25T09:00:00Z">
        <w:r>
          <w:t xml:space="preserve">Francisco’s</w:t>
        </w:r>
      </w:ins>
      <w:r>
        <w:t xml:space="preserve"> speaking rights were curtailed, he still mustered some courage and </w:t>
      </w:r>
      <w:del w:id="5804" w:author="Editor" w:date="2026-09-25T09:00:00Z">
        <w:r>
          <w:delText xml:space="preserve">spoke</w:delText>
        </w:r>
      </w:del>
      <w:ins w:id="5805" w:author="Editor" w:date="2026-09-25T09:00:00Z">
        <w:r>
          <w:t xml:space="preserve">said</w:t>
        </w:r>
      </w:ins>
      <w:r>
        <w:t xml:space="preserve"> in a low tone, “I have my men by all the city exits</w:t>
      </w:r>
      <w:ins w:id="5806" w:author="Editor" w:date="2026-09-25T09:00:00Z">
        <w:r>
          <w:t xml:space="preserve">,</w:t>
        </w:r>
      </w:ins>
      <w:r>
        <w:t xml:space="preserve"> and if they are in Lisbon</w:t>
      </w:r>
      <w:ins w:id="5807" w:author="Editor" w:date="2026-09-25T09:00:00Z">
        <w:r>
          <w:t xml:space="preserve">,</w:t>
        </w:r>
      </w:ins>
      <w:r>
        <w:t xml:space="preserve"> they will be caught.</w:t>
      </w:r>
      <w:del w:id="5808" w:author="Editor (Typography)" w:date="2026-09-25T09:00:00Z">
        <w:r>
          <w:delText xml:space="preserve">"</w:delText>
        </w:r>
      </w:del>
      <w:ins w:id="5809" w:author="Editor (Typography)" w:date="2026-09-25T09:00:00Z">
        <w:r>
          <w:t xml:space="preserve">”</w:t>
        </w:r>
      </w:ins>
    </w:p>
    <w:p w14:paraId="3FE7D4AC" w14:textId="77777777" w:rsidR="0025336D" w:rsidRPr="0025336D" w:rsidRDefault="0025336D" w:rsidP="0025336D">
      <w:r>
        <w:t xml:space="preserve">Benedikt lost his temper</w:t>
      </w:r>
      <w:del w:id="5810" w:author="Editor" w:date="2026-09-25T09:00:00Z">
        <w:r>
          <w:delText xml:space="preserve">; he</w:delText>
        </w:r>
      </w:del>
      <w:ins w:id="5811" w:author="Editor" w:date="2026-09-25T09:00:00Z">
        <w:r>
          <w:t xml:space="preserve">. He</w:t>
        </w:r>
      </w:ins>
      <w:r>
        <w:t xml:space="preserve"> threw his </w:t>
      </w:r>
      <w:del w:id="5812" w:author="Editor" w:date="2026-09-25T09:00:00Z">
        <w:r>
          <w:delText xml:space="preserve">hand</w:delText>
        </w:r>
      </w:del>
      <w:ins w:id="5813" w:author="Editor" w:date="2026-09-25T09:00:00Z">
        <w:r>
          <w:t xml:space="preserve">hands</w:t>
        </w:r>
      </w:ins>
      <w:r>
        <w:t xml:space="preserve"> in the air and</w:t>
      </w:r>
      <w:del w:id="5814" w:author="Editor" w:date="2026-09-25T09:00:00Z">
        <w:r>
          <w:delText xml:space="preserve"> with a grating sound</w:delText>
        </w:r>
      </w:del>
      <w:r>
        <w:t xml:space="preserve"> blurted, “I don’t want anything from you. Do me a </w:t>
      </w:r>
      <w:del w:id="5815" w:author="Editor (Spelling)" w:date="2026-09-25T09:00:00Z">
        <w:r>
          <w:delText xml:space="preserve">favor</w:delText>
        </w:r>
      </w:del>
      <w:ins w:id="5816" w:author="Editor (Spelling)" w:date="2026-09-25T09:00:00Z">
        <w:r>
          <w:t xml:space="preserve">favour</w:t>
        </w:r>
      </w:ins>
      <w:r>
        <w:t xml:space="preserve">, stay out of it</w:t>
      </w:r>
      <w:del w:id="5817" w:author="Editor" w:date="2026-09-25T09:00:00Z">
        <w:r>
          <w:delText xml:space="preserve">,</w:delText>
        </w:r>
      </w:del>
      <w:ins w:id="5818" w:author="Editor" w:date="2026-09-25T09:00:00Z">
        <w:r>
          <w:t xml:space="preserve">.</w:t>
        </w:r>
      </w:ins>
      <w:r>
        <w:t xml:space="preserve"> Will you?”</w:t>
      </w:r>
    </w:p>
    <w:p w14:paraId="3BD6A081" w14:textId="77777777" w:rsidR="0025336D" w:rsidRPr="0025336D" w:rsidRDefault="0025336D" w:rsidP="0025336D">
      <w:r>
        <w:t xml:space="preserve">Benedikt</w:t>
      </w:r>
      <w:del w:id="5819" w:author="Editor" w:date="2026-09-25T09:00:00Z">
        <w:r>
          <w:delText xml:space="preserve"> left Francis in complete shackles. He</w:delText>
        </w:r>
      </w:del>
      <w:r>
        <w:t xml:space="preserve"> pulled out his phone and dialed a number. </w:t>
      </w:r>
      <w:del w:id="5820" w:author="Editor" w:date="2026-09-25T09:00:00Z">
        <w:r>
          <w:delText xml:space="preserve">His phone</w:delText>
        </w:r>
      </w:del>
      <w:ins w:id="5821" w:author="Editor" w:date="2026-09-25T09:00:00Z">
        <w:r>
          <w:t xml:space="preserve">The call</w:t>
        </w:r>
      </w:ins>
      <w:r>
        <w:t xml:space="preserve"> was answered promptly</w:t>
      </w:r>
      <w:del w:id="5822" w:author="Editor" w:date="2026-09-25T09:00:00Z">
        <w:r>
          <w:delText xml:space="preserve">. And</w:delText>
        </w:r>
      </w:del>
      <w:ins w:id="5823" w:author="Editor" w:date="2026-09-25T09:00:00Z">
        <w:r>
          <w:t xml:space="preserve">, and</w:t>
        </w:r>
      </w:ins>
      <w:r>
        <w:t xml:space="preserve"> he walked away conversing. Soon he was far away, and </w:t>
      </w:r>
      <w:del w:id="5824" w:author="Editor (Names)" w:date="2026-09-25T09:00:00Z">
        <w:r>
          <w:delText xml:space="preserve">Francis</w:delText>
        </w:r>
      </w:del>
      <w:ins w:id="5825" w:author="Editor (Names)" w:date="2026-09-25T09:00:00Z">
        <w:r>
          <w:t xml:space="preserve">Francisco</w:t>
        </w:r>
      </w:ins>
      <w:r>
        <w:t xml:space="preserve"> could barely hear a word.</w:t>
      </w:r>
    </w:p>
    <w:p w14:paraId="33D83C6C" w14:textId="77777777" w:rsidR="0025336D" w:rsidRPr="0025336D" w:rsidRDefault="0025336D" w:rsidP="0025336D">
      <w:commentRangeStart w:id="159"/>
      <w:r>
        <w:t xml:space="preserve">He was left </w:t>
      </w:r>
      <w:ins w:id="5826" w:author="Editor" w:date="2026-09-25T09:00:00Z">
        <w:r>
          <w:t xml:space="preserve">alone </w:t>
        </w:r>
      </w:ins>
      <w:r>
        <w:t xml:space="preserve">with Damian</w:t>
      </w:r>
      <w:del w:id="5827" w:author="Editor" w:date="2026-09-25T09:00:00Z">
        <w:r>
          <w:delText xml:space="preserve"> alone</w:delText>
        </w:r>
      </w:del>
      <w:r>
        <w:t xml:space="preserve">. With great effort, he managed to glance at Damian. Damian greeted him with a tight-lipped smile and broke the long </w:t>
      </w:r>
      <w:del w:id="5828" w:author="Editor" w:date="2026-09-25T09:00:00Z">
        <w:r>
          <w:delText xml:space="preserve">impeding strenuous </w:delText>
        </w:r>
      </w:del>
      <w:r>
        <w:t xml:space="preserve">silence between the two</w:t>
      </w:r>
      <w:del w:id="5829" w:author="Editor" w:date="2026-09-25T09:00:00Z">
        <w:r>
          <w:delText xml:space="preserve">,</w:delText>
        </w:r>
      </w:del>
      <w:ins w:id="5830" w:author="Editor" w:date="2026-09-25T09:00:00Z">
        <w:r>
          <w:t xml:space="preserve">.</w:t>
        </w:r>
      </w:ins>
      <w:r>
        <w:t xml:space="preserve"> “I know what happened was terrible, but if it may console you a bit, this girl </w:t>
      </w:r>
      <w:del w:id="5831" w:author="Editor" w:date="2026-09-25T09:00:00Z">
        <w:r>
          <w:delText xml:space="preserve">had</w:delText>
        </w:r>
      </w:del>
      <w:ins w:id="5832" w:author="Editor" w:date="2026-09-25T09:00:00Z">
        <w:r>
          <w:t xml:space="preserve">has</w:t>
        </w:r>
      </w:ins>
      <w:r>
        <w:t xml:space="preserve"> deceived all of us, including the chief. We </w:t>
      </w:r>
      <w:del w:id="5833" w:author="Editor" w:date="2026-09-25T09:00:00Z">
        <w:r>
          <w:delText xml:space="preserve">are</w:delText>
        </w:r>
      </w:del>
      <w:ins w:id="5834" w:author="Editor" w:date="2026-09-25T09:00:00Z">
        <w:r>
          <w:t xml:space="preserve">have been</w:t>
        </w:r>
      </w:ins>
      <w:r>
        <w:t xml:space="preserve"> on the run for the last </w:t>
      </w:r>
      <w:del w:id="5835" w:author="Editor" w:date="2026-09-25T09:00:00Z">
        <w:r>
          <w:delText xml:space="preserve">four</w:delText>
        </w:r>
      </w:del>
      <w:ins w:id="5836" w:author="Editor" w:date="2026-09-25T09:00:00Z">
        <w:r>
          <w:t xml:space="preserve">three</w:t>
        </w:r>
      </w:ins>
      <w:r>
        <w:t xml:space="preserve"> days and she </w:t>
      </w:r>
      <w:del w:id="5837" w:author="Editor" w:date="2026-09-25T09:00:00Z">
        <w:r>
          <w:delText xml:space="preserve">had</w:delText>
        </w:r>
      </w:del>
      <w:ins w:id="5838" w:author="Editor" w:date="2026-09-25T09:00:00Z">
        <w:r>
          <w:t xml:space="preserve">has</w:t>
        </w:r>
      </w:ins>
      <w:r>
        <w:t xml:space="preserve"> dodged us multiple times. I must tell you, she is no ordinary girl. She is well trained and knows what she is doing. I know </w:t>
      </w:r>
      <w:ins w:id="5839" w:author="Editor" w:date="2026-09-25T09:00:00Z">
        <w:r>
          <w:t xml:space="preserve">the </w:t>
        </w:r>
      </w:ins>
      <w:r>
        <w:t xml:space="preserve">chief is angry now, but he will come around.</w:t>
      </w:r>
      <w:del w:id="5840" w:author="Editor (Typography)" w:date="2026-09-25T09:00:00Z">
        <w:r>
          <w:delText xml:space="preserve">"</w:delText>
        </w:r>
      </w:del>
      <w:ins w:id="5841" w:author="Editor (Typography)" w:date="2026-09-25T09:00:00Z">
        <w:r>
          <w:t xml:space="preserve">”</w:t>
        </w:r>
      </w:ins>
      <w:r>
        <w:t xml:space="preserve"> Damian squeezed </w:t>
      </w:r>
      <w:del w:id="5842" w:author="Editor (Names)" w:date="2026-09-25T09:00:00Z">
        <w:r>
          <w:delText xml:space="preserve">Francis</w:delText>
        </w:r>
      </w:del>
      <w:ins w:id="5843" w:author="Editor (Names)" w:date="2026-09-25T09:00:00Z">
        <w:r>
          <w:t xml:space="preserve">Francisco</w:t>
        </w:r>
      </w:ins>
      <w:r>
        <w:t xml:space="preserve">’s shoulder as he finished his monologue</w:t>
      </w:r>
      <w:del w:id="5844" w:author="Editor" w:date="2026-09-25T09:00:00Z">
        <w:r>
          <w:delText xml:space="preserve"> draped with an emphatic outlook</w:delText>
        </w:r>
      </w:del>
      <w:r>
        <w:t xml:space="preserve">. </w:t>
      </w:r>
      <w:del w:id="5845" w:author="Editor (Names)" w:date="2026-09-25T09:00:00Z">
        <w:r>
          <w:delText xml:space="preserve">Francis</w:delText>
        </w:r>
      </w:del>
      <w:ins w:id="5846" w:author="Editor (Names)" w:date="2026-09-25T09:00:00Z">
        <w:r>
          <w:t xml:space="preserve">Francisco</w:t>
        </w:r>
      </w:ins>
      <w:r>
        <w:t xml:space="preserve"> didn’t say anything, but </w:t>
      </w:r>
      <w:del w:id="5847" w:author="Editor" w:date="2026-09-25T09:00:00Z">
        <w:r>
          <w:delText xml:space="preserve">passed</w:delText>
        </w:r>
      </w:del>
      <w:ins w:id="5848" w:author="Editor" w:date="2026-09-25T09:00:00Z">
        <w:r>
          <w:t xml:space="preserve">gave</w:t>
        </w:r>
      </w:ins>
      <w:r>
        <w:t xml:space="preserve"> a benign smile, appreciating his friend’s solicitude.</w:t>
      </w:r>
      <w:commentRangeEnd w:id="159"/>
      <w:r>
        <w:commentReference w:id="159"/>
      </w:r>
    </w:p>
    <w:p w14:paraId="0992C09F" w14:textId="77777777" w:rsidR="0025336D" w:rsidRPr="0025336D" w:rsidRDefault="0025336D" w:rsidP="0025336D">
      <w:r>
        <w:t xml:space="preserve">It took Benedikt some time to finish the conversation. He </w:t>
      </w:r>
      <w:del w:id="5849" w:author="Editor" w:date="2026-09-25T09:00:00Z">
        <w:r>
          <w:delText xml:space="preserve">paced</w:delText>
        </w:r>
      </w:del>
      <w:ins w:id="5850" w:author="Editor" w:date="2026-09-25T09:00:00Z">
        <w:r>
          <w:t xml:space="preserve">walked</w:t>
        </w:r>
      </w:ins>
      <w:r>
        <w:t xml:space="preserve"> back to where </w:t>
      </w:r>
      <w:del w:id="5851" w:author="Editor (Names)" w:date="2026-09-25T09:00:00Z">
        <w:r>
          <w:delText xml:space="preserve">Francis</w:delText>
        </w:r>
      </w:del>
      <w:ins w:id="5852" w:author="Editor (Names)" w:date="2026-09-25T09:00:00Z">
        <w:r>
          <w:t xml:space="preserve">Francisco</w:t>
        </w:r>
      </w:ins>
      <w:r>
        <w:t xml:space="preserve"> and Damian were standing. This time he </w:t>
      </w:r>
      <w:del w:id="5853" w:author="Editor" w:date="2026-09-25T09:00:00Z">
        <w:r>
          <w:delText xml:space="preserve">had a</w:delText>
        </w:r>
      </w:del>
      <w:ins w:id="5854" w:author="Editor" w:date="2026-09-25T09:00:00Z">
        <w:r>
          <w:t xml:space="preserve">looked</w:t>
        </w:r>
      </w:ins>
      <w:r>
        <w:t xml:space="preserve"> more composed </w:t>
      </w:r>
      <w:del w:id="5855" w:author="Editor" w:date="2026-09-25T09:00:00Z">
        <w:r>
          <w:delText xml:space="preserve">outlook </w:delText>
        </w:r>
      </w:del>
      <w:r>
        <w:t xml:space="preserve">than he </w:t>
      </w:r>
      <w:del w:id="5856" w:author="Editor" w:date="2026-09-25T09:00:00Z">
        <w:r>
          <w:delText xml:space="preserve">was</w:delText>
        </w:r>
      </w:del>
      <w:ins w:id="5857" w:author="Editor" w:date="2026-09-25T09:00:00Z">
        <w:r>
          <w:t xml:space="preserve">had</w:t>
        </w:r>
      </w:ins>
      <w:r>
        <w:t xml:space="preserve"> a few moments back. “Did your men find anything?” </w:t>
      </w:r>
      <w:del w:id="5858" w:author="Editor" w:date="2026-09-25T09:00:00Z">
        <w:r>
          <w:delText xml:space="preserve">The</w:delText>
        </w:r>
      </w:del>
      <w:ins w:id="5859" w:author="Editor" w:date="2026-09-25T09:00:00Z">
        <w:r>
          <w:t xml:space="preserve">His</w:t>
        </w:r>
      </w:ins>
      <w:r>
        <w:t xml:space="preserve"> voice was flat</w:t>
      </w:r>
      <w:ins w:id="5860" w:author="Editor" w:date="2026-09-25T09:00:00Z">
        <w:r>
          <w:t xml:space="preserve">,</w:t>
        </w:r>
      </w:ins>
      <w:r>
        <w:t xml:space="preserve"> and there was no </w:t>
      </w:r>
      <w:del w:id="5861" w:author="Editor" w:date="2026-09-25T09:00:00Z">
        <w:r>
          <w:delText xml:space="preserve">reflection</w:delText>
        </w:r>
      </w:del>
      <w:ins w:id="5862" w:author="Editor" w:date="2026-09-25T09:00:00Z">
        <w:r>
          <w:t xml:space="preserve">trace</w:t>
        </w:r>
      </w:ins>
      <w:r>
        <w:t xml:space="preserve"> of the frustration he </w:t>
      </w:r>
      <w:del w:id="5863" w:author="Editor" w:date="2026-09-25T09:00:00Z">
        <w:r>
          <w:delText xml:space="preserve">showed</w:delText>
        </w:r>
      </w:del>
      <w:ins w:id="5864" w:author="Editor" w:date="2026-09-25T09:00:00Z">
        <w:r>
          <w:t xml:space="preserve">had shown</w:t>
        </w:r>
      </w:ins>
      <w:r>
        <w:t xml:space="preserve"> before.</w:t>
      </w:r>
    </w:p>
    <w:p w14:paraId="5DF44EE1" w14:textId="77777777" w:rsidR="0025336D" w:rsidRPr="0025336D" w:rsidRDefault="0025336D" w:rsidP="0025336D">
      <w:del w:id="5865" w:author="Editor (Names)" w:date="2026-09-25T09:00:00Z">
        <w:r>
          <w:delText xml:space="preserve">Francis</w:delText>
        </w:r>
      </w:del>
      <w:ins w:id="5866" w:author="Editor (Names)" w:date="2026-09-25T09:00:00Z">
        <w:r>
          <w:t xml:space="preserve">Francisco</w:t>
        </w:r>
      </w:ins>
      <w:r>
        <w:t xml:space="preserve"> responded in haste</w:t>
      </w:r>
      <w:ins w:id="5867" w:author="Editor" w:date="2026-09-25T09:00:00Z">
        <w:r>
          <w:t xml:space="preserve">,</w:t>
        </w:r>
      </w:ins>
      <w:r>
        <w:t xml:space="preserve"> “Nothing so far</w:t>
      </w:r>
      <w:del w:id="5868" w:author="Editor" w:date="2026-09-25T09:00:00Z">
        <w:r>
          <w:delText xml:space="preserve">, the</w:delText>
        </w:r>
      </w:del>
      <w:ins w:id="5869" w:author="Editor" w:date="2026-09-25T09:00:00Z">
        <w:r>
          <w:t xml:space="preserve">. The</w:t>
        </w:r>
      </w:ins>
      <w:r>
        <w:t xml:space="preserve"> exits are guarded. They will call me as soon as they find something.</w:t>
      </w:r>
      <w:del w:id="5870" w:author="Editor (Typography)" w:date="2026-09-25T09:00:00Z">
        <w:r>
          <w:delText xml:space="preserve">"</w:delText>
        </w:r>
      </w:del>
      <w:ins w:id="5871" w:author="Editor (Typography)" w:date="2026-09-25T09:00:00Z">
        <w:r>
          <w:t xml:space="preserve">”</w:t>
        </w:r>
      </w:ins>
    </w:p>
    <w:p w14:paraId="0082F3A5" w14:textId="77777777" w:rsidR="0025336D" w:rsidRPr="0025336D" w:rsidRDefault="0025336D" w:rsidP="0025336D">
      <w:r>
        <w:t xml:space="preserve">Benedikt continued, “They must be in disguise. I am positive that’s how they escaped you. Tell your men to look under the skin. They wouldn’t </w:t>
      </w:r>
      <w:del w:id="5872" w:author="Editor" w:date="2026-09-25T09:00:00Z">
        <w:r>
          <w:delText xml:space="preserve">appear like</w:delText>
        </w:r>
      </w:del>
      <w:ins w:id="5873" w:author="Editor" w:date="2026-09-25T09:00:00Z">
        <w:r>
          <w:t xml:space="preserve">look</w:t>
        </w:r>
      </w:ins>
      <w:r>
        <w:t xml:space="preserve"> the way they appear in the photo</w:t>
      </w:r>
      <w:del w:id="5874" w:author="Editor" w:date="2026-09-25T09:00:00Z">
        <w:r>
          <w:delText xml:space="preserve">”.</w:delText>
        </w:r>
      </w:del>
      <w:ins w:id="5875" w:author="Editor" w:date="2026-09-25T09:00:00Z">
        <w:r>
          <w:t xml:space="preserve">.”</w:t>
        </w:r>
      </w:ins>
      <w:r>
        <w:t xml:space="preserve"> </w:t>
      </w:r>
      <w:del w:id="5876" w:author="Editor (Names)" w:date="2026-09-25T09:00:00Z">
        <w:r>
          <w:delText xml:space="preserve">Francis</w:delText>
        </w:r>
      </w:del>
      <w:ins w:id="5877" w:author="Editor (Names)" w:date="2026-09-25T09:00:00Z">
        <w:r>
          <w:t xml:space="preserve">Francisco</w:t>
        </w:r>
      </w:ins>
      <w:r>
        <w:t xml:space="preserve"> </w:t>
      </w:r>
      <w:del w:id="5878" w:author="Editor (Spelling)" w:date="2026-09-25T09:00:00Z">
        <w:r>
          <w:delText xml:space="preserve">realized</w:delText>
        </w:r>
      </w:del>
      <w:ins w:id="5879" w:author="Editor (Spelling)" w:date="2026-09-25T09:00:00Z">
        <w:r>
          <w:t xml:space="preserve">realised</w:t>
        </w:r>
      </w:ins>
      <w:r>
        <w:t xml:space="preserve"> Damian was right on both </w:t>
      </w:r>
      <w:del w:id="5880" w:author="Editor" w:date="2026-09-25T09:00:00Z">
        <w:r>
          <w:delText xml:space="preserve">the </w:delText>
        </w:r>
      </w:del>
      <w:r>
        <w:t xml:space="preserve">counts</w:t>
      </w:r>
      <w:del w:id="5881" w:author="Editor" w:date="2026-09-25T09:00:00Z">
        <w:r>
          <w:delText xml:space="preserve">;</w:delText>
        </w:r>
      </w:del>
      <w:ins w:id="5882" w:author="Editor" w:date="2026-09-25T09:00:00Z">
        <w:r>
          <w:t xml:space="preserve">.</w:t>
        </w:r>
      </w:ins>
      <w:r>
        <w:t xml:space="preserve"> Benedikt had calmed down, which was</w:t>
      </w:r>
      <w:del w:id="5883" w:author="Editor" w:date="2026-09-25T09:00:00Z">
        <w:r>
          <w:delText xml:space="preserve"> such</w:delText>
        </w:r>
      </w:del>
      <w:r>
        <w:t xml:space="preserve"> a big relief, and this girl was no ordinary</w:t>
      </w:r>
      <w:ins w:id="5884" w:author="Editor" w:date="2026-09-25T09:00:00Z">
        <w:r>
          <w:t xml:space="preserve"> girl</w:t>
        </w:r>
      </w:ins>
      <w:r>
        <w:t xml:space="preserve">. He stepped aside </w:t>
      </w:r>
      <w:del w:id="5885" w:author="Editor" w:date="2026-09-25T09:00:00Z">
        <w:r>
          <w:delText xml:space="preserve">as he</w:delText>
        </w:r>
      </w:del>
      <w:ins w:id="5886" w:author="Editor" w:date="2026-09-25T09:00:00Z">
        <w:r>
          <w:t xml:space="preserve">and</w:t>
        </w:r>
      </w:ins>
      <w:r>
        <w:t xml:space="preserve"> called his men</w:t>
      </w:r>
      <w:ins w:id="5887" w:author="Editor" w:date="2026-09-25T09:00:00Z">
        <w:r>
          <w:t xml:space="preserve">,</w:t>
        </w:r>
      </w:ins>
      <w:r>
        <w:t xml:space="preserve"> instructing them in Portuguese about what his chief had told him.</w:t>
      </w:r>
    </w:p>
    <w:p w14:paraId="3AC9B59E" w14:textId="35538D89" w:rsidR="0025336D" w:rsidRPr="0025336D" w:rsidRDefault="0025336D" w:rsidP="0025336D">
      <w:r>
        <w:t xml:space="preserve">Benedikt continued upon </w:t>
      </w:r>
      <w:del w:id="5888" w:author="Editor" w:date="2026-09-25T09:00:00Z">
        <w:r>
          <w:delText xml:space="preserve">Francis</w:delText>
        </w:r>
      </w:del>
      <w:ins w:id="5889" w:author="Editor" w:date="2026-09-25T09:00:00Z">
        <w:r>
          <w:t xml:space="preserve">Francisco’s</w:t>
        </w:r>
      </w:ins>
      <w:r>
        <w:t xml:space="preserve"> return, “I have laid out a plan</w:t>
      </w:r>
      <w:del w:id="5890" w:author="Editor" w:date="2026-09-25T09:00:00Z">
        <w:r>
          <w:delText xml:space="preserve">, if</w:delText>
        </w:r>
      </w:del>
      <w:ins w:id="5891" w:author="Editor" w:date="2026-09-25T09:00:00Z">
        <w:r>
          <w:t xml:space="preserve">. If</w:t>
        </w:r>
      </w:ins>
      <w:r>
        <w:t xml:space="preserve"> she takes the bait, we may have a long and adventurous night. In the meantime, let us get some rest.”</w:t>
      </w:r>
    </w:p>
    <w:p w14:paraId="67493C79" w14:textId="77777777" w:rsidR="0025336D" w:rsidRPr="0025336D" w:rsidRDefault="0025336D" w:rsidP="0025336D">
      <w:r>
        <w:t xml:space="preserve">They all jumped into the van and started their onward journey. Benedikt reclined his seat and tried to get some sleep. The creeping </w:t>
      </w:r>
      <w:del w:id="5892" w:author="Editor" w:date="2026-09-25T09:00:00Z">
        <w:r>
          <w:delText xml:space="preserve">eerie</w:delText>
        </w:r>
      </w:del>
      <w:ins w:id="5893" w:author="Editor" w:date="2026-09-25T09:00:00Z">
        <w:r>
          <w:t xml:space="preserve">silence</w:t>
        </w:r>
      </w:ins>
      <w:r>
        <w:t xml:space="preserve"> in the van was </w:t>
      </w:r>
      <w:del w:id="5894" w:author="Editor" w:date="2026-09-25T09:00:00Z">
        <w:r>
          <w:delText xml:space="preserve">rattled</w:delText>
        </w:r>
      </w:del>
      <w:ins w:id="5895" w:author="Editor" w:date="2026-09-25T09:00:00Z">
        <w:r>
          <w:t xml:space="preserve">broken</w:t>
        </w:r>
      </w:ins>
      <w:r>
        <w:t xml:space="preserve"> by the ringing tone of Benedikt’s phone. Benedikt came to complete attention. He was keenly listening without uttering a single word. The call went on for five minutes</w:t>
      </w:r>
      <w:ins w:id="5896" w:author="Editor" w:date="2026-09-25T09:00:00Z">
        <w:r>
          <w:t xml:space="preserve">,</w:t>
        </w:r>
      </w:ins>
      <w:r>
        <w:t xml:space="preserve"> and finally</w:t>
      </w:r>
      <w:del w:id="5897" w:author="Editor" w:date="2026-09-25T09:00:00Z">
        <w:r>
          <w:delText xml:space="preserve">, he spoke</w:delText>
        </w:r>
      </w:del>
      <w:ins w:id="5898" w:author="Editor" w:date="2026-09-25T09:00:00Z">
        <w:r>
          <w:t xml:space="preserve"> he said</w:t>
        </w:r>
      </w:ins>
      <w:r>
        <w:t xml:space="preserve">, “Give him some time. I am sure soon you will have some good news.</w:t>
      </w:r>
      <w:del w:id="5899" w:author="Editor (Typography)" w:date="2026-09-25T09:00:00Z">
        <w:r>
          <w:delText xml:space="preserve">"</w:delText>
        </w:r>
      </w:del>
      <w:ins w:id="5900" w:author="Editor (Typography)" w:date="2026-09-25T09:00:00Z">
        <w:r>
          <w:t xml:space="preserve">”</w:t>
        </w:r>
      </w:ins>
    </w:p>
    <w:p w14:paraId="7FA1DD99" w14:textId="77777777" w:rsidR="0025336D" w:rsidRPr="0025336D" w:rsidRDefault="0025336D" w:rsidP="0025336D">
      <w:r>
        <w:t xml:space="preserve">He snapped the phone </w:t>
      </w:r>
      <w:del w:id="5901" w:author="Editor" w:date="2026-09-25T09:00:00Z">
        <w:r>
          <w:delText xml:space="preserve">and laid</w:delText>
        </w:r>
      </w:del>
      <w:ins w:id="5902" w:author="Editor" w:date="2026-09-25T09:00:00Z">
        <w:r>
          <w:t xml:space="preserve">shut and lay</w:t>
        </w:r>
      </w:ins>
      <w:r>
        <w:t xml:space="preserve"> back on the seat with the hope of getting some respite from the </w:t>
      </w:r>
      <w:del w:id="5903" w:author="Editor" w:date="2026-09-25T09:00:00Z">
        <w:r>
          <w:delText xml:space="preserve">proceedings of the </w:delText>
        </w:r>
      </w:del>
      <w:r>
        <w:t xml:space="preserve">chaotic day.</w:t>
      </w:r>
    </w:p>
    <w:p w14:paraId="55BB4026" w14:textId="77777777" w:rsidR="00595D90" w:rsidRPr="00595D90" w:rsidRDefault="00595D90" w:rsidP="00595D90"/>
    <w:p w14:paraId="0B98E74C" w14:textId="77777777" w:rsidR="00595D90" w:rsidRPr="00595D90" w:rsidRDefault="00595D90" w:rsidP="00595D90">
      <w:r>
        <w:t xml:space="preserve"> </w:t>
      </w:r>
    </w:p>
    <w:p w14:paraId="03EDFAE5" w14:textId="77777777" w:rsidR="00595D90" w:rsidRPr="00595D90" w:rsidRDefault="00595D90" w:rsidP="00595D90"/>
    <w:p w14:paraId="58682FF0" w14:textId="77777777" w:rsidR="00435406" w:rsidRDefault="00435406">
      <w:pPr>
        <w:spacing w:line="259" w:lineRule="auto"/>
        <w:jc w:val="left"/>
        <w:rPr>
          <w:b/>
        </w:rPr>
      </w:pPr>
      <w:r>
        <w:rPr>
          <w:b/>
        </w:rPr>
        <w:br w:type="page"/>
      </w:r>
    </w:p>
    <w:p w14:paraId="5EF86290" w14:textId="3F090741" w:rsidR="00595D90" w:rsidRPr="00C67D4A" w:rsidRDefault="00595D90" w:rsidP="00F56514">
      <w:pPr>
        <w:outlineLvl w:val="0"/>
        <w:rPr>
          <w:b/>
        </w:rPr>
      </w:pPr>
      <w:r>
        <w:rPr>
          <w:b/>
        </w:rPr>
        <w:lastRenderedPageBreak/>
        <w:t>Chapter 29</w:t>
      </w:r>
    </w:p>
    <w:p w14:paraId="0A400A56" w14:textId="77777777" w:rsidR="00595D90" w:rsidRPr="00C67D4A" w:rsidRDefault="00595D90" w:rsidP="00595D90">
      <w:pPr>
        <w:rPr>
          <w:b/>
        </w:rPr>
      </w:pPr>
      <w:r>
        <w:rPr>
          <w:b/>
        </w:rPr>
        <w:t>8:30 PM 17th April 2014, Nazaré, Portugal</w:t>
      </w:r>
    </w:p>
    <w:p w14:paraId="27448DD7" w14:textId="77777777" w:rsidR="00F567C1" w:rsidRPr="00F567C1" w:rsidRDefault="00F567C1" w:rsidP="00F567C1">
      <w:r>
        <w:t xml:space="preserve">Sanchez was lost in her thoughts, </w:t>
      </w:r>
      <w:ins w:id="5904" w:author="Editor" w:date="2026-09-25T09:00:00Z">
        <w:r>
          <w:t xml:space="preserve">and </w:t>
        </w:r>
      </w:ins>
      <w:r>
        <w:t xml:space="preserve">so was Stephen</w:t>
      </w:r>
      <w:del w:id="5905" w:author="Editor" w:date="2026-09-25T09:00:00Z">
        <w:r>
          <w:delText xml:space="preserve"> and draped</w:delText>
        </w:r>
      </w:del>
      <w:ins w:id="5906" w:author="Editor" w:date="2026-09-25T09:00:00Z">
        <w:r>
          <w:t xml:space="preserve">. Draped</w:t>
        </w:r>
      </w:ins>
      <w:r>
        <w:t xml:space="preserve"> in the shroud of silence</w:t>
      </w:r>
      <w:ins w:id="5907" w:author="Editor" w:date="2026-09-25T09:00:00Z">
        <w:r>
          <w:t xml:space="preserve">,</w:t>
        </w:r>
      </w:ins>
      <w:r>
        <w:t xml:space="preserve"> they searched for their own </w:t>
      </w:r>
      <w:del w:id="5908" w:author="Editor" w:date="2026-09-25T09:00:00Z">
        <w:r>
          <w:delText xml:space="preserve">solicitude</w:delText>
        </w:r>
      </w:del>
      <w:ins w:id="5909" w:author="Editor" w:date="2026-09-25T09:00:00Z">
        <w:r>
          <w:t xml:space="preserve">solitude</w:t>
        </w:r>
      </w:ins>
      <w:r>
        <w:t xml:space="preserve">. It was about time</w:t>
      </w:r>
      <w:ins w:id="5910" w:author="Editor" w:date="2026-09-25T09:00:00Z">
        <w:r>
          <w:t xml:space="preserve">,</w:t>
        </w:r>
      </w:ins>
      <w:r>
        <w:t xml:space="preserve"> and Stephen took the initiative to break the long</w:t>
      </w:r>
      <w:del w:id="5911" w:author="Editor" w:date="2026-09-25T09:00:00Z">
        <w:r>
          <w:delText xml:space="preserve">-standing</w:delText>
        </w:r>
      </w:del>
      <w:r>
        <w:t xml:space="preserve"> lull</w:t>
      </w:r>
      <w:del w:id="5912" w:author="Editor" w:date="2026-09-25T09:00:00Z">
        <w:r>
          <w:delText xml:space="preserve">,</w:delText>
        </w:r>
      </w:del>
      <w:ins w:id="5913" w:author="Editor" w:date="2026-09-25T09:00:00Z">
        <w:r>
          <w:t xml:space="preserve">.</w:t>
        </w:r>
      </w:ins>
      <w:r>
        <w:t xml:space="preserve"> “Jules should be here any moment. Let us walk towards the pub.”</w:t>
      </w:r>
    </w:p>
    <w:p w14:paraId="0C02354B" w14:textId="77777777" w:rsidR="00F567C1" w:rsidRPr="00F567C1" w:rsidRDefault="00F567C1" w:rsidP="00F567C1">
      <w:r>
        <w:t xml:space="preserve">Sanchez smiled through her crinkled eyes and followed Stephen’s lead. It was a short walk to the pub. Sanchez was amazed to note the stark difference between the two locations. The ocean was so calm</w:t>
      </w:r>
      <w:del w:id="5914" w:author="Editor" w:date="2026-09-25T09:00:00Z">
        <w:r>
          <w:delText xml:space="preserve"> and placid</w:delText>
        </w:r>
      </w:del>
      <w:r>
        <w:t xml:space="preserve">, whereas the pub was bustling with </w:t>
      </w:r>
      <w:del w:id="5915" w:author="Editor" w:date="2026-09-25T09:00:00Z">
        <w:r>
          <w:delText xml:space="preserve">the</w:delText>
        </w:r>
      </w:del>
      <w:ins w:id="5916" w:author="Editor" w:date="2026-09-25T09:00:00Z">
        <w:r>
          <w:t xml:space="preserve">a</w:t>
        </w:r>
      </w:ins>
      <w:r>
        <w:t xml:space="preserve"> raucous crowd.  </w:t>
      </w:r>
      <w:del w:id="5917" w:author="Editor" w:date="2026-09-25T09:00:00Z">
        <w:r>
          <w:delText xml:space="preserve">The occasional loud</w:delText>
        </w:r>
      </w:del>
      <w:ins w:id="5918" w:author="Editor" w:date="2026-09-25T09:00:00Z">
        <w:r>
          <w:t xml:space="preserve">Loud</w:t>
        </w:r>
      </w:ins>
      <w:r>
        <w:t xml:space="preserve"> music was pouring out of the pub as people </w:t>
      </w:r>
      <w:del w:id="5919" w:author="Editor" w:date="2026-09-25T09:00:00Z">
        <w:r>
          <w:delText xml:space="preserve">were opening and closing</w:delText>
        </w:r>
      </w:del>
      <w:ins w:id="5920" w:author="Editor" w:date="2026-09-25T09:00:00Z">
        <w:r>
          <w:t xml:space="preserve">opened and closed</w:t>
        </w:r>
      </w:ins>
      <w:r>
        <w:t xml:space="preserve"> the door, nothing unusual for a tourist location. On a normal day, she would have loved the ambiance, but the recent tribulations she had undergone demanded </w:t>
      </w:r>
      <w:del w:id="5921" w:author="Editor" w:date="2026-09-25T09:00:00Z">
        <w:r>
          <w:delText xml:space="preserve">her to</w:delText>
        </w:r>
      </w:del>
      <w:ins w:id="5922" w:author="Editor" w:date="2026-09-25T09:00:00Z">
        <w:r>
          <w:t xml:space="preserve">that she</w:t>
        </w:r>
      </w:ins>
      <w:r>
        <w:t xml:space="preserve"> be more </w:t>
      </w:r>
      <w:del w:id="5923" w:author="Editor" w:date="2026-09-25T09:00:00Z">
        <w:r>
          <w:delText xml:space="preserve">imperturbable</w:delText>
        </w:r>
      </w:del>
      <w:ins w:id="5924" w:author="Editor" w:date="2026-09-25T09:00:00Z">
        <w:r>
          <w:t xml:space="preserve">vigilant</w:t>
        </w:r>
      </w:ins>
      <w:r>
        <w:t xml:space="preserve">.</w:t>
      </w:r>
    </w:p>
    <w:p w14:paraId="4BC33CF6" w14:textId="12AE0351" w:rsidR="00F567C1" w:rsidRPr="00F567C1" w:rsidRDefault="00F567C1" w:rsidP="00F567C1">
      <w:r>
        <w:t xml:space="preserve">The wait wasn’t</w:t>
      </w:r>
      <w:del w:id="5925" w:author="Editor" w:date="2026-09-25T09:00:00Z">
        <w:r>
          <w:delText xml:space="preserve"> for</w:delText>
        </w:r>
      </w:del>
      <w:r>
        <w:t xml:space="preserve"> long. Sanchez saw a </w:t>
      </w:r>
      <w:del w:id="5926" w:author="Editor" w:date="2026-09-25T09:00:00Z">
        <w:r>
          <w:delText xml:space="preserve">6 feet </w:delText>
        </w:r>
      </w:del>
      <w:ins w:id="5927" w:author="Editor" w:date="2026-09-25T09:00:00Z">
        <w:r>
          <w:t xml:space="preserve">six-foot-</w:t>
        </w:r>
      </w:ins>
      <w:r>
        <w:t xml:space="preserve">tall </w:t>
      </w:r>
      <w:del w:id="5928" w:author="Editor" w:date="2026-09-25T09:00:00Z">
        <w:r>
          <w:delText xml:space="preserve">structure</w:delText>
        </w:r>
      </w:del>
      <w:ins w:id="5929" w:author="Editor" w:date="2026-09-25T09:00:00Z">
        <w:r>
          <w:t xml:space="preserve">figure</w:t>
        </w:r>
      </w:ins>
      <w:r>
        <w:t xml:space="preserve"> approaching them from across the street. His unkempt dark hair was flowing as he walked, and his sun-kissed skin was glowing even in the night. He had a well-toned physique, evident from the </w:t>
      </w:r>
      <w:del w:id="5930" w:author="Editor" w:date="2026-09-25T09:00:00Z">
        <w:r>
          <w:delText xml:space="preserve">bulging </w:delText>
        </w:r>
      </w:del>
      <w:r>
        <w:t xml:space="preserve">biceps and chest</w:t>
      </w:r>
      <w:ins w:id="5931" w:author="Editor" w:date="2026-09-25T09:00:00Z">
        <w:r>
          <w:t xml:space="preserve"> bulging</w:t>
        </w:r>
      </w:ins>
      <w:r>
        <w:t xml:space="preserve"> through the body-hugging t-shirt he wore. He shouted in joy from </w:t>
      </w:r>
      <w:del w:id="5932" w:author="Editor" w:date="2026-09-25T09:00:00Z">
        <w:r>
          <w:delText xml:space="preserve">the</w:delText>
        </w:r>
      </w:del>
      <w:ins w:id="5933" w:author="Editor" w:date="2026-09-25T09:00:00Z">
        <w:r>
          <w:t xml:space="preserve">a</w:t>
        </w:r>
      </w:ins>
      <w:r>
        <w:t xml:space="preserve"> distance </w:t>
      </w:r>
      <w:del w:id="5934" w:author="Editor" w:date="2026-09-25T09:00:00Z">
        <w:r>
          <w:delText xml:space="preserve">with</w:delText>
        </w:r>
      </w:del>
      <w:ins w:id="5935" w:author="Editor" w:date="2026-09-25T09:00:00Z">
        <w:r>
          <w:t xml:space="preserve">in</w:t>
        </w:r>
      </w:ins>
      <w:r>
        <w:t xml:space="preserve"> a full-bodied </w:t>
      </w:r>
      <w:del w:id="5936" w:author="Editor" w:date="2026-09-25T09:00:00Z">
        <w:r>
          <w:delText xml:space="preserve">tone</w:delText>
        </w:r>
      </w:del>
      <w:ins w:id="5937" w:author="Editor" w:date="2026-09-25T09:00:00Z">
        <w:r>
          <w:t xml:space="preserve">voice</w:t>
        </w:r>
      </w:ins>
      <w:r>
        <w:t xml:space="preserve">, which added to his </w:t>
      </w:r>
      <w:del w:id="5938" w:author="Editor" w:date="2026-09-25T09:00:00Z">
        <w:r>
          <w:delText xml:space="preserve">endowed </w:delText>
        </w:r>
      </w:del>
      <w:r>
        <w:t xml:space="preserve">Greek</w:t>
      </w:r>
      <w:del w:id="5939" w:author="Editor" w:date="2026-09-25T09:00:00Z">
        <w:r>
          <w:delText xml:space="preserve"> </w:delText>
        </w:r>
      </w:del>
      <w:ins w:id="5940" w:author="Editor" w:date="2026-09-25T09:00:00Z">
        <w:r>
          <w:t xml:space="preserve">-</w:t>
        </w:r>
      </w:ins>
      <w:r>
        <w:t xml:space="preserve">like appearance.</w:t>
      </w:r>
    </w:p>
    <w:p w14:paraId="1C06847C" w14:textId="77777777" w:rsidR="00F567C1" w:rsidRPr="00F567C1" w:rsidRDefault="00F567C1" w:rsidP="00F567C1">
      <w:r>
        <w:t xml:space="preserve">He hugged Stephen tightly, exhibiting genuine warmth. Jules was meeting Sanchez for the first time, but that hardly constrained him from greeting her with the same enthusiasm as he showed </w:t>
      </w:r>
      <w:del w:id="5941" w:author="Editor" w:date="2026-09-25T09:00:00Z">
        <w:r>
          <w:delText xml:space="preserve">to </w:delText>
        </w:r>
      </w:del>
      <w:r>
        <w:t xml:space="preserve">Stephen. His loud</w:t>
      </w:r>
      <w:ins w:id="5942" w:author="Editor" w:date="2026-09-25T09:00:00Z">
        <w:r>
          <w:t xml:space="preserve">,</w:t>
        </w:r>
      </w:ins>
      <w:r>
        <w:t xml:space="preserve"> cordial </w:t>
      </w:r>
      <w:del w:id="5943" w:author="Editor (Spelling)" w:date="2026-09-25T09:00:00Z">
        <w:r>
          <w:delText xml:space="preserve">demeanor</w:delText>
        </w:r>
      </w:del>
      <w:ins w:id="5944" w:author="Editor (Spelling)" w:date="2026-09-25T09:00:00Z">
        <w:r>
          <w:t xml:space="preserve">demeanour</w:t>
        </w:r>
      </w:ins>
      <w:r>
        <w:t xml:space="preserve"> took Sanchez by surprise, </w:t>
      </w:r>
      <w:del w:id="5945" w:author="Editor" w:date="2026-09-25T09:00:00Z">
        <w:r>
          <w:delText xml:space="preserve">exuding an authentic comportment</w:delText>
        </w:r>
      </w:del>
      <w:ins w:id="5946" w:author="Editor" w:date="2026-09-25T09:00:00Z">
        <w:r>
          <w:t xml:space="preserve">and it felt</w:t>
        </w:r>
      </w:ins>
      <w:r>
        <w:t xml:space="preserve"> as if she was meeting someone she </w:t>
      </w:r>
      <w:del w:id="5947" w:author="Editor" w:date="2026-09-25T09:00:00Z">
        <w:r>
          <w:delText xml:space="preserve">knew for </w:delText>
        </w:r>
      </w:del>
      <w:ins w:id="5948" w:author="Editor" w:date="2026-09-25T09:00:00Z">
        <w:r>
          <w:t xml:space="preserve">had known for a </w:t>
        </w:r>
      </w:ins>
      <w:r>
        <w:t xml:space="preserve">long</w:t>
      </w:r>
      <w:ins w:id="5949" w:author="Editor" w:date="2026-09-25T09:00:00Z">
        <w:r>
          <w:t xml:space="preserve"> time</w:t>
        </w:r>
      </w:ins>
      <w:r>
        <w:t xml:space="preserve">. </w:t>
      </w:r>
    </w:p>
    <w:p w14:paraId="411537BA" w14:textId="77777777" w:rsidR="00F567C1" w:rsidRPr="00F567C1" w:rsidRDefault="00F567C1" w:rsidP="00F567C1">
      <w:del w:id="5950" w:author="Editor (Typography)" w:date="2026-09-25T09:00:00Z">
        <w:r>
          <w:delText xml:space="preserve">"</w:delText>
        </w:r>
      </w:del>
      <w:ins w:id="5951" w:author="Editor (Typography)" w:date="2026-09-25T09:00:00Z">
        <w:r>
          <w:t xml:space="preserve">“</w:t>
        </w:r>
      </w:ins>
      <w:r>
        <w:t xml:space="preserve">Why is your phone not working? I tried it so many times without any success.” Jules put forward an innocent question as they sauntered towards the car.</w:t>
      </w:r>
    </w:p>
    <w:p>
      <w:pPr>
        <w:rPr>
          <w:ins w:id="5961" w:author="Editor" w:date="2026-09-25T09:00:00Z"/>
        </w:rPr>
      </w:pPr>
      <w:commentRangeStart w:id="160"/>
      <w:r>
        <w:t xml:space="preserve">Without giving anything away</w:t>
      </w:r>
      <w:ins w:id="5952" w:author="Editor" w:date="2026-09-25T09:00:00Z">
        <w:r>
          <w:t xml:space="preserve">,</w:t>
        </w:r>
      </w:ins>
      <w:r>
        <w:t xml:space="preserve"> Stephen </w:t>
      </w:r>
      <w:del w:id="5953" w:author="Editor" w:date="2026-09-25T09:00:00Z">
        <w:r>
          <w:delText xml:space="preserve">declared</w:delText>
        </w:r>
      </w:del>
      <w:ins w:id="5954" w:author="Editor" w:date="2026-09-25T09:00:00Z">
        <w:r>
          <w:t xml:space="preserve">said</w:t>
        </w:r>
      </w:ins>
      <w:r>
        <w:t xml:space="preserve">, “Well</w:t>
      </w:r>
      <w:ins w:id="5955" w:author="Editor" w:date="2026-09-25T09:00:00Z">
        <w:r>
          <w:t xml:space="preserve">,</w:t>
        </w:r>
      </w:ins>
      <w:r>
        <w:t xml:space="preserve"> our phones don’t have roaming and we wanted to keep our </w:t>
      </w:r>
      <w:del w:id="5956" w:author="Editor" w:date="2026-09-25T09:00:00Z">
        <w:r>
          <w:delText xml:space="preserve">cost</w:delText>
        </w:r>
      </w:del>
      <w:ins w:id="5957" w:author="Editor" w:date="2026-09-25T09:00:00Z">
        <w:r>
          <w:t xml:space="preserve">costs</w:t>
        </w:r>
      </w:ins>
      <w:r>
        <w:t xml:space="preserve"> low.</w:t>
      </w:r>
      <w:del w:id="5958" w:author="Editor (Typography)" w:date="2026-09-25T09:00:00Z">
        <w:r>
          <w:delText xml:space="preserve">"</w:delText>
        </w:r>
      </w:del>
      <w:ins w:id="5959" w:author="Editor (Typography)" w:date="2026-09-25T09:00:00Z">
        <w:r>
          <w:t xml:space="preserve">”</w:t>
        </w:r>
      </w:ins>
      <w:r>
        <w:t xml:space="preserve"> They all grinned.</w:t>
      </w:r>
      <w:del w:id="5960" w:author="Editor" w:date="2026-09-25T09:00:00Z">
        <w:r>
          <w:delText xml:space="preserve"> </w:delText>
        </w:r>
      </w:del>
    </w:p>
    <w:p w14:paraId="6607BAA0" w14:textId="77777777" w:rsidR="00F567C1" w:rsidRPr="00F567C1" w:rsidRDefault="00F567C1" w:rsidP="00F567C1">
      <w:r>
        <w:t xml:space="preserve">Jules continued</w:t>
      </w:r>
      <w:ins w:id="5962" w:author="Editor" w:date="2026-09-25T09:00:00Z">
        <w:r>
          <w:t xml:space="preserve">,</w:t>
        </w:r>
      </w:ins>
      <w:r>
        <w:t xml:space="preserve"> “I can get you a local number for real cheap, twenty </w:t>
      </w:r>
      <w:del w:id="5963" w:author="Editor" w:date="2026-09-25T09:00:00Z">
        <w:r>
          <w:delText xml:space="preserve">pesos</w:delText>
        </w:r>
      </w:del>
      <w:ins w:id="5964" w:author="Editor" w:date="2026-09-25T09:00:00Z">
        <w:r>
          <w:t xml:space="preserve">euros</w:t>
        </w:r>
      </w:ins>
      <w:r>
        <w:t xml:space="preserve"> for seven days</w:t>
      </w:r>
      <w:del w:id="5965" w:author="Editor" w:date="2026-09-25T09:00:00Z">
        <w:r>
          <w:delText xml:space="preserve">, that</w:delText>
        </w:r>
      </w:del>
      <w:ins w:id="5966" w:author="Editor" w:date="2026-09-25T09:00:00Z">
        <w:r>
          <w:t xml:space="preserve">. That</w:t>
        </w:r>
      </w:ins>
      <w:r>
        <w:t xml:space="preserve"> way at least you can receive my calls.”</w:t>
      </w:r>
      <w:commentRangeEnd w:id="160"/>
      <w:r>
        <w:commentReference w:id="160"/>
      </w:r>
    </w:p>
    <w:p w14:paraId="518F8715" w14:textId="77777777" w:rsidR="00F567C1" w:rsidRPr="00F567C1" w:rsidRDefault="00F567C1" w:rsidP="00F567C1">
      <w:commentRangeStart w:id="161"/>
      <w:r>
        <w:t xml:space="preserve">Sanchez finally spoke</w:t>
      </w:r>
      <w:ins w:id="5967" w:author="Editor" w:date="2026-09-25T09:00:00Z">
        <w:r>
          <w:t xml:space="preserve">.</w:t>
        </w:r>
      </w:ins>
      <w:r>
        <w:t xml:space="preserve"> “That seems like a great idea. Why didn’t it come to my mind before?”</w:t>
      </w:r>
      <w:commentRangeEnd w:id="161"/>
      <w:r>
        <w:commentReference w:id="161"/>
      </w:r>
    </w:p>
    <w:p w14:paraId="0A3E0D3E" w14:textId="77777777" w:rsidR="00F567C1" w:rsidRPr="00F567C1" w:rsidRDefault="00F567C1" w:rsidP="00F567C1">
      <w:r>
        <w:t xml:space="preserve">Jules couldn’t resist </w:t>
      </w:r>
      <w:del w:id="5968" w:author="Editor" w:date="2026-09-25T09:00:00Z">
        <w:r>
          <w:delText xml:space="preserve">from </w:delText>
        </w:r>
      </w:del>
      <w:r>
        <w:t xml:space="preserve">blurting</w:t>
      </w:r>
      <w:ins w:id="5969" w:author="Editor" w:date="2026-09-25T09:00:00Z">
        <w:r>
          <w:t xml:space="preserve">,</w:t>
        </w:r>
      </w:ins>
      <w:r>
        <w:t xml:space="preserve"> “Irmã</w:t>
      </w:r>
      <w:ins w:id="5970" w:author="Editor" w:date="2026-09-25T09:00:00Z">
        <w:r>
          <w:t xml:space="preserve">,</w:t>
        </w:r>
      </w:ins>
      <w:r>
        <w:t xml:space="preserve"> that is because of Stephen</w:t>
      </w:r>
      <w:del w:id="5971" w:author="Editor (Typography)" w:date="2026-09-25T09:00:00Z">
        <w:r>
          <w:delText xml:space="preserve">'</w:delText>
        </w:r>
      </w:del>
      <w:ins w:id="5972" w:author="Editor (Typography)" w:date="2026-09-25T09:00:00Z">
        <w:r>
          <w:t xml:space="preserve">’</w:t>
        </w:r>
      </w:ins>
      <w:r>
        <w:t xml:space="preserve">s influence. When you meet</w:t>
      </w:r>
      <w:del w:id="5973" w:author="Editor" w:date="2026-09-25T09:00:00Z">
        <w:r>
          <w:delText xml:space="preserve">,</w:delText>
        </w:r>
      </w:del>
      <w:r>
        <w:t xml:space="preserve"> smart people like me</w:t>
      </w:r>
      <w:ins w:id="5974" w:author="Editor" w:date="2026-09-25T09:00:00Z">
        <w:r>
          <w:t xml:space="preserve">,</w:t>
        </w:r>
      </w:ins>
      <w:r>
        <w:t xml:space="preserve"> ideas start to flow</w:t>
      </w:r>
      <w:ins w:id="5975" w:author="Editor" w:date="2026-09-25T09:00:00Z">
        <w:r>
          <w:t xml:space="preserve">.</w:t>
        </w:r>
      </w:ins>
      <w:r>
        <w:t xml:space="preserve">” They laughed their </w:t>
      </w:r>
      <w:del w:id="5976" w:author="Editor" w:date="2026-09-25T09:00:00Z">
        <w:r>
          <w:delText xml:space="preserve">heart out</w:delText>
        </w:r>
      </w:del>
      <w:ins w:id="5977" w:author="Editor" w:date="2026-09-25T09:00:00Z">
        <w:r>
          <w:t xml:space="preserve">hearts out,</w:t>
        </w:r>
      </w:ins>
      <w:r>
        <w:t xml:space="preserve"> and Sanchez knew for certain Jules could be trusted.</w:t>
      </w:r>
    </w:p>
    <w:p w14:paraId="098ECA7C" w14:textId="77777777" w:rsidR="00F567C1" w:rsidRPr="00F567C1" w:rsidRDefault="00F567C1" w:rsidP="00F567C1">
      <w:commentRangeStart w:id="162"/>
      <w:r>
        <w:t xml:space="preserve">Throughout the </w:t>
      </w:r>
      <w:del w:id="5978" w:author="Editor" w:date="2026-09-25T09:00:00Z">
        <w:r>
          <w:delText xml:space="preserve">way</w:delText>
        </w:r>
      </w:del>
      <w:ins w:id="5979" w:author="Editor" w:date="2026-09-25T09:00:00Z">
        <w:r>
          <w:t xml:space="preserve">drive,</w:t>
        </w:r>
      </w:ins>
      <w:r>
        <w:t xml:space="preserve"> Jules kept them entertained. He chatted without stopping, sometimes blurting out silly jokes and at times becoming a tourist guide, giving details of the places they were passing</w:t>
      </w:r>
      <w:del w:id="5980" w:author="Editor" w:date="2026-09-25T09:00:00Z">
        <w:r>
          <w:delText xml:space="preserve"> by</w:delText>
        </w:r>
      </w:del>
      <w:r>
        <w:t xml:space="preserve">. With him, there was </w:t>
      </w:r>
      <w:del w:id="5981" w:author="Editor" w:date="2026-09-25T09:00:00Z">
        <w:r>
          <w:delText xml:space="preserve">no</w:delText>
        </w:r>
      </w:del>
      <w:ins w:id="5982" w:author="Editor" w:date="2026-09-25T09:00:00Z">
        <w:r>
          <w:t xml:space="preserve">never a</w:t>
        </w:r>
      </w:ins>
      <w:r>
        <w:t xml:space="preserve"> dull moment. </w:t>
      </w:r>
      <w:del w:id="5983" w:author="Editor" w:date="2026-09-25T09:00:00Z">
        <w:r>
          <w:delText xml:space="preserve">Jules</w:delText>
        </w:r>
      </w:del>
      <w:ins w:id="5984" w:author="Editor" w:date="2026-09-25T09:00:00Z">
        <w:r>
          <w:t xml:space="preserve">Jules’s</w:t>
        </w:r>
      </w:ins>
      <w:r>
        <w:t xml:space="preserve"> house was about five </w:t>
      </w:r>
      <w:del w:id="5985" w:author="Editor" w:date="2026-09-25T09:00:00Z">
        <w:r>
          <w:delText xml:space="preserve">KM off</w:delText>
        </w:r>
      </w:del>
      <w:ins w:id="5986" w:author="Editor" w:date="2026-09-25T09:00:00Z">
        <w:r>
          <w:t xml:space="preserve">kilometres</w:t>
        </w:r>
      </w:ins>
      <w:r>
        <w:t xml:space="preserve"> from the </w:t>
      </w:r>
      <w:del w:id="5987" w:author="Editor" w:date="2026-09-25T09:00:00Z">
        <w:r>
          <w:delText xml:space="preserve">Nazaré </w:delText>
        </w:r>
      </w:del>
      <w:r>
        <w:t xml:space="preserve">main street</w:t>
      </w:r>
      <w:ins w:id="5988" w:author="Editor" w:date="2026-09-25T09:00:00Z">
        <w:r>
          <w:t xml:space="preserve"> of Nazaré</w:t>
        </w:r>
      </w:ins>
      <w:r>
        <w:t xml:space="preserve">, in a village called Valado dos Frades. Sanchez could see the vast paddy fields in the </w:t>
      </w:r>
      <w:del w:id="5989" w:author="Editor" w:date="2026-09-25T09:00:00Z">
        <w:r>
          <w:delText xml:space="preserve">basking light of the clear moon sky. Driving through the</w:delText>
        </w:r>
      </w:del>
      <w:ins w:id="5990" w:author="Editor" w:date="2026-09-25T09:00:00Z">
        <w:r>
          <w:t xml:space="preserve">clear moonlight. As they drove along the narrow</w:t>
        </w:r>
      </w:ins>
      <w:r>
        <w:t xml:space="preserve"> single</w:t>
      </w:r>
      <w:del w:id="5991" w:author="Editor" w:date="2026-09-25T09:00:00Z">
        <w:r>
          <w:delText xml:space="preserve"> </w:delText>
        </w:r>
      </w:del>
      <w:ins w:id="5992" w:author="Editor" w:date="2026-09-25T09:00:00Z">
        <w:r>
          <w:t xml:space="preserve">-</w:t>
        </w:r>
      </w:ins>
      <w:r>
        <w:t xml:space="preserve">lane </w:t>
      </w:r>
      <w:del w:id="5993" w:author="Editor" w:date="2026-09-25T09:00:00Z">
        <w:r>
          <w:delText xml:space="preserve">narrow </w:delText>
        </w:r>
      </w:del>
      <w:r>
        <w:t xml:space="preserve">road</w:t>
      </w:r>
      <w:ins w:id="5994" w:author="Editor" w:date="2026-09-25T09:00:00Z">
        <w:r>
          <w:t xml:space="preserve">,</w:t>
        </w:r>
      </w:ins>
      <w:r>
        <w:t xml:space="preserve"> she could see the occasional farmhouses appearing far off from the road</w:t>
      </w:r>
      <w:ins w:id="5995" w:author="Editor" w:date="2026-09-25T09:00:00Z">
        <w:r>
          <w:t xml:space="preserve">,</w:t>
        </w:r>
      </w:ins>
      <w:r>
        <w:t xml:space="preserve"> confirmed by the distinct dim light, which stood out in the openness. The weather welcomed them to roll down the windows, and the warm wind was gently soothing their being. The place looked deserted, </w:t>
      </w:r>
      <w:del w:id="5996" w:author="Editor" w:date="2026-09-25T09:00:00Z">
        <w:r>
          <w:delText xml:space="preserve">rightfully so</w:delText>
        </w:r>
      </w:del>
      <w:ins w:id="5997" w:author="Editor" w:date="2026-09-25T09:00:00Z">
        <w:r>
          <w:t xml:space="preserve">rightly so,</w:t>
        </w:r>
      </w:ins>
      <w:r>
        <w:t xml:space="preserve"> as it was past nine </w:t>
      </w:r>
      <w:del w:id="5998" w:author="Editor" w:date="2026-09-25T09:00:00Z">
        <w:r>
          <w:delText xml:space="preserve">pm</w:delText>
        </w:r>
      </w:del>
      <w:ins w:id="5999" w:author="Editor" w:date="2026-09-25T09:00:00Z">
        <w:r>
          <w:t xml:space="preserve">PM</w:t>
        </w:r>
      </w:ins>
      <w:r>
        <w:t xml:space="preserve"> and most of the families would have gone to bed. The monotonous hum of </w:t>
      </w:r>
      <w:del w:id="6000" w:author="Editor" w:date="2026-09-25T09:00:00Z">
        <w:r>
          <w:delText xml:space="preserve">Jules car’s</w:delText>
        </w:r>
      </w:del>
      <w:ins w:id="6001" w:author="Editor" w:date="2026-09-25T09:00:00Z">
        <w:r>
          <w:t xml:space="preserve">Jules’s car</w:t>
        </w:r>
      </w:ins>
      <w:r>
        <w:t xml:space="preserve"> engine was occasionally given company by </w:t>
      </w:r>
      <w:del w:id="6002" w:author="Editor" w:date="2026-09-25T09:00:00Z">
        <w:r>
          <w:delText xml:space="preserve">some</w:delText>
        </w:r>
      </w:del>
      <w:ins w:id="6003" w:author="Editor" w:date="2026-09-25T09:00:00Z">
        <w:r>
          <w:t xml:space="preserve">a</w:t>
        </w:r>
      </w:ins>
      <w:r>
        <w:t xml:space="preserve"> passing vehicle. Towards the end of their journey, Sanchez shut her mind off, </w:t>
      </w:r>
      <w:del w:id="6004" w:author="Editor" w:date="2026-09-25T09:00:00Z">
        <w:r>
          <w:delText xml:space="preserve">undeterred by</w:delText>
        </w:r>
      </w:del>
      <w:ins w:id="6005" w:author="Editor" w:date="2026-09-25T09:00:00Z">
        <w:r>
          <w:t xml:space="preserve">despite</w:t>
        </w:r>
      </w:ins>
      <w:r>
        <w:t xml:space="preserve"> the constant chatting of her companions. She enjoyed the pristine calmness the village offered, </w:t>
      </w:r>
      <w:del w:id="6006" w:author="Editor" w:date="2026-09-25T09:00:00Z">
        <w:r>
          <w:delText xml:space="preserve">drifting</w:delText>
        </w:r>
      </w:del>
      <w:ins w:id="6007" w:author="Editor" w:date="2026-09-25T09:00:00Z">
        <w:r>
          <w:t xml:space="preserve">which drew</w:t>
        </w:r>
      </w:ins>
      <w:r>
        <w:t xml:space="preserve"> her away from her rueful trepidations. Besides, the two friends were meeting after two years and had a lot to share, something Sanchez could easily </w:t>
      </w:r>
      <w:del w:id="6008" w:author="Editor" w:date="2026-09-25T09:00:00Z">
        <w:r>
          <w:delText xml:space="preserve">give a pass</w:delText>
        </w:r>
      </w:del>
      <w:ins w:id="6009" w:author="Editor" w:date="2026-09-25T09:00:00Z">
        <w:r>
          <w:t xml:space="preserve">stay out of</w:t>
        </w:r>
      </w:ins>
      <w:r>
        <w:t xml:space="preserve">.</w:t>
      </w:r>
      <w:commentRangeEnd w:id="162"/>
      <w:r>
        <w:commentReference w:id="162"/>
      </w:r>
    </w:p>
    <w:p w14:paraId="45FAAB0C" w14:textId="77777777" w:rsidR="00F567C1" w:rsidRPr="00F567C1" w:rsidRDefault="00F567C1" w:rsidP="00F567C1">
      <w:r>
        <w:t xml:space="preserve">Jules took a left on a muddy </w:t>
      </w:r>
      <w:del w:id="6010" w:author="Editor" w:date="2026-09-25T09:00:00Z">
        <w:r>
          <w:delText xml:space="preserve">outlet</w:delText>
        </w:r>
      </w:del>
      <w:ins w:id="6011" w:author="Editor" w:date="2026-09-25T09:00:00Z">
        <w:r>
          <w:t xml:space="preserve">track</w:t>
        </w:r>
      </w:ins>
      <w:r>
        <w:t xml:space="preserve"> and veered off the main road towards his house. The road was bumpy, to say the least. Jules warned them to hold tight to whatever they could find. He drove for another five minutes, </w:t>
      </w:r>
      <w:ins w:id="6012" w:author="Editor" w:date="2026-09-25T09:00:00Z">
        <w:r>
          <w:t xml:space="preserve">and </w:t>
        </w:r>
      </w:ins>
      <w:r>
        <w:t xml:space="preserve">with their </w:t>
      </w:r>
      <w:del w:id="6013" w:author="Editor" w:date="2026-09-25T09:00:00Z">
        <w:r>
          <w:delText xml:space="preserve">body</w:delText>
        </w:r>
      </w:del>
      <w:ins w:id="6014" w:author="Editor" w:date="2026-09-25T09:00:00Z">
        <w:r>
          <w:t xml:space="preserve">bodies</w:t>
        </w:r>
      </w:ins>
      <w:r>
        <w:t xml:space="preserve"> shaking with every jerk</w:t>
      </w:r>
      <w:del w:id="6015" w:author="Editor" w:date="2026-09-25T09:00:00Z">
        <w:r>
          <w:delText xml:space="preserve"> it appeared</w:delText>
        </w:r>
      </w:del>
      <w:ins w:id="6016" w:author="Editor" w:date="2026-09-25T09:00:00Z">
        <w:r>
          <w:t xml:space="preserve">, it seemed</w:t>
        </w:r>
      </w:ins>
      <w:r>
        <w:t xml:space="preserve"> the longest five minutes of their journey thus far. The house welcomed them with an open </w:t>
      </w:r>
      <w:del w:id="6017" w:author="Editor" w:date="2026-09-25T09:00:00Z">
        <w:r>
          <w:delText xml:space="preserve">gate</w:delText>
        </w:r>
      </w:del>
      <w:ins w:id="6018" w:author="Editor" w:date="2026-09-25T09:00:00Z">
        <w:r>
          <w:t xml:space="preserve">gateway</w:t>
        </w:r>
      </w:ins>
      <w:r>
        <w:t xml:space="preserve">. It had two distinct pillars, but no gate to guard the house. The </w:t>
      </w:r>
      <w:del w:id="6019" w:author="Editor" w:date="2026-09-25T09:00:00Z">
        <w:r>
          <w:delText xml:space="preserve">corridor</w:delText>
        </w:r>
      </w:del>
      <w:ins w:id="6020" w:author="Editor" w:date="2026-09-25T09:00:00Z">
        <w:r>
          <w:t xml:space="preserve">driveway</w:t>
        </w:r>
      </w:ins>
      <w:r>
        <w:t xml:space="preserve"> was several hundred feet long. They drove </w:t>
      </w:r>
      <w:del w:id="6021" w:author="Editor" w:date="2026-09-25T09:00:00Z">
        <w:r>
          <w:delText xml:space="preserve">through</w:delText>
        </w:r>
      </w:del>
      <w:ins w:id="6022" w:author="Editor" w:date="2026-09-25T09:00:00Z">
        <w:r>
          <w:t xml:space="preserve">along</w:t>
        </w:r>
      </w:ins>
      <w:r>
        <w:t xml:space="preserve"> it for a while before they could get a clear sight of the house.</w:t>
      </w:r>
    </w:p>
    <w:p w14:paraId="3C80C772" w14:textId="17D8CFE2" w:rsidR="00F567C1" w:rsidRPr="00F567C1" w:rsidRDefault="00F567C1" w:rsidP="00F567C1">
      <w:r>
        <w:t xml:space="preserve">The bright moonlight</w:t>
      </w:r>
      <w:ins w:id="6023" w:author="Editor" w:date="2026-09-25T09:00:00Z">
        <w:r>
          <w:t xml:space="preserve">,</w:t>
        </w:r>
      </w:ins>
      <w:r>
        <w:t xml:space="preserve"> coupled with the glare of the lonely bulb </w:t>
      </w:r>
      <w:del w:id="6024" w:author="Editor" w:date="2026-09-25T09:00:00Z">
        <w:r>
          <w:delText xml:space="preserve">at</w:delText>
        </w:r>
      </w:del>
      <w:ins w:id="6025" w:author="Editor" w:date="2026-09-25T09:00:00Z">
        <w:r>
          <w:t xml:space="preserve">on</w:t>
        </w:r>
      </w:ins>
      <w:r>
        <w:t xml:space="preserve"> the porch</w:t>
      </w:r>
      <w:ins w:id="6026" w:author="Editor" w:date="2026-09-25T09:00:00Z">
        <w:r>
          <w:t xml:space="preserve">,</w:t>
        </w:r>
      </w:ins>
      <w:r>
        <w:t xml:space="preserve"> gave a clear view of the small yet beautiful farmhouse. The tall walls were draped in layers of white stucco</w:t>
      </w:r>
      <w:del w:id="6027" w:author="Editor" w:date="2026-09-25T09:00:00Z">
        <w:r>
          <w:delText xml:space="preserve"> complimented</w:delText>
        </w:r>
      </w:del>
      <w:ins w:id="6028" w:author="Editor" w:date="2026-09-25T09:00:00Z">
        <w:r>
          <w:t xml:space="preserve">, complemented</w:t>
        </w:r>
      </w:ins>
      <w:r>
        <w:t xml:space="preserve"> well </w:t>
      </w:r>
      <w:del w:id="6029" w:author="Editor" w:date="2026-09-25T09:00:00Z">
        <w:r>
          <w:delText xml:space="preserve">with the contrasted</w:delText>
        </w:r>
      </w:del>
      <w:ins w:id="6030" w:author="Editor" w:date="2026-09-25T09:00:00Z">
        <w:r>
          <w:t xml:space="preserve">by the contrasting red</w:t>
        </w:r>
      </w:ins>
      <w:r>
        <w:t xml:space="preserve"> terracotta </w:t>
      </w:r>
      <w:del w:id="6031" w:author="Editor" w:date="2026-09-25T09:00:00Z">
        <w:r>
          <w:delText xml:space="preserve">tiled red roofing</w:delText>
        </w:r>
      </w:del>
      <w:ins w:id="6032" w:author="Editor" w:date="2026-09-25T09:00:00Z">
        <w:r>
          <w:t xml:space="preserve">roof</w:t>
        </w:r>
      </w:ins>
      <w:r>
        <w:t xml:space="preserve">. A four</w:t>
      </w:r>
      <w:del w:id="6033" w:author="Editor" w:date="2026-09-25T09:00:00Z">
        <w:r>
          <w:delText xml:space="preserve"> feet structure</w:delText>
        </w:r>
      </w:del>
      <w:ins w:id="6034" w:author="Editor" w:date="2026-09-25T09:00:00Z">
        <w:r>
          <w:t xml:space="preserve">-foot wall</w:t>
        </w:r>
      </w:ins>
      <w:r>
        <w:t xml:space="preserve"> made of local stones</w:t>
      </w:r>
      <w:ins w:id="6035" w:author="Editor" w:date="2026-09-25T09:00:00Z">
        <w:r>
          <w:t xml:space="preserve">, which surrounded a quarter of the house,</w:t>
        </w:r>
      </w:ins>
      <w:r>
        <w:t xml:space="preserve"> retained the vernacular essence of the place</w:t>
      </w:r>
      <w:del w:id="6036" w:author="Editor" w:date="2026-09-25T09:00:00Z">
        <w:r>
          <w:delText xml:space="preserve">, which surrounded quarter of the house</w:delText>
        </w:r>
      </w:del>
      <w:r>
        <w:t xml:space="preserve">. Sanchez was awestruck by the petite beauty as they picked </w:t>
      </w:r>
      <w:ins w:id="6037" w:author="Editor" w:date="2026-09-25T09:00:00Z">
        <w:r>
          <w:t xml:space="preserve">up </w:t>
        </w:r>
      </w:ins>
      <w:r>
        <w:t xml:space="preserve">their bags and </w:t>
      </w:r>
      <w:del w:id="6038" w:author="Editor" w:date="2026-09-25T09:00:00Z">
        <w:r>
          <w:delText xml:space="preserve">traversed</w:delText>
        </w:r>
      </w:del>
      <w:ins w:id="6039" w:author="Editor" w:date="2026-09-25T09:00:00Z">
        <w:r>
          <w:t xml:space="preserve">walked</w:t>
        </w:r>
      </w:ins>
      <w:r>
        <w:t xml:space="preserve"> through the front door into the house.</w:t>
      </w:r>
    </w:p>
    <w:p w14:paraId="33704352" w14:textId="77777777" w:rsidR="00F567C1" w:rsidRPr="00F567C1" w:rsidRDefault="00F567C1" w:rsidP="00F567C1">
      <w:commentRangeStart w:id="164"/>
      <w:commentRangeStart w:id="163"/>
      <w:r>
        <w:t xml:space="preserve">The interiors of the house were kept simple, </w:t>
      </w:r>
      <w:del w:id="6040" w:author="Editor" w:date="2026-09-25T09:00:00Z">
        <w:r>
          <w:delText xml:space="preserve">less</w:delText>
        </w:r>
      </w:del>
      <w:ins w:id="6041" w:author="Editor" w:date="2026-09-25T09:00:00Z">
        <w:r>
          <w:t xml:space="preserve">not</w:t>
        </w:r>
      </w:ins>
      <w:r>
        <w:t xml:space="preserve"> crowded with furniture</w:t>
      </w:r>
      <w:ins w:id="6042" w:author="Editor" w:date="2026-09-25T09:00:00Z">
        <w:r>
          <w:t xml:space="preserve">,</w:t>
        </w:r>
      </w:ins>
      <w:r>
        <w:t xml:space="preserve"> and spotlessly clean. The house had a refreshing aura and was welcoming. The door opened to a </w:t>
      </w:r>
      <w:ins w:id="6043" w:author="Editor" w:date="2026-09-25T09:00:00Z">
        <w:r>
          <w:t xml:space="preserve">well-lit </w:t>
        </w:r>
      </w:ins>
      <w:r>
        <w:t xml:space="preserve">living area</w:t>
      </w:r>
      <w:del w:id="6044" w:author="Editor" w:date="2026-09-25T09:00:00Z">
        <w:r>
          <w:delText xml:space="preserve">, which, was well lit</w:delText>
        </w:r>
      </w:del>
      <w:r>
        <w:t xml:space="preserve">.  There were</w:t>
      </w:r>
      <w:ins w:id="6045" w:author="Editor" w:date="2026-09-25T09:00:00Z">
        <w:r>
          <w:t xml:space="preserve"> a</w:t>
        </w:r>
      </w:ins>
      <w:r>
        <w:t xml:space="preserve"> few windows in the room opening to the exterior. </w:t>
      </w:r>
      <w:del w:id="6046" w:author="Editor" w:date="2026-09-25T09:00:00Z">
        <w:r>
          <w:delText xml:space="preserve">The edifices</w:delText>
        </w:r>
      </w:del>
      <w:ins w:id="6047" w:author="Editor" w:date="2026-09-25T09:00:00Z">
        <w:r>
          <w:t xml:space="preserve">They</w:t>
        </w:r>
      </w:ins>
      <w:r>
        <w:t xml:space="preserve"> were designed using bricks in a crisscross</w:t>
      </w:r>
      <w:ins w:id="6048" w:author="Editor" w:date="2026-09-25T09:00:00Z">
        <w:r>
          <w:t xml:space="preserve">,</w:t>
        </w:r>
      </w:ins>
      <w:r>
        <w:t xml:space="preserve"> diamond</w:t>
      </w:r>
      <w:del w:id="6049" w:author="Editor" w:date="2026-09-25T09:00:00Z">
        <w:r>
          <w:delText xml:space="preserve"> </w:delText>
        </w:r>
      </w:del>
      <w:ins w:id="6050" w:author="Editor" w:date="2026-09-25T09:00:00Z">
        <w:r>
          <w:t xml:space="preserve">-</w:t>
        </w:r>
      </w:ins>
      <w:r>
        <w:t xml:space="preserve">shaped fashion and were painted </w:t>
      </w:r>
      <w:del w:id="6051" w:author="Editor" w:date="2026-09-25T09:00:00Z">
        <w:r>
          <w:delText xml:space="preserve">in </w:delText>
        </w:r>
      </w:del>
      <w:r>
        <w:t xml:space="preserve">blue</w:t>
      </w:r>
      <w:del w:id="6052" w:author="Editor" w:date="2026-09-25T09:00:00Z">
        <w:r>
          <w:delText xml:space="preserve"> color</w:delText>
        </w:r>
      </w:del>
      <w:r>
        <w:t xml:space="preserve">. The weather permitted them to be open all season, though </w:t>
      </w:r>
      <w:del w:id="6053" w:author="Editor" w:date="2026-09-25T09:00:00Z">
        <w:r>
          <w:delText xml:space="preserve">it</w:delText>
        </w:r>
      </w:del>
      <w:ins w:id="6054" w:author="Editor" w:date="2026-09-25T09:00:00Z">
        <w:r>
          <w:t xml:space="preserve">each</w:t>
        </w:r>
      </w:ins>
      <w:r>
        <w:t xml:space="preserve"> had a plastic drape</w:t>
      </w:r>
      <w:ins w:id="6055" w:author="Editor" w:date="2026-09-25T09:00:00Z">
        <w:r>
          <w:t xml:space="preserve">,</w:t>
        </w:r>
      </w:ins>
      <w:r>
        <w:t xml:space="preserve"> mostly to </w:t>
      </w:r>
      <w:del w:id="6056" w:author="Editor" w:date="2026-09-25T09:00:00Z">
        <w:r>
          <w:delText xml:space="preserve">avoid</w:delText>
        </w:r>
      </w:del>
      <w:ins w:id="6057" w:author="Editor" w:date="2026-09-25T09:00:00Z">
        <w:r>
          <w:t xml:space="preserve">keep the</w:t>
        </w:r>
      </w:ins>
      <w:r>
        <w:t xml:space="preserve"> rain from coming inside. The living room opened to a kitchen to the far right. In the </w:t>
      </w:r>
      <w:del w:id="6058" w:author="Editor (Spelling)" w:date="2026-09-25T09:00:00Z">
        <w:r>
          <w:delText xml:space="preserve">center</w:delText>
        </w:r>
      </w:del>
      <w:ins w:id="6059" w:author="Editor (Spelling)" w:date="2026-09-25T09:00:00Z">
        <w:r>
          <w:t xml:space="preserve">centre</w:t>
        </w:r>
      </w:ins>
      <w:r>
        <w:t xml:space="preserve"> of the room was a wooden sitting area, arranged in </w:t>
      </w:r>
      <w:del w:id="6060" w:author="Editor" w:date="2026-09-25T09:00:00Z">
        <w:r>
          <w:delText xml:space="preserve">a two by two row</w:delText>
        </w:r>
      </w:del>
      <w:ins w:id="6061" w:author="Editor" w:date="2026-09-25T09:00:00Z">
        <w:r>
          <w:t xml:space="preserve">two rows of two,</w:t>
        </w:r>
      </w:ins>
      <w:r>
        <w:t xml:space="preserve"> with</w:t>
      </w:r>
      <w:ins w:id="6062" w:author="Editor" w:date="2026-09-25T09:00:00Z">
        <w:r>
          <w:t xml:space="preserve"> a</w:t>
        </w:r>
      </w:ins>
      <w:r>
        <w:t xml:space="preserve"> table neatly fitting between the rows of chairs. There was a single light </w:t>
      </w:r>
      <w:del w:id="6063" w:author="Editor" w:date="2026-09-25T09:00:00Z">
        <w:r>
          <w:delText xml:space="preserve">casting</w:delText>
        </w:r>
      </w:del>
      <w:ins w:id="6064" w:author="Editor" w:date="2026-09-25T09:00:00Z">
        <w:r>
          <w:t xml:space="preserve">hanging</w:t>
        </w:r>
      </w:ins>
      <w:r>
        <w:t xml:space="preserve"> from the </w:t>
      </w:r>
      <w:del w:id="6065" w:author="Editor (Spelling)" w:date="2026-09-25T09:00:00Z">
        <w:r>
          <w:delText xml:space="preserve">center</w:delText>
        </w:r>
      </w:del>
      <w:ins w:id="6066" w:author="Editor (Spelling)" w:date="2026-09-25T09:00:00Z">
        <w:r>
          <w:t xml:space="preserve">centre</w:t>
        </w:r>
      </w:ins>
      <w:r>
        <w:t xml:space="preserve"> of the </w:t>
      </w:r>
      <w:del w:id="6067" w:author="Editor" w:date="2026-09-25T09:00:00Z">
        <w:r>
          <w:delText xml:space="preserve">roof</w:delText>
        </w:r>
      </w:del>
      <w:ins w:id="6068" w:author="Editor" w:date="2026-09-25T09:00:00Z">
        <w:r>
          <w:t xml:space="preserve">ceiling,</w:t>
        </w:r>
      </w:ins>
      <w:r>
        <w:t xml:space="preserve"> and the walls were graced with </w:t>
      </w:r>
      <w:del w:id="6069" w:author="Editor" w:date="2026-09-25T09:00:00Z">
        <w:r>
          <w:delText xml:space="preserve">few</w:delText>
        </w:r>
      </w:del>
      <w:ins w:id="6070" w:author="Editor" w:date="2026-09-25T09:00:00Z">
        <w:r>
          <w:t xml:space="preserve">a few pieces of local</w:t>
        </w:r>
      </w:ins>
      <w:r>
        <w:t xml:space="preserve"> Portuguese </w:t>
      </w:r>
      <w:del w:id="6071" w:author="Editor" w:date="2026-09-25T09:00:00Z">
        <w:r>
          <w:delText xml:space="preserve">local decors</w:delText>
        </w:r>
      </w:del>
      <w:ins w:id="6072" w:author="Editor" w:date="2026-09-25T09:00:00Z">
        <w:r>
          <w:t xml:space="preserve">decor</w:t>
        </w:r>
      </w:ins>
      <w:r>
        <w:t xml:space="preserve">.</w:t>
      </w:r>
      <w:commentRangeEnd w:id="163"/>
      <w:r>
        <w:commentReference w:id="163"/>
      </w:r>
      <w:commentRangeEnd w:id="164"/>
      <w:r>
        <w:commentReference w:id="164"/>
      </w:r>
    </w:p>
    <w:p w14:paraId="74D371A2" w14:textId="77777777" w:rsidR="00F567C1" w:rsidRPr="00F567C1" w:rsidRDefault="00F567C1" w:rsidP="00F567C1">
      <w:r>
        <w:t xml:space="preserve">Jules lived with his mother. As they entered the house</w:t>
      </w:r>
      <w:ins w:id="6073" w:author="Editor" w:date="2026-09-25T09:00:00Z">
        <w:r>
          <w:t xml:space="preserve">,</w:t>
        </w:r>
      </w:ins>
      <w:r>
        <w:t xml:space="preserve"> he announced, “Mãe must be asleep</w:t>
      </w:r>
      <w:del w:id="6074" w:author="Editor" w:date="2026-09-25T09:00:00Z">
        <w:r>
          <w:delText xml:space="preserve">, you</w:delText>
        </w:r>
      </w:del>
      <w:ins w:id="6075" w:author="Editor" w:date="2026-09-25T09:00:00Z">
        <w:r>
          <w:t xml:space="preserve">. You</w:t>
        </w:r>
      </w:ins>
      <w:r>
        <w:t xml:space="preserve"> will meet her in the morning. Are you guys hungry?”</w:t>
      </w:r>
    </w:p>
    <w:p w14:paraId="6EBB53AD" w14:textId="77777777" w:rsidR="00F567C1" w:rsidRPr="00F567C1" w:rsidRDefault="00F567C1" w:rsidP="00F567C1">
      <w:commentRangeStart w:id="165"/>
      <w:r>
        <w:t xml:space="preserve">Stephen smiled and told him that they had </w:t>
      </w:r>
      <w:del w:id="6076" w:author="Editor" w:date="2026-09-25T09:00:00Z">
        <w:r>
          <w:delText xml:space="preserve">dinner at Main Street</w:delText>
        </w:r>
      </w:del>
      <w:ins w:id="6077" w:author="Editor" w:date="2026-09-25T09:00:00Z">
        <w:r>
          <w:t xml:space="preserve">eaten late in town</w:t>
        </w:r>
      </w:ins>
      <w:r>
        <w:t xml:space="preserve">. Jules continued, “Care for a </w:t>
      </w:r>
      <w:del w:id="6078" w:author="Editor" w:date="2026-09-25T09:00:00Z">
        <w:r>
          <w:delText xml:space="preserve">local </w:delText>
        </w:r>
      </w:del>
      <w:r>
        <w:t xml:space="preserve">glass of </w:t>
      </w:r>
      <w:ins w:id="6079" w:author="Editor" w:date="2026-09-25T09:00:00Z">
        <w:r>
          <w:t xml:space="preserve">local </w:t>
        </w:r>
      </w:ins>
      <w:r>
        <w:t xml:space="preserve">wine?”</w:t>
      </w:r>
      <w:commentRangeEnd w:id="165"/>
      <w:r>
        <w:commentReference w:id="165"/>
      </w:r>
    </w:p>
    <w:p w14:paraId="23860F8E" w14:textId="77777777" w:rsidR="00F567C1" w:rsidRPr="00F567C1" w:rsidRDefault="00F567C1" w:rsidP="00F567C1">
      <w:r>
        <w:t>“Thank you. We will retire for the night. We have a lot to accomplish tomorrow.” Sanchez tried to conclude the conversation and passed a close-mouthed smile.</w:t>
      </w:r>
    </w:p>
    <w:p w14:paraId="690F903A" w14:textId="77777777" w:rsidR="00F567C1" w:rsidRPr="00F567C1" w:rsidRDefault="00F567C1" w:rsidP="00F567C1">
      <w:commentRangeStart w:id="166"/>
      <w:r>
        <w:t xml:space="preserve">Jules refrained from</w:t>
      </w:r>
      <w:del w:id="6080" w:author="Editor" w:date="2026-09-25T09:00:00Z">
        <w:r>
          <w:delText xml:space="preserve"> offering</w:delText>
        </w:r>
      </w:del>
      <w:r>
        <w:t xml:space="preserve"> any further small talk and showed them their room. It was a small</w:t>
      </w:r>
      <w:del w:id="6081" w:author="Editor" w:date="2026-09-25T09:00:00Z">
        <w:r>
          <w:delText xml:space="preserve">, but a</w:delText>
        </w:r>
      </w:del>
      <w:ins w:id="6082" w:author="Editor" w:date="2026-09-25T09:00:00Z">
        <w:r>
          <w:t xml:space="preserve"> but</w:t>
        </w:r>
      </w:ins>
      <w:r>
        <w:t xml:space="preserve"> well-kept room with two </w:t>
      </w:r>
      <w:del w:id="6083" w:author="Editor" w:date="2026-09-25T09:00:00Z">
        <w:r>
          <w:delText xml:space="preserve">cots and</w:delText>
        </w:r>
      </w:del>
      <w:ins w:id="6084" w:author="Editor" w:date="2026-09-25T09:00:00Z">
        <w:r>
          <w:t xml:space="preserve">beds,</w:t>
        </w:r>
      </w:ins>
      <w:r>
        <w:t xml:space="preserve"> a cupboard</w:t>
      </w:r>
      <w:del w:id="6085" w:author="Editor" w:date="2026-09-25T09:00:00Z">
        <w:r>
          <w:delText xml:space="preserve">. The room also had</w:delText>
        </w:r>
      </w:del>
      <w:ins w:id="6086" w:author="Editor" w:date="2026-09-25T09:00:00Z">
        <w:r>
          <w:t xml:space="preserve"> and</w:t>
        </w:r>
      </w:ins>
      <w:r>
        <w:t xml:space="preserve"> an attached bathroom.</w:t>
      </w:r>
      <w:commentRangeEnd w:id="166"/>
      <w:r>
        <w:commentReference w:id="166"/>
      </w:r>
    </w:p>
    <w:p w14:paraId="151CF284" w14:textId="77777777" w:rsidR="00F567C1" w:rsidRPr="00F567C1" w:rsidRDefault="00F567C1" w:rsidP="00F567C1">
      <w:r>
        <w:t>“We rent this place during tourist season. Fortunately, the couple living here left this morning. Have a good night and I will see you in the morning.”</w:t>
      </w:r>
    </w:p>
    <w:p w14:paraId="12906595" w14:textId="21F9F869" w:rsidR="00F567C1" w:rsidRPr="00F567C1" w:rsidRDefault="00F567C1" w:rsidP="00F567C1">
      <w:r>
        <w:t xml:space="preserve">It </w:t>
      </w:r>
      <w:del w:id="6087" w:author="Editor" w:date="2026-09-25T09:00:00Z">
        <w:r>
          <w:delText xml:space="preserve">was</w:delText>
        </w:r>
      </w:del>
      <w:ins w:id="6088" w:author="Editor" w:date="2026-09-25T09:00:00Z">
        <w:r>
          <w:t xml:space="preserve">had been</w:t>
        </w:r>
      </w:ins>
      <w:r>
        <w:t xml:space="preserve"> a long day</w:t>
      </w:r>
      <w:ins w:id="6089" w:author="Editor" w:date="2026-09-25T09:00:00Z">
        <w:r>
          <w:t xml:space="preserve">,</w:t>
        </w:r>
      </w:ins>
      <w:r>
        <w:t xml:space="preserve"> and soon they were fast asleep. For a welcome change, they weren’t disturbed by any nightmares</w:t>
      </w:r>
      <w:del w:id="6090" w:author="Editor" w:date="2026-09-25T09:00:00Z">
        <w:r>
          <w:delText xml:space="preserve">, they</w:delText>
        </w:r>
      </w:del>
      <w:ins w:id="6091" w:author="Editor" w:date="2026-09-25T09:00:00Z">
        <w:r>
          <w:t xml:space="preserve">. They</w:t>
        </w:r>
      </w:ins>
      <w:r>
        <w:t xml:space="preserve"> were too tired to accommodate any dreams.</w:t>
      </w:r>
    </w:p>
    <w:p w14:paraId="1D9A08D1" w14:textId="77777777" w:rsidR="00F567C1" w:rsidRDefault="00F567C1">
      <w:pPr>
        <w:spacing w:line="259" w:lineRule="auto"/>
        <w:jc w:val="left"/>
      </w:pPr>
      <w:r>
        <w:br w:type="page"/>
      </w:r>
    </w:p>
    <w:p w14:paraId="02F01168" w14:textId="0FE9F649" w:rsidR="00595D90" w:rsidRPr="0051108C" w:rsidRDefault="00595D90" w:rsidP="00F56514">
      <w:pPr>
        <w:outlineLvl w:val="0"/>
        <w:rPr>
          <w:b/>
        </w:rPr>
      </w:pPr>
      <w:r>
        <w:rPr>
          <w:b/>
        </w:rPr>
        <w:lastRenderedPageBreak/>
        <w:t>Chapter 30</w:t>
      </w:r>
    </w:p>
    <w:p w14:paraId="38D78D87" w14:textId="77777777" w:rsidR="00595D90" w:rsidRPr="0051108C" w:rsidRDefault="00595D90" w:rsidP="00595D90">
      <w:pPr>
        <w:rPr>
          <w:b/>
        </w:rPr>
      </w:pPr>
      <w:commentRangeStart w:id="167"/>
      <w:del w:id="6092" w:author="Editor" w:date="2026-09-25T09:00:00Z">
        <w:r>
          <w:rPr>
            <w:b/>
          </w:rPr>
          <w:delText xml:space="preserve">4:30</w:delText>
        </w:r>
      </w:del>
      <w:ins w:id="6093" w:author="Editor" w:date="2026-09-25T09:00:00Z">
        <w:r>
          <w:rPr>
            <w:b/>
          </w:rPr>
          <w:t xml:space="preserve">12:15</w:t>
        </w:r>
      </w:ins>
      <w:r>
        <w:rPr>
          <w:b/>
        </w:rPr>
        <w:t xml:space="preserve"> PM 17th April 2014, </w:t>
      </w:r>
      <w:del w:id="6094" w:author="Editor" w:date="2026-09-25T09:00:00Z">
        <w:r>
          <w:rPr>
            <w:b/>
          </w:rPr>
          <w:delText xml:space="preserve">Lisbon</w:delText>
        </w:r>
      </w:del>
      <w:ins w:id="6095" w:author="Editor" w:date="2026-09-25T09:00:00Z">
        <w:r>
          <w:rPr>
            <w:b/>
          </w:rPr>
          <w:t xml:space="preserve">Montijo</w:t>
        </w:r>
      </w:ins>
      <w:r>
        <w:rPr>
          <w:b/>
        </w:rPr>
        <w:t xml:space="preserve">, Portugal</w:t>
      </w:r>
      <w:commentRangeEnd w:id="167"/>
      <w:r>
        <w:commentReference w:id="167"/>
      </w:r>
    </w:p>
    <w:p w14:paraId="31F6A8B0" w14:textId="77777777" w:rsidR="00271900" w:rsidRPr="00271900" w:rsidRDefault="00271900" w:rsidP="00271900">
      <w:r>
        <w:t xml:space="preserve">The </w:t>
      </w:r>
      <w:del w:id="6096" w:author="Editor" w:date="2026-09-25T09:00:00Z">
        <w:r>
          <w:delText xml:space="preserve">Jet</w:delText>
        </w:r>
      </w:del>
      <w:ins w:id="6097" w:author="Editor" w:date="2026-09-25T09:00:00Z">
        <w:r>
          <w:t xml:space="preserve">jet</w:t>
        </w:r>
      </w:ins>
      <w:r>
        <w:t xml:space="preserve"> landed with a roaring sound. Maxwell had a clear sight of the plane from his car</w:t>
      </w:r>
      <w:del w:id="6098" w:author="Editor" w:date="2026-09-25T09:00:00Z">
        <w:r>
          <w:delText xml:space="preserve"> and he sat holding onto his curious mind</w:delText>
        </w:r>
      </w:del>
      <w:r>
        <w:t xml:space="preserve">. The jet ladder unfolded and Benedikt climbed down to the open tarmac. Benedikt’s longtime security head, Damian</w:t>
      </w:r>
      <w:ins w:id="6099" w:author="Editor" w:date="2026-09-25T09:00:00Z">
        <w:r>
          <w:t xml:space="preserve">,</w:t>
        </w:r>
      </w:ins>
      <w:r>
        <w:t xml:space="preserve"> also walked out of the plane. </w:t>
      </w:r>
      <w:del w:id="6100" w:author="Editor (Typography)" w:date="2026-09-25T09:00:00Z">
        <w:r>
          <w:delText xml:space="preserve">"</w:delText>
        </w:r>
      </w:del>
      <w:ins w:id="6101" w:author="Editor (Typography)" w:date="2026-09-25T09:00:00Z">
        <w:r>
          <w:t xml:space="preserve">“</w:t>
        </w:r>
      </w:ins>
      <w:del w:id="6102" w:author="Editor" w:date="2026-09-25T09:00:00Z">
        <w:r>
          <w:delText xml:space="preserve"> </w:delText>
        </w:r>
      </w:del>
      <w:r>
        <w:t xml:space="preserve">Looks like the entire team is here to find a girl</w:t>
      </w:r>
      <w:del w:id="6103" w:author="Editor" w:date="2026-09-25T09:00:00Z">
        <w:r>
          <w:delText xml:space="preserve">”, he</w:delText>
        </w:r>
      </w:del>
      <w:ins w:id="6104" w:author="Editor" w:date="2026-09-25T09:00:00Z">
        <w:r>
          <w:t xml:space="preserve">,” Maxwell</w:t>
        </w:r>
      </w:ins>
      <w:r>
        <w:t xml:space="preserve"> mumbled, and a </w:t>
      </w:r>
      <w:del w:id="6105" w:author="Editor" w:date="2026-09-25T09:00:00Z">
        <w:r>
          <w:delText xml:space="preserve">vicious</w:delText>
        </w:r>
      </w:del>
      <w:ins w:id="6106" w:author="Editor" w:date="2026-09-25T09:00:00Z">
        <w:r>
          <w:t xml:space="preserve">wry</w:t>
        </w:r>
      </w:ins>
      <w:r>
        <w:t xml:space="preserve"> smile crossed his lips.</w:t>
      </w:r>
    </w:p>
    <w:p w14:paraId="5EB242AD" w14:textId="77777777" w:rsidR="00271900" w:rsidRPr="00271900" w:rsidRDefault="00271900" w:rsidP="00271900">
      <w:commentRangeStart w:id="168"/>
      <w:r>
        <w:t xml:space="preserve">He saw them breaking into a conversation</w:t>
      </w:r>
      <w:ins w:id="6107" w:author="Editor" w:date="2026-09-25T09:00:00Z">
        <w:r>
          <w:t xml:space="preserve">,</w:t>
        </w:r>
      </w:ins>
      <w:r>
        <w:t xml:space="preserve"> and soon Benedikt was throwing his hands in the air. </w:t>
      </w:r>
      <w:del w:id="6108" w:author="Editor (Typography)" w:date="2026-09-25T09:00:00Z">
        <w:r>
          <w:delText xml:space="preserve">"</w:delText>
        </w:r>
      </w:del>
      <w:ins w:id="6109" w:author="Editor (Typography)" w:date="2026-09-25T09:00:00Z">
        <w:r>
          <w:t xml:space="preserve">“</w:t>
        </w:r>
      </w:ins>
      <w:r>
        <w:t xml:space="preserve">Perhaps Benedikt </w:t>
      </w:r>
      <w:del w:id="6110" w:author="Editor" w:date="2026-09-25T09:00:00Z">
        <w:r>
          <w:delText xml:space="preserve">was</w:delText>
        </w:r>
      </w:del>
      <w:ins w:id="6111" w:author="Editor" w:date="2026-09-25T09:00:00Z">
        <w:r>
          <w:t xml:space="preserve">has been</w:t>
        </w:r>
      </w:ins>
      <w:r>
        <w:t xml:space="preserve"> made aware of </w:t>
      </w:r>
      <w:del w:id="6112" w:author="Editor" w:date="2026-09-25T09:00:00Z">
        <w:r>
          <w:delText xml:space="preserve">Sanchez</w:delText>
        </w:r>
      </w:del>
      <w:ins w:id="6113" w:author="Editor" w:date="2026-09-25T09:00:00Z">
        <w:r>
          <w:t xml:space="preserve">Sanchez’s</w:t>
        </w:r>
      </w:ins>
      <w:r>
        <w:t xml:space="preserve"> disappearance</w:t>
      </w:r>
      <w:del w:id="6114" w:author="Editor" w:date="2026-09-25T09:00:00Z">
        <w:r>
          <w:delText xml:space="preserve">”,</w:delText>
        </w:r>
      </w:del>
      <w:ins w:id="6115" w:author="Editor" w:date="2026-09-25T09:00:00Z">
        <w:r>
          <w:t xml:space="preserve">,”</w:t>
        </w:r>
      </w:ins>
      <w:r>
        <w:t xml:space="preserve"> he thought</w:t>
      </w:r>
      <w:del w:id="6116" w:author="Editor" w:date="2026-09-25T09:00:00Z">
        <w:r>
          <w:delText xml:space="preserve"> and</w:delText>
        </w:r>
      </w:del>
      <w:ins w:id="6117" w:author="Editor" w:date="2026-09-25T09:00:00Z">
        <w:r>
          <w:t xml:space="preserve">, and he</w:t>
        </w:r>
      </w:ins>
      <w:r>
        <w:t xml:space="preserve"> couldn</w:t>
      </w:r>
      <w:del w:id="6118" w:author="Editor (Typography)" w:date="2026-09-25T09:00:00Z">
        <w:r>
          <w:delText xml:space="preserve">'</w:delText>
        </w:r>
      </w:del>
      <w:ins w:id="6119" w:author="Editor (Typography)" w:date="2026-09-25T09:00:00Z">
        <w:r>
          <w:t xml:space="preserve">’</w:t>
        </w:r>
      </w:ins>
      <w:r>
        <w:t xml:space="preserve">t refrain from smiling</w:t>
      </w:r>
      <w:ins w:id="6120" w:author="Editor" w:date="2026-09-25T09:00:00Z">
        <w:r>
          <w:t xml:space="preserve">,</w:t>
        </w:r>
      </w:ins>
      <w:r>
        <w:t xml:space="preserve"> imagining the unpleasant chinwag they </w:t>
      </w:r>
      <w:del w:id="6121" w:author="Editor" w:date="2026-09-25T09:00:00Z">
        <w:r>
          <w:delText xml:space="preserve">may be undergoing. The discussion soon turned into an animated dialogue</w:delText>
        </w:r>
      </w:del>
      <w:ins w:id="6122" w:author="Editor" w:date="2026-09-25T09:00:00Z">
        <w:r>
          <w:t xml:space="preserve">might be having</w:t>
        </w:r>
      </w:ins>
      <w:r>
        <w:t xml:space="preserve">. Though he could hear the raised voice, it was not loud enough to get any sense out of it. Benedikt</w:t>
      </w:r>
      <w:del w:id="6123" w:author="Editor (Typography)" w:date="2026-09-25T09:00:00Z">
        <w:r>
          <w:delText xml:space="preserve">'</w:delText>
        </w:r>
      </w:del>
      <w:ins w:id="6124" w:author="Editor (Typography)" w:date="2026-09-25T09:00:00Z">
        <w:r>
          <w:t xml:space="preserve">’</w:t>
        </w:r>
      </w:ins>
      <w:r>
        <w:t xml:space="preserve">s anger was </w:t>
      </w:r>
      <w:del w:id="6125" w:author="Editor" w:date="2026-09-25T09:00:00Z">
        <w:r>
          <w:delText xml:space="preserve">at the </w:delText>
        </w:r>
      </w:del>
      <w:r>
        <w:t xml:space="preserve">extreme. After</w:t>
      </w:r>
      <w:ins w:id="6126" w:author="Editor" w:date="2026-09-25T09:00:00Z">
        <w:r>
          <w:t xml:space="preserve"> a</w:t>
        </w:r>
      </w:ins>
      <w:r>
        <w:t xml:space="preserve"> few minutes of heated dialogue followed by a phone call, they got into the van and headed out of the airport. It was </w:t>
      </w:r>
      <w:del w:id="6127" w:author="Editor" w:date="2026-09-25T09:00:00Z">
        <w:r>
          <w:delText xml:space="preserve">about </w:delText>
        </w:r>
      </w:del>
      <w:r>
        <w:t xml:space="preserve">time for Maxwell to commence another car chase. He knew he had to be careful chasing these seasoned criminals. In the event</w:t>
      </w:r>
      <w:del w:id="6128" w:author="Editor" w:date="2026-09-25T09:00:00Z">
        <w:r>
          <w:delText xml:space="preserve">, he gets</w:delText>
        </w:r>
      </w:del>
      <w:ins w:id="6129" w:author="Editor" w:date="2026-09-25T09:00:00Z">
        <w:r>
          <w:t xml:space="preserve"> he got</w:t>
        </w:r>
      </w:ins>
      <w:r>
        <w:t xml:space="preserve"> caught</w:t>
      </w:r>
      <w:ins w:id="6130" w:author="Editor" w:date="2026-09-25T09:00:00Z">
        <w:r>
          <w:t xml:space="preserve">,</w:t>
        </w:r>
      </w:ins>
      <w:r>
        <w:t xml:space="preserve"> the consequences could be grave, for </w:t>
      </w:r>
      <w:del w:id="6131" w:author="Editor (Names)" w:date="2026-09-25T09:00:00Z">
        <w:r>
          <w:delText xml:space="preserve">Francis</w:delText>
        </w:r>
      </w:del>
      <w:ins w:id="6132" w:author="Editor (Names)" w:date="2026-09-25T09:00:00Z">
        <w:r>
          <w:t xml:space="preserve">Francisco</w:t>
        </w:r>
      </w:ins>
      <w:r>
        <w:t xml:space="preserve"> could commit any crime in Portugal and </w:t>
      </w:r>
      <w:del w:id="6133" w:author="Editor" w:date="2026-09-25T09:00:00Z">
        <w:r>
          <w:delText xml:space="preserve">could </w:delText>
        </w:r>
      </w:del>
      <w:r>
        <w:t xml:space="preserve">walk away unscathed.</w:t>
      </w:r>
      <w:commentRangeEnd w:id="168"/>
      <w:r>
        <w:commentReference w:id="168"/>
      </w:r>
    </w:p>
    <w:p w14:paraId="77B4BF69" w14:textId="77777777" w:rsidR="00271900" w:rsidRPr="00271900" w:rsidRDefault="00271900" w:rsidP="00271900">
      <w:commentRangeStart w:id="169"/>
      <w:r>
        <w:t xml:space="preserve">The road connecting the airport and the main highway was a narrow two-</w:t>
      </w:r>
      <w:del w:id="6134" w:author="Editor" w:date="2026-09-25T09:00:00Z">
        <w:r>
          <w:delText xml:space="preserve">way traffic lane</w:delText>
        </w:r>
      </w:del>
      <w:ins w:id="6135" w:author="Editor" w:date="2026-09-25T09:00:00Z">
        <w:r>
          <w:t xml:space="preserve">lane road</w:t>
        </w:r>
      </w:ins>
      <w:r>
        <w:t xml:space="preserve">. There were no other vehicles </w:t>
      </w:r>
      <w:ins w:id="6136" w:author="Editor" w:date="2026-09-25T09:00:00Z">
        <w:r>
          <w:t xml:space="preserve">on the road </w:t>
        </w:r>
      </w:ins>
      <w:r>
        <w:t xml:space="preserve">except the van</w:t>
      </w:r>
      <w:del w:id="6137" w:author="Editor" w:date="2026-09-25T09:00:00Z">
        <w:r>
          <w:delText xml:space="preserve"> on the road</w:delText>
        </w:r>
      </w:del>
      <w:r>
        <w:t xml:space="preserve">. Maxwell had no choice</w:t>
      </w:r>
      <w:del w:id="6138" w:author="Editor" w:date="2026-09-25T09:00:00Z">
        <w:r>
          <w:delText xml:space="preserve">,</w:delText>
        </w:r>
      </w:del>
      <w:r>
        <w:t xml:space="preserve"> but to wait, and soon the van drifted </w:t>
      </w:r>
      <w:del w:id="6139" w:author="Editor" w:date="2026-09-25T09:00:00Z">
        <w:r>
          <w:delText xml:space="preserve">off</w:delText>
        </w:r>
      </w:del>
      <w:ins w:id="6140" w:author="Editor" w:date="2026-09-25T09:00:00Z">
        <w:r>
          <w:t xml:space="preserve">out of</w:t>
        </w:r>
      </w:ins>
      <w:r>
        <w:t xml:space="preserve"> his sight.  After </w:t>
      </w:r>
      <w:del w:id="6141" w:author="Editor" w:date="2026-09-25T09:00:00Z">
        <w:r>
          <w:delText xml:space="preserve">few </w:delText>
        </w:r>
      </w:del>
      <w:ins w:id="6142" w:author="Editor" w:date="2026-09-25T09:00:00Z">
        <w:r>
          <w:t xml:space="preserve">a few anxious </w:t>
        </w:r>
      </w:ins>
      <w:r>
        <w:t xml:space="preserve">minutes</w:t>
      </w:r>
      <w:del w:id="6143" w:author="Editor" w:date="2026-09-25T09:00:00Z">
        <w:r>
          <w:delText xml:space="preserve"> of strenuous wait</w:delText>
        </w:r>
      </w:del>
      <w:r>
        <w:t xml:space="preserve">, Maxwell saw another car going in the same direction.  He drove right behind the other car</w:t>
      </w:r>
      <w:ins w:id="6144" w:author="Editor" w:date="2026-09-25T09:00:00Z">
        <w:r>
          <w:t xml:space="preserve">,</w:t>
        </w:r>
      </w:ins>
      <w:r>
        <w:t xml:space="preserve"> using it as a shield. The car in front was moving at a decent speed, helping him</w:t>
      </w:r>
      <w:del w:id="6145" w:author="Editor" w:date="2026-09-25T09:00:00Z">
        <w:r>
          <w:delText xml:space="preserve"> to</w:delText>
        </w:r>
      </w:del>
      <w:r>
        <w:t xml:space="preserve"> gain some of the lost ground. The road was a long stretch in the middle of an open field with no man-made or natural obstructions around. He was able to get a clear sight of the van even </w:t>
      </w:r>
      <w:del w:id="6146" w:author="Editor" w:date="2026-09-25T09:00:00Z">
        <w:r>
          <w:delText xml:space="preserve">when he was behind</w:delText>
        </w:r>
      </w:del>
      <w:ins w:id="6147" w:author="Editor" w:date="2026-09-25T09:00:00Z">
        <w:r>
          <w:t xml:space="preserve">from</w:t>
        </w:r>
      </w:ins>
      <w:r>
        <w:t xml:space="preserve"> a few </w:t>
      </w:r>
      <w:del w:id="6148" w:author="Editor (Spelling)" w:date="2026-09-25T09:00:00Z">
        <w:r>
          <w:delText xml:space="preserve">kilometers</w:delText>
        </w:r>
      </w:del>
      <w:ins w:id="6149" w:author="Editor (Spelling)" w:date="2026-09-25T09:00:00Z">
        <w:r>
          <w:t xml:space="preserve">kilometres</w:t>
        </w:r>
      </w:ins>
      <w:del w:id="6150" w:author="Editor" w:date="2026-09-25T09:00:00Z">
        <w:r>
          <w:delText xml:space="preserve">. After about</w:delText>
        </w:r>
      </w:del>
      <w:ins w:id="6151" w:author="Editor" w:date="2026-09-25T09:00:00Z">
        <w:r>
          <w:t xml:space="preserve"> behind. About</w:t>
        </w:r>
      </w:ins>
      <w:r>
        <w:t xml:space="preserve"> ten minutes into the drive, he saw the van making a right turn. The sign on the side of the road indicated the turn would take them to highway A33. After the </w:t>
      </w:r>
      <w:del w:id="6152" w:author="Editor" w:date="2026-09-25T09:00:00Z">
        <w:r>
          <w:delText xml:space="preserve">pivot</w:delText>
        </w:r>
      </w:del>
      <w:ins w:id="6153" w:author="Editor" w:date="2026-09-25T09:00:00Z">
        <w:r>
          <w:t xml:space="preserve">turn</w:t>
        </w:r>
      </w:ins>
      <w:r>
        <w:t xml:space="preserve">, the two-</w:t>
      </w:r>
      <w:del w:id="6154" w:author="Editor" w:date="2026-09-25T09:00:00Z">
        <w:r>
          <w:delText xml:space="preserve">way traffic</w:delText>
        </w:r>
      </w:del>
      <w:ins w:id="6155" w:author="Editor" w:date="2026-09-25T09:00:00Z">
        <w:r>
          <w:t xml:space="preserve">lane</w:t>
        </w:r>
      </w:ins>
      <w:r>
        <w:t xml:space="preserve"> road became a four-lane road. Maxwell </w:t>
      </w:r>
      <w:del w:id="6156" w:author="Editor" w:date="2026-09-25T09:00:00Z">
        <w:r>
          <w:delText xml:space="preserve">moved his car to the middle lane</w:delText>
        </w:r>
      </w:del>
      <w:ins w:id="6157" w:author="Editor" w:date="2026-09-25T09:00:00Z">
        <w:r>
          <w:t xml:space="preserve">changed lanes</w:t>
        </w:r>
      </w:ins>
      <w:r>
        <w:t xml:space="preserve"> and sped</w:t>
      </w:r>
      <w:del w:id="6158" w:author="Editor" w:date="2026-09-25T09:00:00Z">
        <w:r>
          <w:delText xml:space="preserve">-</w:delText>
        </w:r>
      </w:del>
      <w:ins w:id="6159" w:author="Editor" w:date="2026-09-25T09:00:00Z">
        <w:r>
          <w:t xml:space="preserve"> </w:t>
        </w:r>
      </w:ins>
      <w:r>
        <w:t xml:space="preserve">up slightly to make </w:t>
      </w:r>
      <w:del w:id="6160" w:author="Editor" w:date="2026-09-25T09:00:00Z">
        <w:r>
          <w:delText xml:space="preserve">on</w:delText>
        </w:r>
      </w:del>
      <w:ins w:id="6161" w:author="Editor" w:date="2026-09-25T09:00:00Z">
        <w:r>
          <w:t xml:space="preserve">up</w:t>
        </w:r>
      </w:ins>
      <w:r>
        <w:t xml:space="preserve"> the lost time. As </w:t>
      </w:r>
      <w:ins w:id="6162" w:author="Editor" w:date="2026-09-25T09:00:00Z">
        <w:r>
          <w:t xml:space="preserve">they approached </w:t>
        </w:r>
      </w:ins>
      <w:r>
        <w:t xml:space="preserve">the highway</w:t>
      </w:r>
      <w:del w:id="6163" w:author="Editor" w:date="2026-09-25T09:00:00Z">
        <w:r>
          <w:delText xml:space="preserve"> was approaching</w:delText>
        </w:r>
      </w:del>
      <w:ins w:id="6164" w:author="Editor" w:date="2026-09-25T09:00:00Z">
        <w:r>
          <w:t xml:space="preserve">,</w:t>
        </w:r>
      </w:ins>
      <w:r>
        <w:t xml:space="preserve"> the road </w:t>
      </w:r>
      <w:del w:id="6165" w:author="Editor" w:date="2026-09-25T09:00:00Z">
        <w:r>
          <w:delText xml:space="preserve">was getting</w:delText>
        </w:r>
      </w:del>
      <w:ins w:id="6166" w:author="Editor" w:date="2026-09-25T09:00:00Z">
        <w:r>
          <w:t xml:space="preserve">got</w:t>
        </w:r>
      </w:ins>
      <w:r>
        <w:t xml:space="preserve"> busier, which he used</w:t>
      </w:r>
      <w:del w:id="6167" w:author="Editor" w:date="2026-09-25T09:00:00Z">
        <w:r>
          <w:delText xml:space="preserve"> it</w:delText>
        </w:r>
      </w:del>
      <w:r>
        <w:t xml:space="preserve"> to his advantage. He blended</w:t>
      </w:r>
      <w:ins w:id="6168" w:author="Editor" w:date="2026-09-25T09:00:00Z">
        <w:r>
          <w:t xml:space="preserve"> in</w:t>
        </w:r>
      </w:ins>
      <w:r>
        <w:t xml:space="preserve"> with the traffic and followed the van </w:t>
      </w:r>
      <w:del w:id="6169" w:author="Editor" w:date="2026-09-25T09:00:00Z">
        <w:r>
          <w:delText xml:space="preserve">taking</w:delText>
        </w:r>
      </w:del>
      <w:ins w:id="6170" w:author="Editor" w:date="2026-09-25T09:00:00Z">
        <w:r>
          <w:t xml:space="preserve">with</w:t>
        </w:r>
      </w:ins>
      <w:r>
        <w:t xml:space="preserve"> extreme caution.</w:t>
      </w:r>
      <w:commentRangeEnd w:id="169"/>
      <w:r>
        <w:commentReference w:id="169"/>
      </w:r>
    </w:p>
    <w:p w14:paraId="6C2013CE" w14:textId="77777777" w:rsidR="00271900" w:rsidRPr="00271900" w:rsidRDefault="00271900" w:rsidP="00271900">
      <w:commentRangeStart w:id="170"/>
      <w:r>
        <w:t xml:space="preserve">Benedikt wasn’t in a hurry. There wasn’t even a shade of urgency </w:t>
      </w:r>
      <w:del w:id="6171" w:author="Editor" w:date="2026-09-25T09:00:00Z">
        <w:r>
          <w:delText xml:space="preserve">he demonstrated while driving</w:delText>
        </w:r>
      </w:del>
      <w:ins w:id="6172" w:author="Editor" w:date="2026-09-25T09:00:00Z">
        <w:r>
          <w:t xml:space="preserve">in the way the van drove</w:t>
        </w:r>
      </w:ins>
      <w:r>
        <w:t xml:space="preserve"> away from the airport. Soon the van took the ramp to enter A33 south. Maxwell followed them to the highway. He kept a comfortable distance from the van</w:t>
      </w:r>
      <w:del w:id="6173" w:author="Editor" w:date="2026-09-25T09:00:00Z">
        <w:r>
          <w:delText xml:space="preserve"> and followed his target with caution</w:delText>
        </w:r>
      </w:del>
      <w:r>
        <w:t xml:space="preserve">. After about 20 minutes</w:t>
      </w:r>
      <w:ins w:id="6174" w:author="Editor" w:date="2026-09-25T09:00:00Z">
        <w:r>
          <w:t xml:space="preserve">,</w:t>
        </w:r>
      </w:ins>
      <w:r>
        <w:t xml:space="preserve"> the van took the exit towards Vale da </w:t>
      </w:r>
      <w:del w:id="6175" w:author="Editor" w:date="2026-09-25T09:00:00Z">
        <w:r>
          <w:delText xml:space="preserve">Amoreria</w:delText>
        </w:r>
      </w:del>
      <w:ins w:id="6176" w:author="Editor" w:date="2026-09-25T09:00:00Z">
        <w:r>
          <w:t xml:space="preserve">Amoreira</w:t>
        </w:r>
      </w:ins>
      <w:r>
        <w:t xml:space="preserve">. Soon they turned </w:t>
      </w:r>
      <w:del w:id="6177" w:author="Editor" w:date="2026-09-25T09:00:00Z">
        <w:r>
          <w:delText xml:space="preserve">on</w:delText>
        </w:r>
      </w:del>
      <w:ins w:id="6178" w:author="Editor" w:date="2026-09-25T09:00:00Z">
        <w:r>
          <w:t xml:space="preserve">onto</w:t>
        </w:r>
      </w:ins>
      <w:r>
        <w:t xml:space="preserve"> an unnamed street</w:t>
      </w:r>
      <w:ins w:id="6179" w:author="Editor" w:date="2026-09-25T09:00:00Z">
        <w:r>
          <w:t xml:space="preserve">,</w:t>
        </w:r>
      </w:ins>
      <w:r>
        <w:t xml:space="preserve"> or at least </w:t>
      </w:r>
      <w:del w:id="6180" w:author="Editor" w:date="2026-09-25T09:00:00Z">
        <w:r>
          <w:delText xml:space="preserve">there was no visibly appearing</w:delText>
        </w:r>
      </w:del>
      <w:ins w:id="6181" w:author="Editor" w:date="2026-09-25T09:00:00Z">
        <w:r>
          <w:t xml:space="preserve">one with no visible</w:t>
        </w:r>
      </w:ins>
      <w:r>
        <w:t xml:space="preserve"> name</w:t>
      </w:r>
      <w:del w:id="6182" w:author="Editor" w:date="2026-09-25T09:00:00Z">
        <w:r>
          <w:delText xml:space="preserve"> to the street</w:delText>
        </w:r>
      </w:del>
      <w:r>
        <w:t xml:space="preserve">, and shortly after that, </w:t>
      </w:r>
      <w:del w:id="6183" w:author="Editor" w:date="2026-09-25T09:00:00Z">
        <w:r>
          <w:delText xml:space="preserve">it</w:delText>
        </w:r>
      </w:del>
      <w:ins w:id="6184" w:author="Editor" w:date="2026-09-25T09:00:00Z">
        <w:r>
          <w:t xml:space="preserve">the van</w:t>
        </w:r>
      </w:ins>
      <w:r>
        <w:t xml:space="preserve"> stopped in front of a dilapidated dwelling. With tall grasses and unruly weeds around, the house looked abandoned.</w:t>
      </w:r>
      <w:commentRangeEnd w:id="170"/>
      <w:r>
        <w:commentReference w:id="170"/>
      </w:r>
    </w:p>
    <w:p w14:paraId="25A4BEFF" w14:textId="77777777" w:rsidR="00271900" w:rsidRPr="00271900" w:rsidRDefault="00271900" w:rsidP="00271900">
      <w:r>
        <w:t xml:space="preserve">Maxwell avoided going into the lane</w:t>
      </w:r>
      <w:del w:id="6185" w:author="Editor" w:date="2026-09-25T09:00:00Z">
        <w:r>
          <w:delText xml:space="preserve">, instead</w:delText>
        </w:r>
      </w:del>
      <w:ins w:id="6186" w:author="Editor" w:date="2026-09-25T09:00:00Z">
        <w:r>
          <w:t xml:space="preserve">. Instead</w:t>
        </w:r>
      </w:ins>
      <w:r>
        <w:t xml:space="preserve">, he </w:t>
      </w:r>
      <w:del w:id="6187" w:author="Editor" w:date="2026-09-25T09:00:00Z">
        <w:r>
          <w:delText xml:space="preserve">took his car</w:delText>
        </w:r>
      </w:del>
      <w:ins w:id="6188" w:author="Editor" w:date="2026-09-25T09:00:00Z">
        <w:r>
          <w:t xml:space="preserve">drove a</w:t>
        </w:r>
      </w:ins>
      <w:r>
        <w:t xml:space="preserve"> few hundred </w:t>
      </w:r>
      <w:del w:id="6189" w:author="Editor (Spelling)" w:date="2026-09-25T09:00:00Z">
        <w:r>
          <w:delText xml:space="preserve">meters</w:delText>
        </w:r>
      </w:del>
      <w:ins w:id="6190" w:author="Editor (Spelling)" w:date="2026-09-25T09:00:00Z">
        <w:r>
          <w:t xml:space="preserve">metres</w:t>
        </w:r>
      </w:ins>
      <w:r>
        <w:t xml:space="preserve"> ahead and </w:t>
      </w:r>
      <w:del w:id="6191" w:author="Editor" w:date="2026-09-25T09:00:00Z">
        <w:r>
          <w:delText xml:space="preserve">took a turn on to</w:delText>
        </w:r>
      </w:del>
      <w:ins w:id="6192" w:author="Editor" w:date="2026-09-25T09:00:00Z">
        <w:r>
          <w:t xml:space="preserve">turned onto</w:t>
        </w:r>
      </w:ins>
      <w:r>
        <w:t xml:space="preserve"> the next street. It was a </w:t>
      </w:r>
      <w:ins w:id="6193" w:author="Editor" w:date="2026-09-25T09:00:00Z">
        <w:r>
          <w:t xml:space="preserve">narrow </w:t>
        </w:r>
      </w:ins>
      <w:r>
        <w:t xml:space="preserve">one-way</w:t>
      </w:r>
      <w:del w:id="6194" w:author="Editor" w:date="2026-09-25T09:00:00Z">
        <w:r>
          <w:delText xml:space="preserve"> narrow</w:delText>
        </w:r>
      </w:del>
      <w:r>
        <w:t xml:space="preserve"> lane squeezing between two tall buildings. As he drove </w:t>
      </w:r>
      <w:ins w:id="6195" w:author="Editor" w:date="2026-09-25T09:00:00Z">
        <w:r>
          <w:t xml:space="preserve">a </w:t>
        </w:r>
      </w:ins>
      <w:r>
        <w:t xml:space="preserve">few </w:t>
      </w:r>
      <w:del w:id="6196" w:author="Editor (Spelling)" w:date="2026-09-25T09:00:00Z">
        <w:r>
          <w:delText xml:space="preserve">meters</w:delText>
        </w:r>
      </w:del>
      <w:ins w:id="6197" w:author="Editor (Spelling)" w:date="2026-09-25T09:00:00Z">
        <w:r>
          <w:t xml:space="preserve">metres</w:t>
        </w:r>
      </w:ins>
      <w:r>
        <w:t xml:space="preserve"> forward</w:t>
      </w:r>
      <w:ins w:id="6198" w:author="Editor" w:date="2026-09-25T09:00:00Z">
        <w:r>
          <w:t xml:space="preserve">,</w:t>
        </w:r>
      </w:ins>
      <w:r>
        <w:t xml:space="preserve"> he saw a parking lot on the left, stretching </w:t>
      </w:r>
      <w:del w:id="6199" w:author="Editor" w:date="2026-09-25T09:00:00Z">
        <w:r>
          <w:delText xml:space="preserve">out</w:delText>
        </w:r>
      </w:del>
      <w:ins w:id="6200" w:author="Editor" w:date="2026-09-25T09:00:00Z">
        <w:r>
          <w:t xml:space="preserve">north</w:t>
        </w:r>
      </w:ins>
      <w:r>
        <w:t xml:space="preserve"> from where the building ended</w:t>
      </w:r>
      <w:del w:id="6201" w:author="Editor" w:date="2026-09-25T09:00:00Z">
        <w:r>
          <w:delText xml:space="preserve"> to further north</w:delText>
        </w:r>
      </w:del>
      <w:r>
        <w:t xml:space="preserve">. There was a man guarding the gate. </w:t>
      </w:r>
      <w:del w:id="6202" w:author="Editor" w:date="2026-09-25T09:00:00Z">
        <w:r>
          <w:delText xml:space="preserve">He</w:delText>
        </w:r>
      </w:del>
      <w:ins w:id="6203" w:author="Editor" w:date="2026-09-25T09:00:00Z">
        <w:r>
          <w:t xml:space="preserve">Maxwell</w:t>
        </w:r>
      </w:ins>
      <w:r>
        <w:t xml:space="preserve"> took a parking ticket and </w:t>
      </w:r>
      <w:del w:id="6204" w:author="Editor" w:date="2026-09-25T09:00:00Z">
        <w:r>
          <w:delText xml:space="preserve">paced his way</w:delText>
        </w:r>
      </w:del>
      <w:ins w:id="6205" w:author="Editor" w:date="2026-09-25T09:00:00Z">
        <w:r>
          <w:t xml:space="preserve">walked</w:t>
        </w:r>
      </w:ins>
      <w:r>
        <w:t xml:space="preserve"> back to where the van was stationed.</w:t>
      </w:r>
    </w:p>
    <w:p w14:paraId="3C400B89" w14:textId="77777777" w:rsidR="00271900" w:rsidRPr="00271900" w:rsidRDefault="00271900" w:rsidP="00271900">
      <w:r>
        <w:t xml:space="preserve">He found the van parked outside the house. The place appeared deserted. There wasn’t a single soul visible around the property. He stood </w:t>
      </w:r>
      <w:del w:id="6206" w:author="Editor" w:date="2026-09-25T09:00:00Z">
        <w:r>
          <w:delText xml:space="preserve">by</w:delText>
        </w:r>
      </w:del>
      <w:ins w:id="6207" w:author="Editor" w:date="2026-09-25T09:00:00Z">
        <w:r>
          <w:t xml:space="preserve">at</w:t>
        </w:r>
      </w:ins>
      <w:r>
        <w:t xml:space="preserve"> the corner of the street</w:t>
      </w:r>
      <w:ins w:id="6208" w:author="Editor" w:date="2026-09-25T09:00:00Z">
        <w:r>
          <w:t xml:space="preserve">,</w:t>
        </w:r>
      </w:ins>
      <w:r>
        <w:t xml:space="preserve"> hiding behind the walls of a three-storied building. He had a plan to execute but wanted to take some time before working on it. He monitored the house </w:t>
      </w:r>
      <w:del w:id="6209" w:author="Editor" w:date="2026-09-25T09:00:00Z">
        <w:r>
          <w:delText xml:space="preserve">for another five minutes</w:delText>
        </w:r>
      </w:del>
      <w:ins w:id="6210" w:author="Editor" w:date="2026-09-25T09:00:00Z">
        <w:r>
          <w:t xml:space="preserve">through the long afternoon</w:t>
        </w:r>
      </w:ins>
      <w:r>
        <w:t xml:space="preserve"> and couldn’t find anything alarming. While the evening was slowly crawling in, there was still about an hour left for dusk to arrive. Maxwell was contemplating whether he should wait for the darkness to prevail or </w:t>
      </w:r>
      <w:del w:id="6211" w:author="Editor" w:date="2026-09-25T09:00:00Z">
        <w:r>
          <w:delText xml:space="preserve">should he </w:delText>
        </w:r>
      </w:del>
      <w:r>
        <w:t xml:space="preserve">go ahead and get </w:t>
      </w:r>
      <w:del w:id="6212" w:author="Editor" w:date="2026-09-25T09:00:00Z">
        <w:r>
          <w:delText xml:space="preserve">done with </w:delText>
        </w:r>
      </w:del>
      <w:r>
        <w:t xml:space="preserve">the job</w:t>
      </w:r>
      <w:ins w:id="6213" w:author="Editor" w:date="2026-09-25T09:00:00Z">
        <w:r>
          <w:t xml:space="preserve"> done</w:t>
        </w:r>
      </w:ins>
      <w:r>
        <w:t xml:space="preserve">. Undoubtedly</w:t>
      </w:r>
      <w:ins w:id="6214" w:author="Editor" w:date="2026-09-25T09:00:00Z">
        <w:r>
          <w:t xml:space="preserve">,</w:t>
        </w:r>
      </w:ins>
      <w:r>
        <w:t xml:space="preserve"> approaching the van in </w:t>
      </w:r>
      <w:del w:id="6215" w:author="Editor" w:date="2026-09-25T09:00:00Z">
        <w:r>
          <w:delText xml:space="preserve">open light</w:delText>
        </w:r>
      </w:del>
      <w:ins w:id="6216" w:author="Editor" w:date="2026-09-25T09:00:00Z">
        <w:r>
          <w:t xml:space="preserve">daylight</w:t>
        </w:r>
      </w:ins>
      <w:r>
        <w:t xml:space="preserve"> was a risky affair, but the fear of Benedikt leaving the house was making him unsure. He weighed his options and decided to wait </w:t>
      </w:r>
      <w:del w:id="6217" w:author="Editor" w:date="2026-09-25T09:00:00Z">
        <w:r>
          <w:delText xml:space="preserve">for some more time</w:delText>
        </w:r>
      </w:del>
      <w:ins w:id="6218" w:author="Editor" w:date="2026-09-25T09:00:00Z">
        <w:r>
          <w:t xml:space="preserve">a little longer</w:t>
        </w:r>
      </w:ins>
      <w:r>
        <w:t xml:space="preserve">.</w:t>
      </w:r>
    </w:p>
    <w:p w14:paraId="00076AE1" w14:textId="77777777" w:rsidR="00271900" w:rsidRPr="00271900" w:rsidRDefault="00271900" w:rsidP="00271900">
      <w:r>
        <w:t xml:space="preserve">While waiting</w:t>
      </w:r>
      <w:ins w:id="6219" w:author="Editor" w:date="2026-09-25T09:00:00Z">
        <w:r>
          <w:t xml:space="preserve">,</w:t>
        </w:r>
      </w:ins>
      <w:r>
        <w:t xml:space="preserve"> Maxwell played the whole event back </w:t>
      </w:r>
      <w:del w:id="6220" w:author="Editor" w:date="2026-09-25T09:00:00Z">
        <w:r>
          <w:delText xml:space="preserve">on</w:delText>
        </w:r>
      </w:del>
      <w:ins w:id="6221" w:author="Editor" w:date="2026-09-25T09:00:00Z">
        <w:r>
          <w:t xml:space="preserve">in</w:t>
        </w:r>
      </w:ins>
      <w:r>
        <w:t xml:space="preserve"> his mind. It was puzzling for him to see Benedikt reposing when Sanchez was still on the loose. From what he knew about Benedikt</w:t>
      </w:r>
      <w:ins w:id="6222" w:author="Editor" w:date="2026-09-25T09:00:00Z">
        <w:r>
          <w:t xml:space="preserve">,</w:t>
        </w:r>
      </w:ins>
      <w:r>
        <w:t xml:space="preserve"> he wouldn’t relax until he had his </w:t>
      </w:r>
      <w:del w:id="6223" w:author="Editor" w:date="2026-09-25T09:00:00Z">
        <w:r>
          <w:delText xml:space="preserve">hand</w:delText>
        </w:r>
      </w:del>
      <w:ins w:id="6224" w:author="Editor" w:date="2026-09-25T09:00:00Z">
        <w:r>
          <w:t xml:space="preserve">hands</w:t>
        </w:r>
      </w:ins>
      <w:r>
        <w:t xml:space="preserve"> on Sanchez. Either they had found her or there </w:t>
      </w:r>
      <w:del w:id="6225" w:author="Editor" w:date="2026-09-25T09:00:00Z">
        <w:r>
          <w:delText xml:space="preserve">exists</w:delText>
        </w:r>
      </w:del>
      <w:ins w:id="6226" w:author="Editor" w:date="2026-09-25T09:00:00Z">
        <w:r>
          <w:t xml:space="preserve">was</w:t>
        </w:r>
      </w:ins>
      <w:r>
        <w:t xml:space="preserve"> a scheme that he wasn’t aware of. It was crucial for him to execute his plan, </w:t>
      </w:r>
      <w:ins w:id="6227" w:author="Editor" w:date="2026-09-25T09:00:00Z">
        <w:r>
          <w:t xml:space="preserve">as it was </w:t>
        </w:r>
      </w:ins>
      <w:r>
        <w:t xml:space="preserve">the only way he would have any chance to learn</w:t>
      </w:r>
      <w:del w:id="6228" w:author="Editor" w:date="2026-09-25T09:00:00Z">
        <w:r>
          <w:delText xml:space="preserve"> about</w:delText>
        </w:r>
      </w:del>
      <w:r>
        <w:t xml:space="preserve"> Benedikt’s motive. Maxwell waited for another thirty minutes. There was no change</w:t>
      </w:r>
      <w:del w:id="6229" w:author="Editor" w:date="2026-09-25T09:00:00Z">
        <w:r>
          <w:delText xml:space="preserve"> in the outlook</w:delText>
        </w:r>
      </w:del>
      <w:r>
        <w:t xml:space="preserve">. The van stood </w:t>
      </w:r>
      <w:del w:id="6230" w:author="Editor" w:date="2026-09-25T09:00:00Z">
        <w:r>
          <w:delText xml:space="preserve">in an unceremonious way</w:delText>
        </w:r>
      </w:del>
      <w:ins w:id="6231" w:author="Editor" w:date="2026-09-25T09:00:00Z">
        <w:r>
          <w:t xml:space="preserve">where it was,</w:t>
        </w:r>
      </w:ins>
      <w:r>
        <w:t xml:space="preserve"> and no one came out of the house either. The sun was spreading its hue across the horizon, indicating its plan to retire for the day. The </w:t>
      </w:r>
      <w:del w:id="6232" w:author="Editor" w:date="2026-09-25T09:00:00Z">
        <w:r>
          <w:delText xml:space="preserve">shades</w:delText>
        </w:r>
      </w:del>
      <w:ins w:id="6233" w:author="Editor" w:date="2026-09-25T09:00:00Z">
        <w:r>
          <w:t xml:space="preserve">shadows</w:t>
        </w:r>
      </w:ins>
      <w:r>
        <w:t xml:space="preserve"> of the tall </w:t>
      </w:r>
      <w:del w:id="6234" w:author="Editor" w:date="2026-09-25T09:00:00Z">
        <w:r>
          <w:delText xml:space="preserve">building</w:delText>
        </w:r>
      </w:del>
      <w:ins w:id="6235" w:author="Editor" w:date="2026-09-25T09:00:00Z">
        <w:r>
          <w:t xml:space="preserve">buildings</w:t>
        </w:r>
      </w:ins>
      <w:r>
        <w:t xml:space="preserve"> were slowly covering the streets, spreading </w:t>
      </w:r>
      <w:del w:id="6236" w:author="Editor" w:date="2026-09-25T09:00:00Z">
        <w:r>
          <w:delText xml:space="preserve">its</w:delText>
        </w:r>
      </w:del>
      <w:ins w:id="6237" w:author="Editor" w:date="2026-09-25T09:00:00Z">
        <w:r>
          <w:t xml:space="preserve">their</w:t>
        </w:r>
      </w:ins>
      <w:r>
        <w:t xml:space="preserve"> </w:t>
      </w:r>
      <w:del w:id="6238" w:author="Editor (Spelling)" w:date="2026-09-25T09:00:00Z">
        <w:r>
          <w:delText xml:space="preserve">grayness</w:delText>
        </w:r>
      </w:del>
      <w:ins w:id="6239" w:author="Editor (Spelling)" w:date="2026-09-25T09:00:00Z">
        <w:r>
          <w:t xml:space="preserve">greyness</w:t>
        </w:r>
      </w:ins>
      <w:r>
        <w:t xml:space="preserve"> across the van and the house. It was dark enough</w:t>
      </w:r>
      <w:ins w:id="6240" w:author="Editor" w:date="2026-09-25T09:00:00Z">
        <w:r>
          <w:t xml:space="preserve">,</w:t>
        </w:r>
      </w:ins>
      <w:r>
        <w:t xml:space="preserve"> and he decided to move forward with his plan.</w:t>
      </w:r>
    </w:p>
    <w:p w14:paraId="379BE0A0" w14:textId="3F3E3A87" w:rsidR="00271900" w:rsidRPr="00271900" w:rsidRDefault="00271900" w:rsidP="00271900">
      <w:commentRangeStart w:id="171"/>
      <w:r>
        <w:t xml:space="preserve">He came out of </w:t>
      </w:r>
      <w:del w:id="6241" w:author="Editor" w:date="2026-09-25T09:00:00Z">
        <w:r>
          <w:delText xml:space="preserve">his </w:delText>
        </w:r>
      </w:del>
      <w:r>
        <w:t xml:space="preserve">hiding and </w:t>
      </w:r>
      <w:del w:id="6242" w:author="Editor" w:date="2026-09-25T09:00:00Z">
        <w:r>
          <w:delText xml:space="preserve">marched</w:delText>
        </w:r>
      </w:del>
      <w:ins w:id="6243" w:author="Editor" w:date="2026-09-25T09:00:00Z">
        <w:r>
          <w:t xml:space="preserve">walked</w:t>
        </w:r>
      </w:ins>
      <w:r>
        <w:t xml:space="preserve"> towards the house.  The street by </w:t>
      </w:r>
      <w:ins w:id="6244" w:author="Editor" w:date="2026-09-25T09:00:00Z">
        <w:r>
          <w:t xml:space="preserve">and </w:t>
        </w:r>
      </w:ins>
      <w:r>
        <w:t xml:space="preserve">large was quiet, </w:t>
      </w:r>
      <w:del w:id="6245" w:author="Editor" w:date="2026-09-25T09:00:00Z">
        <w:r>
          <w:delText xml:space="preserve">besides</w:delText>
        </w:r>
      </w:del>
      <w:ins w:id="6246" w:author="Editor" w:date="2026-09-25T09:00:00Z">
        <w:r>
          <w:t xml:space="preserve">except for a</w:t>
        </w:r>
      </w:ins>
      <w:r>
        <w:t xml:space="preserve"> few people walking by </w:t>
      </w:r>
      <w:del w:id="6247" w:author="Editor" w:date="2026-09-25T09:00:00Z">
        <w:r>
          <w:delText xml:space="preserve">returning</w:delText>
        </w:r>
      </w:del>
      <w:ins w:id="6248" w:author="Editor" w:date="2026-09-25T09:00:00Z">
        <w:r>
          <w:t xml:space="preserve">on their way</w:t>
        </w:r>
      </w:ins>
      <w:r>
        <w:t xml:space="preserve"> home from work. Soon he joined the sparse pedestrian traffic and reached the house in </w:t>
      </w:r>
      <w:ins w:id="6249" w:author="Editor" w:date="2026-09-25T09:00:00Z">
        <w:r>
          <w:t xml:space="preserve">a </w:t>
        </w:r>
      </w:ins>
      <w:r>
        <w:t xml:space="preserve">few hundred steps. He </w:t>
      </w:r>
      <w:del w:id="6250" w:author="Editor" w:date="2026-09-25T09:00:00Z">
        <w:r>
          <w:delText xml:space="preserve">gave</w:delText>
        </w:r>
      </w:del>
      <w:ins w:id="6251" w:author="Editor" w:date="2026-09-25T09:00:00Z">
        <w:r>
          <w:t xml:space="preserve">had</w:t>
        </w:r>
      </w:ins>
      <w:r>
        <w:t xml:space="preserve"> a good look at the worn-out dwelling as he went past it to the next </w:t>
      </w:r>
      <w:del w:id="6252" w:author="Editor" w:date="2026-09-25T09:00:00Z">
        <w:r>
          <w:delText xml:space="preserve">street </w:delText>
        </w:r>
      </w:del>
      <w:r>
        <w:t xml:space="preserve">intersection.  The house was at the end of the street, which </w:t>
      </w:r>
      <w:del w:id="6253" w:author="Editor" w:date="2026-09-25T09:00:00Z">
        <w:r>
          <w:delText xml:space="preserve">gave him a good advantage to curve</w:delText>
        </w:r>
      </w:del>
      <w:ins w:id="6254" w:author="Editor" w:date="2026-09-25T09:00:00Z">
        <w:r>
          <w:t xml:space="preserve">allowed him to wait</w:t>
        </w:r>
      </w:ins>
      <w:r>
        <w:t xml:space="preserve"> around the </w:t>
      </w:r>
      <w:del w:id="6255" w:author="Editor" w:date="2026-09-25T09:00:00Z">
        <w:r>
          <w:delText xml:space="preserve">street and he waited</w:delText>
        </w:r>
      </w:del>
      <w:ins w:id="6256" w:author="Editor" w:date="2026-09-25T09:00:00Z">
        <w:r>
          <w:t xml:space="preserve">corner</w:t>
        </w:r>
      </w:ins>
      <w:r>
        <w:t xml:space="preserve"> for the right time to launch his plan. He checked his bag to ensure he had the transmitter with him. He turned it on and made sure it was functioning.  The transmitter also had a built-in microphone, which could intercept the voices and relay </w:t>
      </w:r>
      <w:del w:id="6257" w:author="Editor" w:date="2026-09-25T09:00:00Z">
        <w:r>
          <w:delText xml:space="preserve">it</w:delText>
        </w:r>
      </w:del>
      <w:ins w:id="6258" w:author="Editor" w:date="2026-09-25T09:00:00Z">
        <w:r>
          <w:t xml:space="preserve">them</w:t>
        </w:r>
      </w:ins>
      <w:r>
        <w:t xml:space="preserve"> back.  For </w:t>
      </w:r>
      <w:del w:id="6259" w:author="Editor" w:date="2026-09-25T09:00:00Z">
        <w:r>
          <w:delText xml:space="preserve">receiving the voices from the car</w:delText>
        </w:r>
      </w:del>
      <w:ins w:id="6260" w:author="Editor" w:date="2026-09-25T09:00:00Z">
        <w:r>
          <w:t xml:space="preserve">that</w:t>
        </w:r>
      </w:ins>
      <w:r>
        <w:t xml:space="preserve">, it needed to be installed inside the </w:t>
      </w:r>
      <w:del w:id="6261" w:author="Editor" w:date="2026-09-25T09:00:00Z">
        <w:r>
          <w:delText xml:space="preserve">car. It</w:delText>
        </w:r>
      </w:del>
      <w:ins w:id="6262" w:author="Editor" w:date="2026-09-25T09:00:00Z">
        <w:r>
          <w:t xml:space="preserve">van, which</w:t>
        </w:r>
      </w:ins>
      <w:r>
        <w:t xml:space="preserve"> wasn’t an easy job</w:t>
      </w:r>
      <w:del w:id="6263" w:author="Editor" w:date="2026-09-25T09:00:00Z">
        <w:r>
          <w:delText xml:space="preserve">, as it would involve getting access to the car</w:delText>
        </w:r>
      </w:del>
      <w:r>
        <w:t xml:space="preserve">. Though he had a set of keys, he wasn’t sure how long </w:t>
      </w:r>
      <w:ins w:id="6264" w:author="Editor" w:date="2026-09-25T09:00:00Z">
        <w:r>
          <w:t xml:space="preserve">it </w:t>
        </w:r>
      </w:ins>
      <w:r>
        <w:t xml:space="preserve">would</w:t>
      </w:r>
      <w:del w:id="6265" w:author="Editor" w:date="2026-09-25T09:00:00Z">
        <w:r>
          <w:delText xml:space="preserve"> it</w:delText>
        </w:r>
      </w:del>
      <w:r>
        <w:t xml:space="preserve"> take to open the van door. He put the gadgets back into his small backpack, took a final </w:t>
      </w:r>
      <w:del w:id="6266" w:author="Editor" w:date="2026-09-25T09:00:00Z">
        <w:r>
          <w:delText xml:space="preserve">view of</w:delText>
        </w:r>
      </w:del>
      <w:ins w:id="6267" w:author="Editor" w:date="2026-09-25T09:00:00Z">
        <w:r>
          <w:t xml:space="preserve">look at</w:t>
        </w:r>
      </w:ins>
      <w:r>
        <w:t xml:space="preserve"> the street and started walking towards the van.</w:t>
      </w:r>
      <w:commentRangeEnd w:id="171"/>
      <w:r>
        <w:commentReference w:id="171"/>
      </w:r>
    </w:p>
    <w:p>
      <w:pPr>
        <w:rPr>
          <w:ins w:id="6287" w:author="Editor" w:date="2026-09-25T09:00:00Z"/>
        </w:rPr>
      </w:pPr>
      <w:commentRangeStart w:id="172"/>
      <w:r>
        <w:t xml:space="preserve">The van was parked on the left side of the house. The porch was away from the house entrance. Maxwell knew </w:t>
      </w:r>
      <w:ins w:id="6268" w:author="Editor" w:date="2026-09-25T09:00:00Z">
        <w:r>
          <w:t xml:space="preserve">that </w:t>
        </w:r>
      </w:ins>
      <w:r>
        <w:t xml:space="preserve">if he were on the passenger </w:t>
      </w:r>
      <w:del w:id="6269" w:author="Editor" w:date="2026-09-25T09:00:00Z">
        <w:r>
          <w:delText xml:space="preserve">door </w:delText>
        </w:r>
      </w:del>
      <w:r>
        <w:t xml:space="preserve">side of the van, people </w:t>
      </w:r>
      <w:del w:id="6270" w:author="Editor" w:date="2026-09-25T09:00:00Z">
        <w:r>
          <w:delText xml:space="preserve">from</w:delText>
        </w:r>
      </w:del>
      <w:ins w:id="6271" w:author="Editor" w:date="2026-09-25T09:00:00Z">
        <w:r>
          <w:t xml:space="preserve">in</w:t>
        </w:r>
      </w:ins>
      <w:r>
        <w:t xml:space="preserve"> the house wouldn’t be able to see him unless they </w:t>
      </w:r>
      <w:del w:id="6272" w:author="Editor" w:date="2026-09-25T09:00:00Z">
        <w:r>
          <w:delText xml:space="preserve">come</w:delText>
        </w:r>
      </w:del>
      <w:ins w:id="6273" w:author="Editor" w:date="2026-09-25T09:00:00Z">
        <w:r>
          <w:t xml:space="preserve">came</w:t>
        </w:r>
      </w:ins>
      <w:r>
        <w:t xml:space="preserve"> really close</w:t>
      </w:r>
      <w:del w:id="6274" w:author="Editor" w:date="2026-09-25T09:00:00Z">
        <w:r>
          <w:delText xml:space="preserve"> to the van. The height of the</w:delText>
        </w:r>
      </w:del>
      <w:ins w:id="6275" w:author="Editor" w:date="2026-09-25T09:00:00Z">
        <w:r>
          <w:t xml:space="preserve">. The</w:t>
        </w:r>
      </w:ins>
      <w:r>
        <w:t xml:space="preserve"> van was tall enough to hide him from any prying eyes. He looked </w:t>
      </w:r>
      <w:del w:id="6276" w:author="Editor" w:date="2026-09-25T09:00:00Z">
        <w:r>
          <w:delText xml:space="preserve">on </w:delText>
        </w:r>
      </w:del>
      <w:r>
        <w:t xml:space="preserve">both </w:t>
      </w:r>
      <w:del w:id="6277" w:author="Editor" w:date="2026-09-25T09:00:00Z">
        <w:r>
          <w:delText xml:space="preserve">sides of</w:delText>
        </w:r>
      </w:del>
      <w:ins w:id="6278" w:author="Editor" w:date="2026-09-25T09:00:00Z">
        <w:r>
          <w:t xml:space="preserve">ways along</w:t>
        </w:r>
      </w:ins>
      <w:r>
        <w:t xml:space="preserve"> the street and </w:t>
      </w:r>
      <w:del w:id="6279" w:author="Editor" w:date="2026-09-25T09:00:00Z">
        <w:r>
          <w:delText xml:space="preserve">found</w:delText>
        </w:r>
      </w:del>
      <w:ins w:id="6280" w:author="Editor" w:date="2026-09-25T09:00:00Z">
        <w:r>
          <w:t xml:space="preserve">saw</w:t>
        </w:r>
      </w:ins>
      <w:r>
        <w:t xml:space="preserve"> a person walking towards the van from the other side of the lane. He wasn’t worried</w:t>
      </w:r>
      <w:ins w:id="6281" w:author="Editor" w:date="2026-09-25T09:00:00Z">
        <w:r>
          <w:t xml:space="preserve">,</w:t>
        </w:r>
      </w:ins>
      <w:r>
        <w:t xml:space="preserve"> as he was facing away from the street, hiding from the direct view of the pathway. He grabbed the passenger side door handle and worked on opening it. He tried the first key, but the door stood like a piece of steel. He tried the second one, but it refused to </w:t>
      </w:r>
      <w:del w:id="6282" w:author="Editor" w:date="2026-09-25T09:00:00Z">
        <w:r>
          <w:delText xml:space="preserve">buzz</w:delText>
        </w:r>
      </w:del>
      <w:ins w:id="6283" w:author="Editor" w:date="2026-09-25T09:00:00Z">
        <w:r>
          <w:t xml:space="preserve">give way</w:t>
        </w:r>
      </w:ins>
      <w:r>
        <w:t xml:space="preserve">. The person on the other side was fast approaching. He had time to check one more key before the person </w:t>
      </w:r>
      <w:del w:id="6284" w:author="Editor" w:date="2026-09-25T09:00:00Z">
        <w:r>
          <w:delText xml:space="preserve">would go pass</w:delText>
        </w:r>
      </w:del>
      <w:ins w:id="6285" w:author="Editor" w:date="2026-09-25T09:00:00Z">
        <w:r>
          <w:t xml:space="preserve">went past</w:t>
        </w:r>
      </w:ins>
      <w:r>
        <w:t xml:space="preserve"> the house.</w:t>
      </w:r>
      <w:del w:id="6286" w:author="Editor" w:date="2026-09-25T09:00:00Z">
        <w:r>
          <w:delText xml:space="preserve"> </w:delText>
        </w:r>
      </w:del>
    </w:p>
    <w:p>
      <w:pPr>
        <w:rPr>
          <w:ins w:id="6305" w:author="Editor" w:date="2026-09-25T09:00:00Z"/>
        </w:rPr>
      </w:pPr>
      <w:r>
        <w:t xml:space="preserve">He was about to try the third key when he heard a creaking sound as if someone was opening a door. Before he could react, he heard footsteps approaching </w:t>
      </w:r>
      <w:del w:id="6288" w:author="Editor" w:date="2026-09-25T09:00:00Z">
        <w:r>
          <w:delText xml:space="preserve">towards </w:delText>
        </w:r>
      </w:del>
      <w:r>
        <w:t xml:space="preserve">the van. He had a split</w:t>
      </w:r>
      <w:del w:id="6289" w:author="Editor" w:date="2026-09-25T09:00:00Z">
        <w:r>
          <w:delText xml:space="preserve">-</w:delText>
        </w:r>
      </w:del>
      <w:ins w:id="6290" w:author="Editor" w:date="2026-09-25T09:00:00Z">
        <w:r>
          <w:t xml:space="preserve"> </w:t>
        </w:r>
      </w:ins>
      <w:r>
        <w:t xml:space="preserve">second </w:t>
      </w:r>
      <w:del w:id="6291" w:author="Editor" w:date="2026-09-25T09:00:00Z">
        <w:r>
          <w:delText xml:space="preserve">reaction time</w:delText>
        </w:r>
      </w:del>
      <w:ins w:id="6292" w:author="Editor" w:date="2026-09-25T09:00:00Z">
        <w:r>
          <w:t xml:space="preserve">to react,</w:t>
        </w:r>
      </w:ins>
      <w:r>
        <w:t xml:space="preserve"> and the only thing he could manage</w:t>
      </w:r>
      <w:del w:id="6293" w:author="Editor" w:date="2026-09-25T09:00:00Z">
        <w:r>
          <w:delText xml:space="preserve"> to do</w:delText>
        </w:r>
      </w:del>
      <w:r>
        <w:t xml:space="preserve"> was to slip under the van. The van had</w:t>
      </w:r>
      <w:del w:id="6294" w:author="Editor" w:date="2026-09-25T09:00:00Z">
        <w:r>
          <w:delText xml:space="preserve"> a</w:delText>
        </w:r>
      </w:del>
      <w:r>
        <w:t xml:space="preserve"> good ground clearance, and he clung to the exhaust pipe</w:t>
      </w:r>
      <w:ins w:id="6295" w:author="Editor" w:date="2026-09-25T09:00:00Z">
        <w:r>
          <w:t xml:space="preserve">,</w:t>
        </w:r>
      </w:ins>
      <w:r>
        <w:t xml:space="preserve"> holding his breath. The </w:t>
      </w:r>
      <w:del w:id="6296" w:author="Editor" w:date="2026-09-25T09:00:00Z">
        <w:r>
          <w:delText xml:space="preserve">van </w:delText>
        </w:r>
      </w:del>
      <w:r>
        <w:t xml:space="preserve">engine </w:t>
      </w:r>
      <w:del w:id="6297" w:author="Editor" w:date="2026-09-25T09:00:00Z">
        <w:r>
          <w:delText xml:space="preserve">was</w:delText>
        </w:r>
      </w:del>
      <w:ins w:id="6298" w:author="Editor" w:date="2026-09-25T09:00:00Z">
        <w:r>
          <w:t xml:space="preserve">had been</w:t>
        </w:r>
      </w:ins>
      <w:r>
        <w:t xml:space="preserve"> shut</w:t>
      </w:r>
      <w:ins w:id="6299" w:author="Editor" w:date="2026-09-25T09:00:00Z">
        <w:r>
          <w:t xml:space="preserve"> off</w:t>
        </w:r>
      </w:ins>
      <w:r>
        <w:t xml:space="preserve"> for some time</w:t>
      </w:r>
      <w:ins w:id="6300" w:author="Editor" w:date="2026-09-25T09:00:00Z">
        <w:r>
          <w:t xml:space="preserve">,</w:t>
        </w:r>
      </w:ins>
      <w:r>
        <w:t xml:space="preserve"> and the exhaust pipe was at a bearable temperature. As he wrapped </w:t>
      </w:r>
      <w:ins w:id="6301" w:author="Editor" w:date="2026-09-25T09:00:00Z">
        <w:r>
          <w:t xml:space="preserve">himself </w:t>
        </w:r>
      </w:ins>
      <w:r>
        <w:t xml:space="preserve">around the exhaust</w:t>
      </w:r>
      <w:ins w:id="6302" w:author="Editor" w:date="2026-09-25T09:00:00Z">
        <w:r>
          <w:t xml:space="preserve">,</w:t>
        </w:r>
      </w:ins>
      <w:r>
        <w:t xml:space="preserve"> he noticed his bag dangling low from his back. Anyone with a good pair of eyes could easily spot the bag from </w:t>
      </w:r>
      <w:ins w:id="6303" w:author="Editor" w:date="2026-09-25T09:00:00Z">
        <w:r>
          <w:t xml:space="preserve">a </w:t>
        </w:r>
      </w:ins>
      <w:r>
        <w:t xml:space="preserve">distance.</w:t>
      </w:r>
      <w:del w:id="6304" w:author="Editor" w:date="2026-09-25T09:00:00Z">
        <w:r>
          <w:delText xml:space="preserve"> </w:delText>
        </w:r>
      </w:del>
    </w:p>
    <w:p w14:paraId="72053E61" w14:textId="66A3521A" w:rsidR="00271900" w:rsidRPr="00271900" w:rsidRDefault="00271900" w:rsidP="00271900">
      <w:r>
        <w:t xml:space="preserve">Before he could do anything, he saw two people approaching the driver side door. He could see their feet </w:t>
      </w:r>
      <w:ins w:id="6306" w:author="Editor" w:date="2026-09-25T09:00:00Z">
        <w:r>
          <w:t xml:space="preserve">a </w:t>
        </w:r>
      </w:ins>
      <w:r>
        <w:t xml:space="preserve">few </w:t>
      </w:r>
      <w:del w:id="6307" w:author="Editor (Spelling)" w:date="2026-09-25T09:00:00Z">
        <w:r>
          <w:delText xml:space="preserve">meters</w:delText>
        </w:r>
      </w:del>
      <w:ins w:id="6308" w:author="Editor (Spelling)" w:date="2026-09-25T09:00:00Z">
        <w:r>
          <w:t xml:space="preserve">metres</w:t>
        </w:r>
      </w:ins>
      <w:r>
        <w:t xml:space="preserve"> away from him. He wanted to avoid </w:t>
      </w:r>
      <w:del w:id="6309" w:author="Editor" w:date="2026-09-25T09:00:00Z">
        <w:r>
          <w:delText xml:space="preserve">any circumstantial misfortune</w:delText>
        </w:r>
      </w:del>
      <w:ins w:id="6310" w:author="Editor" w:date="2026-09-25T09:00:00Z">
        <w:r>
          <w:t xml:space="preserve">anything untoward</w:t>
        </w:r>
      </w:ins>
      <w:r>
        <w:t xml:space="preserve"> and decided to get the bag off his back. While keeping </w:t>
      </w:r>
      <w:del w:id="6311" w:author="Editor" w:date="2026-09-25T09:00:00Z">
        <w:r>
          <w:delText xml:space="preserve">the</w:delText>
        </w:r>
      </w:del>
      <w:ins w:id="6312" w:author="Editor" w:date="2026-09-25T09:00:00Z">
        <w:r>
          <w:t xml:space="preserve">his</w:t>
        </w:r>
      </w:ins>
      <w:r>
        <w:t xml:space="preserve"> leg looped around the exhaust</w:t>
      </w:r>
      <w:ins w:id="6313" w:author="Editor" w:date="2026-09-25T09:00:00Z">
        <w:r>
          <w:t xml:space="preserve">,</w:t>
        </w:r>
      </w:ins>
      <w:r>
        <w:t xml:space="preserve"> he let go </w:t>
      </w:r>
      <w:del w:id="6314" w:author="Editor" w:date="2026-09-25T09:00:00Z">
        <w:r>
          <w:delText xml:space="preserve">one of his</w:delText>
        </w:r>
      </w:del>
      <w:ins w:id="6315" w:author="Editor" w:date="2026-09-25T09:00:00Z">
        <w:r>
          <w:t xml:space="preserve">with one</w:t>
        </w:r>
      </w:ins>
      <w:r>
        <w:t xml:space="preserve"> hand </w:t>
      </w:r>
      <w:del w:id="6316" w:author="Editor" w:date="2026-09-25T09:00:00Z">
        <w:r>
          <w:delText xml:space="preserve">as he</w:delText>
        </w:r>
      </w:del>
      <w:ins w:id="6317" w:author="Editor" w:date="2026-09-25T09:00:00Z">
        <w:r>
          <w:t xml:space="preserve">and</w:t>
        </w:r>
      </w:ins>
      <w:r>
        <w:t xml:space="preserve"> slowly </w:t>
      </w:r>
      <w:del w:id="6318" w:author="Editor" w:date="2026-09-25T09:00:00Z">
        <w:r>
          <w:delText xml:space="preserve">tried to get</w:delText>
        </w:r>
      </w:del>
      <w:ins w:id="6319" w:author="Editor" w:date="2026-09-25T09:00:00Z">
        <w:r>
          <w:t xml:space="preserve">slid</w:t>
        </w:r>
      </w:ins>
      <w:r>
        <w:t xml:space="preserve"> one of the </w:t>
      </w:r>
      <w:del w:id="6320" w:author="Editor" w:date="2026-09-25T09:00:00Z">
        <w:r>
          <w:delText xml:space="preserve">straps of </w:delText>
        </w:r>
      </w:del>
      <w:r>
        <w:t xml:space="preserve">backpack </w:t>
      </w:r>
      <w:del w:id="6321" w:author="Editor" w:date="2026-09-25T09:00:00Z">
        <w:r>
          <w:delText xml:space="preserve">slid</w:delText>
        </w:r>
      </w:del>
      <w:ins w:id="6322" w:author="Editor" w:date="2026-09-25T09:00:00Z">
        <w:r>
          <w:t xml:space="preserve">straps</w:t>
        </w:r>
      </w:ins>
      <w:r>
        <w:t xml:space="preserve"> down. The strap </w:t>
      </w:r>
      <w:del w:id="6323" w:author="Editor" w:date="2026-09-25T09:00:00Z">
        <w:r>
          <w:delText xml:space="preserve">on the loose hand </w:delText>
        </w:r>
      </w:del>
      <w:r>
        <w:t xml:space="preserve">came </w:t>
      </w:r>
      <w:del w:id="6324" w:author="Editor" w:date="2026-09-25T09:00:00Z">
        <w:r>
          <w:delText xml:space="preserve">out with</w:delText>
        </w:r>
      </w:del>
      <w:ins w:id="6325" w:author="Editor" w:date="2026-09-25T09:00:00Z">
        <w:r>
          <w:t xml:space="preserve">off that arm after a</w:t>
        </w:r>
      </w:ins>
      <w:r>
        <w:t xml:space="preserve"> few tries. Half of the bag was touching the ground</w:t>
      </w:r>
      <w:ins w:id="6326" w:author="Editor" w:date="2026-09-25T09:00:00Z">
        <w:r>
          <w:t xml:space="preserve">,</w:t>
        </w:r>
      </w:ins>
      <w:r>
        <w:t xml:space="preserve"> and the other half </w:t>
      </w:r>
      <w:ins w:id="6327" w:author="Editor" w:date="2026-09-25T09:00:00Z">
        <w:r>
          <w:t xml:space="preserve">was </w:t>
        </w:r>
      </w:ins>
      <w:r>
        <w:t xml:space="preserve">dangling </w:t>
      </w:r>
      <w:del w:id="6328" w:author="Editor" w:date="2026-09-25T09:00:00Z">
        <w:r>
          <w:delText xml:space="preserve">on</w:delText>
        </w:r>
      </w:del>
      <w:ins w:id="6329" w:author="Editor" w:date="2026-09-25T09:00:00Z">
        <w:r>
          <w:t xml:space="preserve">from</w:t>
        </w:r>
      </w:ins>
      <w:r>
        <w:t xml:space="preserve"> the other shoulder. With extreme quietness, he repeated it </w:t>
      </w:r>
      <w:del w:id="6330" w:author="Editor" w:date="2026-09-25T09:00:00Z">
        <w:r>
          <w:delText xml:space="preserve">for</w:delText>
        </w:r>
      </w:del>
      <w:ins w:id="6331" w:author="Editor" w:date="2026-09-25T09:00:00Z">
        <w:r>
          <w:t xml:space="preserve">with</w:t>
        </w:r>
      </w:ins>
      <w:r>
        <w:t xml:space="preserve"> the other </w:t>
      </w:r>
      <w:del w:id="6332" w:author="Editor" w:date="2026-09-25T09:00:00Z">
        <w:r>
          <w:delText xml:space="preserve">hand,</w:delText>
        </w:r>
      </w:del>
      <w:ins w:id="6333" w:author="Editor" w:date="2026-09-25T09:00:00Z">
        <w:r>
          <w:t xml:space="preserve">arm, and</w:t>
        </w:r>
      </w:ins>
      <w:r>
        <w:t xml:space="preserve"> the bag slowly came to the ground. He flicked it and kept it on top of him, above the exhaust</w:t>
      </w:r>
      <w:ins w:id="6334" w:author="Editor" w:date="2026-09-25T09:00:00Z">
        <w:r>
          <w:t xml:space="preserve">,</w:t>
        </w:r>
      </w:ins>
      <w:r>
        <w:t xml:space="preserve"> with his hands wrapped around it.</w:t>
      </w:r>
      <w:commentRangeEnd w:id="172"/>
      <w:r>
        <w:commentReference w:id="172"/>
      </w:r>
    </w:p>
    <w:p w14:paraId="4E36F810" w14:textId="77777777" w:rsidR="00271900" w:rsidRPr="00271900" w:rsidRDefault="00271900" w:rsidP="00271900">
      <w:r>
        <w:t xml:space="preserve">The men were talking in Portuguese. Maxwell had no clue what they were discussing, but he could make out that they were having a serious conversation. Soon he heard the unlocking beep</w:t>
      </w:r>
      <w:del w:id="6335" w:author="Editor" w:date="2026-09-25T09:00:00Z">
        <w:r>
          <w:delText xml:space="preserve"> sound</w:delText>
        </w:r>
      </w:del>
      <w:r>
        <w:t xml:space="preserve"> of the van. They opened the front door. It appeared they were looking for something. One of them was still standing outside the van. Maxwell was relieved to note they weren’t taking the van away. After </w:t>
      </w:r>
      <w:ins w:id="6336" w:author="Editor" w:date="2026-09-25T09:00:00Z">
        <w:r>
          <w:t xml:space="preserve">a </w:t>
        </w:r>
      </w:ins>
      <w:r>
        <w:t xml:space="preserve">few minutes they locked the </w:t>
      </w:r>
      <w:del w:id="6337" w:author="Editor" w:date="2026-09-25T09:00:00Z">
        <w:r>
          <w:delText xml:space="preserve">car</w:delText>
        </w:r>
      </w:del>
      <w:ins w:id="6338" w:author="Editor" w:date="2026-09-25T09:00:00Z">
        <w:r>
          <w:t xml:space="preserve">van</w:t>
        </w:r>
      </w:ins>
      <w:r>
        <w:t xml:space="preserve"> and started to walk back to the house.</w:t>
      </w:r>
    </w:p>
    <w:p w14:paraId="2DD75C26" w14:textId="77777777" w:rsidR="00271900" w:rsidRPr="00271900" w:rsidRDefault="00271900" w:rsidP="00271900">
      <w:commentRangeStart w:id="173"/>
      <w:r>
        <w:t xml:space="preserve">A </w:t>
      </w:r>
      <w:del w:id="6339" w:author="Editor" w:date="2026-09-25T09:00:00Z">
        <w:r>
          <w:delText xml:space="preserve">large</w:delText>
        </w:r>
      </w:del>
      <w:ins w:id="6340" w:author="Editor" w:date="2026-09-25T09:00:00Z">
        <w:r>
          <w:t xml:space="preserve">loud</w:t>
        </w:r>
      </w:ins>
      <w:r>
        <w:t xml:space="preserve"> crashing sound made Maxwell</w:t>
      </w:r>
      <w:del w:id="6341" w:author="Editor (Typography)" w:date="2026-09-25T09:00:00Z">
        <w:r>
          <w:delText xml:space="preserve">'</w:delText>
        </w:r>
      </w:del>
      <w:ins w:id="6342" w:author="Editor (Typography)" w:date="2026-09-25T09:00:00Z">
        <w:r>
          <w:t xml:space="preserve">’</w:t>
        </w:r>
      </w:ins>
      <w:r>
        <w:t xml:space="preserve">s heart skip</w:t>
      </w:r>
      <w:ins w:id="6343" w:author="Editor" w:date="2026-09-25T09:00:00Z">
        <w:r>
          <w:t xml:space="preserve"> a</w:t>
        </w:r>
      </w:ins>
      <w:r>
        <w:t xml:space="preserve"> few beats. He saw a bunch of documents falling around the </w:t>
      </w:r>
      <w:del w:id="6344" w:author="Editor" w:date="2026-09-25T09:00:00Z">
        <w:r>
          <w:delText xml:space="preserve">car. Not</w:delText>
        </w:r>
      </w:del>
      <w:ins w:id="6345" w:author="Editor" w:date="2026-09-25T09:00:00Z">
        <w:r>
          <w:t xml:space="preserve">van. It wasn’t</w:t>
        </w:r>
      </w:ins>
      <w:r>
        <w:t xml:space="preserve"> what Maxwell wanted, but at the same time he was glad that he </w:t>
      </w:r>
      <w:ins w:id="6346" w:author="Editor" w:date="2026-09-25T09:00:00Z">
        <w:r>
          <w:t xml:space="preserve">had </w:t>
        </w:r>
      </w:ins>
      <w:r>
        <w:t xml:space="preserve">got his bag out of the way. They </w:t>
      </w:r>
      <w:del w:id="6347" w:author="Editor" w:date="2026-09-25T09:00:00Z">
        <w:r>
          <w:delText xml:space="preserve">got to the ground</w:delText>
        </w:r>
      </w:del>
      <w:ins w:id="6348" w:author="Editor" w:date="2026-09-25T09:00:00Z">
        <w:r>
          <w:t xml:space="preserve">bent down</w:t>
        </w:r>
      </w:ins>
      <w:r>
        <w:t xml:space="preserve"> and started collecting the scattered documents. Fortunately for Maxwell, they didn’t spot him. They </w:t>
      </w:r>
      <w:del w:id="6349" w:author="Editor" w:date="2026-09-25T09:00:00Z">
        <w:r>
          <w:delText xml:space="preserve">collected</w:delText>
        </w:r>
      </w:del>
      <w:ins w:id="6350" w:author="Editor" w:date="2026-09-25T09:00:00Z">
        <w:r>
          <w:t xml:space="preserve">gathered</w:t>
        </w:r>
      </w:ins>
      <w:r>
        <w:t xml:space="preserve"> the papers </w:t>
      </w:r>
      <w:del w:id="6351" w:author="Editor" w:date="2026-09-25T09:00:00Z">
        <w:r>
          <w:delText xml:space="preserve">with</w:delText>
        </w:r>
      </w:del>
      <w:ins w:id="6352" w:author="Editor" w:date="2026-09-25T09:00:00Z">
        <w:r>
          <w:t xml:space="preserve">in</w:t>
        </w:r>
      </w:ins>
      <w:r>
        <w:t xml:space="preserve"> haste and hurried back inside.</w:t>
      </w:r>
      <w:commentRangeEnd w:id="173"/>
      <w:r>
        <w:commentReference w:id="173"/>
      </w:r>
    </w:p>
    <w:p w14:paraId="39F6EB95" w14:textId="77777777" w:rsidR="00271900" w:rsidRPr="00271900" w:rsidRDefault="00271900" w:rsidP="00271900">
      <w:r>
        <w:t xml:space="preserve">Maxwell was relieved to see them going. He was dripping </w:t>
      </w:r>
      <w:del w:id="6353" w:author="Editor" w:date="2026-09-25T09:00:00Z">
        <w:r>
          <w:delText xml:space="preserve">in</w:delText>
        </w:r>
      </w:del>
      <w:ins w:id="6354" w:author="Editor" w:date="2026-09-25T09:00:00Z">
        <w:r>
          <w:t xml:space="preserve">with</w:t>
        </w:r>
      </w:ins>
      <w:r>
        <w:t xml:space="preserve"> sweat from head to toe. He wasn’t sure whether he was perspiring because of the hot weather or </w:t>
      </w:r>
      <w:del w:id="6355" w:author="Editor" w:date="2026-09-25T09:00:00Z">
        <w:r>
          <w:delText xml:space="preserve">for </w:delText>
        </w:r>
      </w:del>
      <w:r>
        <w:t xml:space="preserve">the commotion he </w:t>
      </w:r>
      <w:del w:id="6356" w:author="Editor" w:date="2026-09-25T09:00:00Z">
        <w:r>
          <w:delText xml:space="preserve">went</w:delText>
        </w:r>
      </w:del>
      <w:ins w:id="6357" w:author="Editor" w:date="2026-09-25T09:00:00Z">
        <w:r>
          <w:t xml:space="preserve">had gone</w:t>
        </w:r>
      </w:ins>
      <w:r>
        <w:t xml:space="preserve"> through.  He hung in his position for </w:t>
      </w:r>
      <w:del w:id="6358" w:author="Editor" w:date="2026-09-25T09:00:00Z">
        <w:r>
          <w:delText xml:space="preserve">another few </w:delText>
        </w:r>
      </w:del>
      <w:ins w:id="6359" w:author="Editor" w:date="2026-09-25T09:00:00Z">
        <w:r>
          <w:t xml:space="preserve">a few more </w:t>
        </w:r>
      </w:ins>
      <w:r>
        <w:t xml:space="preserve">minutes</w:t>
      </w:r>
      <w:ins w:id="6360" w:author="Editor" w:date="2026-09-25T09:00:00Z">
        <w:r>
          <w:t xml:space="preserve">,</w:t>
        </w:r>
      </w:ins>
      <w:r>
        <w:t xml:space="preserve"> and when </w:t>
      </w:r>
      <w:del w:id="6361" w:author="Editor" w:date="2026-09-25T09:00:00Z">
        <w:r>
          <w:delText xml:space="preserve">he found everything</w:delText>
        </w:r>
      </w:del>
      <w:ins w:id="6362" w:author="Editor" w:date="2026-09-25T09:00:00Z">
        <w:r>
          <w:t xml:space="preserve">everything seemed</w:t>
        </w:r>
      </w:ins>
      <w:r>
        <w:t xml:space="preserve"> back to </w:t>
      </w:r>
      <w:del w:id="6363" w:author="Editor" w:date="2026-09-25T09:00:00Z">
        <w:r>
          <w:delText xml:space="preserve">normalcy</w:delText>
        </w:r>
      </w:del>
      <w:ins w:id="6364" w:author="Editor" w:date="2026-09-25T09:00:00Z">
        <w:r>
          <w:t xml:space="preserve">normal</w:t>
        </w:r>
      </w:ins>
      <w:r>
        <w:t xml:space="preserve">, he slipped down</w:t>
      </w:r>
      <w:ins w:id="6365" w:author="Editor" w:date="2026-09-25T09:00:00Z">
        <w:r>
          <w:t xml:space="preserve"> from</w:t>
        </w:r>
      </w:ins>
      <w:r>
        <w:t xml:space="preserve"> the pipe and found his way back to the passenger side door.</w:t>
      </w:r>
    </w:p>
    <w:p w14:paraId="50B87B6F" w14:textId="77777777" w:rsidR="00271900" w:rsidRPr="00271900" w:rsidRDefault="00271900" w:rsidP="00271900">
      <w:r>
        <w:t xml:space="preserve">He was shocked to see the </w:t>
      </w:r>
      <w:del w:id="6366" w:author="Editor" w:date="2026-09-25T09:00:00Z">
        <w:r>
          <w:delText xml:space="preserve">key bunch</w:delText>
        </w:r>
      </w:del>
      <w:ins w:id="6367" w:author="Editor" w:date="2026-09-25T09:00:00Z">
        <w:r>
          <w:t xml:space="preserve">bunch of keys</w:t>
        </w:r>
      </w:ins>
      <w:r>
        <w:t xml:space="preserve"> hanging from the </w:t>
      </w:r>
      <w:ins w:id="6368" w:author="Editor" w:date="2026-09-25T09:00:00Z">
        <w:r>
          <w:t xml:space="preserve">lock of the </w:t>
        </w:r>
      </w:ins>
      <w:r>
        <w:t xml:space="preserve">van door</w:t>
      </w:r>
      <w:del w:id="6369" w:author="Editor" w:date="2026-09-25T09:00:00Z">
        <w:r>
          <w:delText xml:space="preserve"> key knob</w:delText>
        </w:r>
      </w:del>
      <w:r>
        <w:t xml:space="preserve">. His frustration was </w:t>
      </w:r>
      <w:del w:id="6370" w:author="Editor" w:date="2026-09-25T09:00:00Z">
        <w:r>
          <w:delText xml:space="preserve">at the </w:delText>
        </w:r>
      </w:del>
      <w:r>
        <w:t xml:space="preserve">extreme</w:t>
      </w:r>
      <w:del w:id="6371" w:author="Editor" w:date="2026-09-25T09:00:00Z">
        <w:r>
          <w:delText xml:space="preserve">,</w:delText>
        </w:r>
      </w:del>
      <w:ins w:id="6372" w:author="Editor" w:date="2026-09-25T09:00:00Z">
        <w:r>
          <w:t xml:space="preserve">.</w:t>
        </w:r>
      </w:ins>
      <w:r>
        <w:t xml:space="preserve"> “How could I do this?” he </w:t>
      </w:r>
      <w:del w:id="6373" w:author="Editor" w:date="2026-09-25T09:00:00Z">
        <w:r>
          <w:delText xml:space="preserve">spoke softly</w:delText>
        </w:r>
      </w:del>
      <w:ins w:id="6374" w:author="Editor" w:date="2026-09-25T09:00:00Z">
        <w:r>
          <w:t xml:space="preserve">mumbled</w:t>
        </w:r>
      </w:ins>
      <w:r>
        <w:t xml:space="preserve">. Without getting too distracted </w:t>
      </w:r>
      <w:del w:id="6375" w:author="Editor" w:date="2026-09-25T09:00:00Z">
        <w:r>
          <w:delText xml:space="preserve">with his mishaps</w:delText>
        </w:r>
      </w:del>
      <w:ins w:id="6376" w:author="Editor" w:date="2026-09-25T09:00:00Z">
        <w:r>
          <w:t xml:space="preserve">by his mishap</w:t>
        </w:r>
      </w:ins>
      <w:r>
        <w:t xml:space="preserve">, he went back to his job. The evening shadow crowded the space</w:t>
      </w:r>
      <w:ins w:id="6377" w:author="Editor" w:date="2026-09-25T09:00:00Z">
        <w:r>
          <w:t xml:space="preserve">,</w:t>
        </w:r>
      </w:ins>
      <w:r>
        <w:t xml:space="preserve"> and there was hardly any movement on the street either. After about seven tries</w:t>
      </w:r>
      <w:ins w:id="6378" w:author="Editor" w:date="2026-09-25T09:00:00Z">
        <w:r>
          <w:t xml:space="preserve">,</w:t>
        </w:r>
      </w:ins>
      <w:r>
        <w:t xml:space="preserve"> he finally heard </w:t>
      </w:r>
      <w:del w:id="6379" w:author="Editor" w:date="2026-09-25T09:00:00Z">
        <w:r>
          <w:delText xml:space="preserve">the</w:delText>
        </w:r>
      </w:del>
      <w:ins w:id="6380" w:author="Editor" w:date="2026-09-25T09:00:00Z">
        <w:r>
          <w:t xml:space="preserve">a</w:t>
        </w:r>
      </w:ins>
      <w:r>
        <w:t xml:space="preserve"> snapping sound,</w:t>
      </w:r>
      <w:ins w:id="6381" w:author="Editor" w:date="2026-09-25T09:00:00Z">
        <w:r>
          <w:t xml:space="preserve"> and</w:t>
        </w:r>
      </w:ins>
      <w:r>
        <w:t xml:space="preserve"> the door gave in to his persistence.  He put the transmitter underneath the glove box in the lowermost corner. He checked it twice and ensured it was out of sight</w:t>
      </w:r>
      <w:del w:id="6382" w:author="Editor" w:date="2026-09-25T09:00:00Z">
        <w:r>
          <w:delText xml:space="preserve"> for anyone to notice</w:delText>
        </w:r>
      </w:del>
      <w:r>
        <w:t xml:space="preserve">. Satisfied with his work</w:t>
      </w:r>
      <w:ins w:id="6383" w:author="Editor" w:date="2026-09-25T09:00:00Z">
        <w:r>
          <w:t xml:space="preserve">,</w:t>
        </w:r>
      </w:ins>
      <w:r>
        <w:t xml:space="preserve"> he swiftly came out of the van, locked the door and </w:t>
      </w:r>
      <w:del w:id="6384" w:author="Editor" w:date="2026-09-25T09:00:00Z">
        <w:r>
          <w:delText xml:space="preserve">paced</w:delText>
        </w:r>
      </w:del>
      <w:ins w:id="6385" w:author="Editor" w:date="2026-09-25T09:00:00Z">
        <w:r>
          <w:t xml:space="preserve">walked</w:t>
        </w:r>
      </w:ins>
      <w:r>
        <w:t xml:space="preserve"> out of the area as fast as humanly possible without raising any alarms. </w:t>
      </w:r>
    </w:p>
    <w:p w14:paraId="50643607" w14:textId="77777777" w:rsidR="00271900" w:rsidRPr="00271900" w:rsidRDefault="00271900" w:rsidP="00271900">
      <w:r>
        <w:t xml:space="preserve">The evening was closing in fast</w:t>
      </w:r>
      <w:ins w:id="6386" w:author="Editor" w:date="2026-09-25T09:00:00Z">
        <w:r>
          <w:t xml:space="preserve">,</w:t>
        </w:r>
      </w:ins>
      <w:r>
        <w:t xml:space="preserve"> and Maxwell had an intuition that it </w:t>
      </w:r>
      <w:del w:id="6387" w:author="Editor" w:date="2026-09-25T09:00:00Z">
        <w:r>
          <w:delText xml:space="preserve">will</w:delText>
        </w:r>
      </w:del>
      <w:ins w:id="6388" w:author="Editor" w:date="2026-09-25T09:00:00Z">
        <w:r>
          <w:t xml:space="preserve">would</w:t>
        </w:r>
      </w:ins>
      <w:r>
        <w:t xml:space="preserve"> be a long night. He was content with his achievement and was eager to have Benedikt and his accomplice back in the van so that he could eavesdrop on their plan and accordingly decide on his next course of action. Once he was back in his car</w:t>
      </w:r>
      <w:del w:id="6389" w:author="Editor" w:date="2026-09-25T09:00:00Z">
        <w:r>
          <w:delText xml:space="preserve"> he put the transmitter-</w:delText>
        </w:r>
      </w:del>
      <w:ins w:id="6390" w:author="Editor" w:date="2026-09-25T09:00:00Z">
        <w:r>
          <w:t xml:space="preserve">, he turned the </w:t>
        </w:r>
      </w:ins>
      <w:r>
        <w:t xml:space="preserve">receiver on. </w:t>
      </w:r>
      <w:del w:id="6391" w:author="Editor" w:date="2026-09-25T09:00:00Z">
        <w:r>
          <w:delText xml:space="preserve">The receiver</w:delText>
        </w:r>
      </w:del>
      <w:ins w:id="6392" w:author="Editor" w:date="2026-09-25T09:00:00Z">
        <w:r>
          <w:t xml:space="preserve">It</w:t>
        </w:r>
      </w:ins>
      <w:r>
        <w:t xml:space="preserve"> was giving</w:t>
      </w:r>
      <w:del w:id="6393" w:author="Editor" w:date="2026-09-25T09:00:00Z">
        <w:r>
          <w:delText xml:space="preserve"> away</w:delText>
        </w:r>
      </w:del>
      <w:r>
        <w:t xml:space="preserve"> a blank tone and a constant GPS position of the house. He was happy to see the gadget working.</w:t>
      </w:r>
    </w:p>
    <w:p w14:paraId="2F79892E" w14:textId="77777777" w:rsidR="00271900" w:rsidRPr="00271900" w:rsidRDefault="00271900" w:rsidP="00271900">
      <w:commentRangeStart w:id="174"/>
      <w:r>
        <w:t xml:space="preserve">He had one more chore to take care</w:t>
      </w:r>
      <w:ins w:id="6394" w:author="Editor" w:date="2026-09-25T09:00:00Z">
        <w:r>
          <w:t xml:space="preserve"> of</w:t>
        </w:r>
      </w:ins>
      <w:r>
        <w:t xml:space="preserve"> before he could finally get some respite. He dialed the number of the police officer who </w:t>
      </w:r>
      <w:ins w:id="6395" w:author="Editor" w:date="2026-09-25T09:00:00Z">
        <w:r>
          <w:t xml:space="preserve">had </w:t>
        </w:r>
      </w:ins>
      <w:r>
        <w:t xml:space="preserve">met him at the airport and helped him with the car. After </w:t>
      </w:r>
      <w:ins w:id="6396" w:author="Editor" w:date="2026-09-25T09:00:00Z">
        <w:r>
          <w:t xml:space="preserve">a </w:t>
        </w:r>
      </w:ins>
      <w:r>
        <w:t xml:space="preserve">few rings, the officer answered</w:t>
      </w:r>
      <w:del w:id="6397" w:author="Editor" w:date="2026-09-25T09:00:00Z">
        <w:r>
          <w:delText xml:space="preserve"> the phone</w:delText>
        </w:r>
      </w:del>
      <w:r>
        <w:t xml:space="preserve">. The two men spoke for about five minutes. They concluded their conversation with an agreement to talk again in about an hour. Maxwell decided to get dinner. There was an Asian joint right by the street where he was parked. He entered the restaurant with the hope that the transmitter </w:t>
      </w:r>
      <w:del w:id="6398" w:author="Editor" w:date="2026-09-25T09:00:00Z">
        <w:r>
          <w:delText xml:space="preserve">doesn’t</w:delText>
        </w:r>
      </w:del>
      <w:ins w:id="6399" w:author="Editor" w:date="2026-09-25T09:00:00Z">
        <w:r>
          <w:t xml:space="preserve">wouldn’t</w:t>
        </w:r>
      </w:ins>
      <w:r>
        <w:t xml:space="preserve"> come to life</w:t>
      </w:r>
      <w:ins w:id="6400" w:author="Editor" w:date="2026-09-25T09:00:00Z">
        <w:r>
          <w:t xml:space="preserve">,</w:t>
        </w:r>
      </w:ins>
      <w:r>
        <w:t xml:space="preserve"> at least for the next </w:t>
      </w:r>
      <w:del w:id="6401" w:author="Editor" w:date="2026-09-25T09:00:00Z">
        <w:r>
          <w:delText xml:space="preserve">one </w:delText>
        </w:r>
      </w:del>
      <w:r>
        <w:t xml:space="preserve">hour.</w:t>
      </w:r>
      <w:commentRangeEnd w:id="174"/>
      <w:r>
        <w:commentReference w:id="174"/>
      </w:r>
    </w:p>
    <w:p w14:paraId="5B112843" w14:textId="77777777" w:rsidR="00271900" w:rsidRDefault="00271900">
      <w:pPr>
        <w:spacing w:line="259" w:lineRule="auto"/>
        <w:jc w:val="left"/>
      </w:pPr>
      <w:r>
        <w:br w:type="page"/>
      </w:r>
    </w:p>
    <w:p w14:paraId="2058C701" w14:textId="2EBB1B40" w:rsidR="00FE4418" w:rsidRDefault="00523217" w:rsidP="00F56514">
      <w:pPr>
        <w:outlineLvl w:val="0"/>
        <w:rPr>
          <w:b/>
        </w:rPr>
      </w:pPr>
      <w:r>
        <w:rPr>
          <w:b/>
        </w:rPr>
        <w:lastRenderedPageBreak/>
        <w:t>Chapter 31</w:t>
      </w:r>
    </w:p>
    <w:p w14:paraId="5F7BE10B" w14:textId="0FAA7B37" w:rsidR="00FE4418" w:rsidRPr="00A9249B" w:rsidRDefault="00A9249B" w:rsidP="00BD631B">
      <w:pPr>
        <w:rPr>
          <w:b/>
          <w:i/>
        </w:rPr>
      </w:pPr>
      <w:r>
        <w:rPr>
          <w:b/>
          <w:i/>
        </w:rPr>
        <w:t>8:00 AM 18</w:t>
      </w:r>
      <w:r>
        <w:rPr>
          <w:b/>
          <w:i/>
          <w:vertAlign w:val="superscript"/>
        </w:rPr>
        <w:t>th</w:t>
      </w:r>
      <w:r>
        <w:rPr>
          <w:b/>
          <w:i/>
        </w:rPr>
        <w:t xml:space="preserve"> April 2014, Valado dos Frades, Portugal</w:t>
      </w:r>
    </w:p>
    <w:p w14:paraId="77C66DC3" w14:textId="5D127457" w:rsidR="00510B91" w:rsidRPr="00510B91" w:rsidRDefault="00510B91" w:rsidP="00510B91">
      <w:commentRangeStart w:id="175"/>
      <w:r>
        <w:t xml:space="preserve">The village church bell rang with a loud peal</w:t>
      </w:r>
      <w:ins w:id="6402" w:author="Editor" w:date="2026-09-25T09:00:00Z">
        <w:r>
          <w:t xml:space="preserve">,</w:t>
        </w:r>
      </w:ins>
      <w:r>
        <w:t xml:space="preserve"> ruffling the quietness of the morning. The bell chimed with persistence, waking Sanchez from her deep slumber. It took her </w:t>
      </w:r>
      <w:ins w:id="6403" w:author="Editor" w:date="2026-09-25T09:00:00Z">
        <w:r>
          <w:t xml:space="preserve">a </w:t>
        </w:r>
      </w:ins>
      <w:r>
        <w:t xml:space="preserve">few minutes to comprehend her location. The curtains on the windows were drawn</w:t>
      </w:r>
      <w:del w:id="6404" w:author="Editor" w:date="2026-09-25T09:00:00Z">
        <w:r>
          <w:delText xml:space="preserve">, hiding every outlet</w:delText>
        </w:r>
      </w:del>
      <w:r>
        <w:t xml:space="preserve">, making the room pitch dark. She took her time adjusting to the darkness. Once she got the lay of the room</w:t>
      </w:r>
      <w:ins w:id="6405" w:author="Editor" w:date="2026-09-25T09:00:00Z">
        <w:r>
          <w:t xml:space="preserve">,</w:t>
        </w:r>
      </w:ins>
      <w:r>
        <w:t xml:space="preserve"> she reached for the table light</w:t>
      </w:r>
      <w:del w:id="6406" w:author="Editor" w:date="2026-09-25T09:00:00Z">
        <w:r>
          <w:delText xml:space="preserve">, and with some resistance, she</w:delText>
        </w:r>
      </w:del>
      <w:ins w:id="6407" w:author="Editor" w:date="2026-09-25T09:00:00Z">
        <w:r>
          <w:t xml:space="preserve"> and</w:t>
        </w:r>
      </w:ins>
      <w:r>
        <w:t xml:space="preserve"> turned it on. The ringing of the bells had no effect on Stephen, and he remained in repose. She regretted losing time sleeping, something she couldn’t afford</w:t>
      </w:r>
      <w:ins w:id="6408" w:author="Editor" w:date="2026-09-25T09:00:00Z">
        <w:r>
          <w:t xml:space="preserve">,</w:t>
        </w:r>
      </w:ins>
      <w:r>
        <w:t xml:space="preserve"> knowing their </w:t>
      </w:r>
      <w:del w:id="6409" w:author="Editor" w:date="2026-09-25T09:00:00Z">
        <w:r>
          <w:delText xml:space="preserve">life was in a</w:delText>
        </w:r>
      </w:del>
      <w:ins w:id="6410" w:author="Editor" w:date="2026-09-25T09:00:00Z">
        <w:r>
          <w:t xml:space="preserve">lives were in</w:t>
        </w:r>
      </w:ins>
      <w:r>
        <w:t xml:space="preserve"> constant peril. Deserting her morning laziness, she </w:t>
      </w:r>
      <w:del w:id="6411" w:author="Editor" w:date="2026-09-25T09:00:00Z">
        <w:r>
          <w:delText xml:space="preserve">lowered</w:delText>
        </w:r>
      </w:del>
      <w:ins w:id="6412" w:author="Editor" w:date="2026-09-25T09:00:00Z">
        <w:r>
          <w:t xml:space="preserve">opened</w:t>
        </w:r>
      </w:ins>
      <w:r>
        <w:t xml:space="preserve"> the curtains and the room was filled with bright sunlight. She was about to turn around when the view from the window caught her attention. She had never seen such a panoramic sight before. The house was on top of a hill</w:t>
      </w:r>
      <w:ins w:id="6413" w:author="Editor" w:date="2026-09-25T09:00:00Z">
        <w:r>
          <w:t xml:space="preserve">,</w:t>
        </w:r>
      </w:ins>
      <w:r>
        <w:t xml:space="preserve"> and from the window</w:t>
      </w:r>
      <w:del w:id="6414" w:author="Editor" w:date="2026-09-25T09:00:00Z">
        <w:r>
          <w:delText xml:space="preserve">,</w:delText>
        </w:r>
      </w:del>
      <w:r>
        <w:t xml:space="preserve"> all she could see was grape vines in vast openness. The thin line of the </w:t>
      </w:r>
      <w:del w:id="6415" w:author="Editor" w:date="2026-09-25T09:00:00Z">
        <w:r>
          <w:delText xml:space="preserve">shores</w:delText>
        </w:r>
      </w:del>
      <w:ins w:id="6416" w:author="Editor" w:date="2026-09-25T09:00:00Z">
        <w:r>
          <w:t xml:space="preserve">shore</w:t>
        </w:r>
      </w:ins>
      <w:r>
        <w:t xml:space="preserve"> far below appeared as if it met the horizon. There was </w:t>
      </w:r>
      <w:del w:id="6417" w:author="Editor" w:date="2026-09-25T09:00:00Z">
        <w:r>
          <w:delText xml:space="preserve">some</w:delText>
        </w:r>
      </w:del>
      <w:ins w:id="6418" w:author="Editor" w:date="2026-09-25T09:00:00Z">
        <w:r>
          <w:t xml:space="preserve">the</w:t>
        </w:r>
      </w:ins>
      <w:r>
        <w:t xml:space="preserve"> occasional chirping of</w:t>
      </w:r>
      <w:del w:id="6419" w:author="Editor" w:date="2026-09-25T09:00:00Z">
        <w:r>
          <w:delText xml:space="preserve"> the</w:delText>
        </w:r>
      </w:del>
      <w:r>
        <w:t xml:space="preserve"> birds, adding life to the serene abode. On the left side of the valley </w:t>
      </w:r>
      <w:del w:id="6420" w:author="Editor" w:date="2026-09-25T09:00:00Z">
        <w:r>
          <w:delText xml:space="preserve">were the</w:delText>
        </w:r>
      </w:del>
      <w:ins w:id="6421" w:author="Editor" w:date="2026-09-25T09:00:00Z">
        <w:r>
          <w:t xml:space="preserve">was a</w:t>
        </w:r>
      </w:ins>
      <w:r>
        <w:t xml:space="preserve"> sporadic spread of old Portuguese style houses in no order</w:t>
      </w:r>
      <w:del w:id="6422" w:author="Editor" w:date="2026-09-25T09:00:00Z">
        <w:r>
          <w:delText xml:space="preserve">. All</w:delText>
        </w:r>
      </w:del>
      <w:ins w:id="6423" w:author="Editor" w:date="2026-09-25T09:00:00Z">
        <w:r>
          <w:t xml:space="preserve">, all</w:t>
        </w:r>
      </w:ins>
      <w:r>
        <w:t xml:space="preserve"> of them draped in some distinct shade of white with red brick roofs. Down </w:t>
      </w:r>
      <w:del w:id="6424" w:author="Editor" w:date="2026-09-25T09:00:00Z">
        <w:r>
          <w:delText xml:space="preserve">below</w:delText>
        </w:r>
      </w:del>
      <w:ins w:id="6425" w:author="Editor" w:date="2026-09-25T09:00:00Z">
        <w:r>
          <w:t xml:space="preserve">in</w:t>
        </w:r>
      </w:ins>
      <w:r>
        <w:t xml:space="preserve"> the valley, she saw the church bell tower standing tall in peace and calmness.</w:t>
      </w:r>
      <w:commentRangeEnd w:id="175"/>
      <w:r>
        <w:commentReference w:id="175"/>
      </w:r>
    </w:p>
    <w:p w14:paraId="126DDCE9" w14:textId="77777777" w:rsidR="00510B91" w:rsidRPr="00510B91" w:rsidRDefault="00510B91" w:rsidP="00510B91">
      <w:r>
        <w:t xml:space="preserve">The vast exquisite spectacle froze Sanchez, and she forgot the promise she </w:t>
      </w:r>
      <w:ins w:id="6426" w:author="Editor" w:date="2026-09-25T09:00:00Z">
        <w:r>
          <w:t xml:space="preserve">had </w:t>
        </w:r>
      </w:ins>
      <w:r>
        <w:t xml:space="preserve">made to herself not </w:t>
      </w:r>
      <w:del w:id="6427" w:author="Editor" w:date="2026-09-25T09:00:00Z">
        <w:r>
          <w:delText xml:space="preserve">too long ago of not wasting</w:delText>
        </w:r>
      </w:del>
      <w:ins w:id="6428" w:author="Editor" w:date="2026-09-25T09:00:00Z">
        <w:r>
          <w:t xml:space="preserve">to waste</w:t>
        </w:r>
      </w:ins>
      <w:r>
        <w:t xml:space="preserve"> time. She was nudged </w:t>
      </w:r>
      <w:del w:id="6429" w:author="Editor" w:date="2026-09-25T09:00:00Z">
        <w:r>
          <w:delText xml:space="preserve">away from her emptiness</w:delText>
        </w:r>
      </w:del>
      <w:ins w:id="6430" w:author="Editor" w:date="2026-09-25T09:00:00Z">
        <w:r>
          <w:t xml:space="preserve">out of her reverie</w:t>
        </w:r>
      </w:ins>
      <w:r>
        <w:t xml:space="preserve"> by Stephen’s gentle tap on her </w:t>
      </w:r>
      <w:del w:id="6431" w:author="Editor" w:date="2026-09-25T09:00:00Z">
        <w:r>
          <w:delText xml:space="preserve">shoulders</w:delText>
        </w:r>
      </w:del>
      <w:ins w:id="6432" w:author="Editor" w:date="2026-09-25T09:00:00Z">
        <w:r>
          <w:t xml:space="preserve">shoulder</w:t>
        </w:r>
      </w:ins>
      <w:r>
        <w:t xml:space="preserve">. It seemed the morning glare piercing through the window</w:t>
      </w:r>
      <w:ins w:id="6433" w:author="Editor" w:date="2026-09-25T09:00:00Z">
        <w:r>
          <w:t xml:space="preserve"> had</w:t>
        </w:r>
      </w:ins>
      <w:r>
        <w:t xml:space="preserve"> eventually stirred him from his sleep. Before he could say anything, he saw the welcoming sight of nature’s ingenuity, and like Sanchez, he too </w:t>
      </w:r>
      <w:del w:id="6434" w:author="Editor" w:date="2026-09-25T09:00:00Z">
        <w:r>
          <w:delText xml:space="preserve">was spellbound and </w:delText>
        </w:r>
      </w:del>
      <w:r>
        <w:t xml:space="preserve">stood there </w:t>
      </w:r>
      <w:del w:id="6435" w:author="Editor" w:date="2026-09-25T09:00:00Z">
        <w:r>
          <w:delText xml:space="preserve">awestruck</w:delText>
        </w:r>
      </w:del>
      <w:ins w:id="6436" w:author="Editor" w:date="2026-09-25T09:00:00Z">
        <w:r>
          <w:t xml:space="preserve">spellbound</w:t>
        </w:r>
      </w:ins>
      <w:r>
        <w:t xml:space="preserve">.</w:t>
      </w:r>
    </w:p>
    <w:p w14:paraId="1BC08EEB" w14:textId="77777777" w:rsidR="00510B91" w:rsidRPr="00510B91" w:rsidRDefault="00510B91" w:rsidP="00510B91">
      <w:r>
        <w:t xml:space="preserve">“Let us get </w:t>
      </w:r>
      <w:del w:id="6437" w:author="Editor" w:date="2026-09-25T09:00:00Z">
        <w:r>
          <w:delText xml:space="preserve">freshen</w:delText>
        </w:r>
      </w:del>
      <w:ins w:id="6438" w:author="Editor" w:date="2026-09-25T09:00:00Z">
        <w:r>
          <w:t xml:space="preserve">freshened</w:t>
        </w:r>
      </w:ins>
      <w:r>
        <w:t xml:space="preserve"> up. We have a lot to do</w:t>
      </w:r>
      <w:ins w:id="6439" w:author="Editor" w:date="2026-09-25T09:00:00Z">
        <w:r>
          <w:t xml:space="preserve">,</w:t>
        </w:r>
      </w:ins>
      <w:r>
        <w:t xml:space="preserve">” Sanchez announced as she took her eyes away from the view and </w:t>
      </w:r>
      <w:del w:id="6440" w:author="Editor" w:date="2026-09-25T09:00:00Z">
        <w:r>
          <w:delText xml:space="preserve">sauntered</w:delText>
        </w:r>
      </w:del>
      <w:ins w:id="6441" w:author="Editor" w:date="2026-09-25T09:00:00Z">
        <w:r>
          <w:t xml:space="preserve">headed</w:t>
        </w:r>
      </w:ins>
      <w:r>
        <w:t xml:space="preserve"> towards the bathroom.</w:t>
      </w:r>
    </w:p>
    <w:p w14:paraId="453790A8" w14:textId="77777777" w:rsidR="00510B91" w:rsidRPr="00510B91" w:rsidRDefault="00510B91" w:rsidP="00510B91">
      <w:r>
        <w:t xml:space="preserve">Soon they were in the living room. Jules was sitting </w:t>
      </w:r>
      <w:del w:id="6442" w:author="Editor" w:date="2026-09-25T09:00:00Z">
        <w:r>
          <w:delText xml:space="preserve">by</w:delText>
        </w:r>
      </w:del>
      <w:ins w:id="6443" w:author="Editor" w:date="2026-09-25T09:00:00Z">
        <w:r>
          <w:t xml:space="preserve">at</w:t>
        </w:r>
      </w:ins>
      <w:r>
        <w:t xml:space="preserve"> the small dinette in the kitchen area</w:t>
      </w:r>
      <w:ins w:id="6444" w:author="Editor" w:date="2026-09-25T09:00:00Z">
        <w:r>
          <w:t xml:space="preserve">,</w:t>
        </w:r>
      </w:ins>
      <w:r>
        <w:t xml:space="preserve"> chit-chatting with his mother in Portuguese. </w:t>
      </w:r>
      <w:del w:id="6445" w:author="Editor" w:date="2026-09-25T09:00:00Z">
        <w:r>
          <w:delText xml:space="preserve">Jules</w:delText>
        </w:r>
      </w:del>
      <w:ins w:id="6446" w:author="Editor" w:date="2026-09-25T09:00:00Z">
        <w:r>
          <w:t xml:space="preserve">Jules’s</w:t>
        </w:r>
      </w:ins>
      <w:r>
        <w:t xml:space="preserve"> mother appeared to be in her late</w:t>
      </w:r>
      <w:del w:id="6447" w:author="Editor" w:date="2026-09-25T09:00:00Z">
        <w:r>
          <w:delText xml:space="preserve">-</w:delText>
        </w:r>
      </w:del>
      <w:ins w:id="6448" w:author="Editor" w:date="2026-09-25T09:00:00Z">
        <w:r>
          <w:t xml:space="preserve"> </w:t>
        </w:r>
      </w:ins>
      <w:r>
        <w:t xml:space="preserve">fifties. She was a short woman, </w:t>
      </w:r>
      <w:del w:id="6449" w:author="Editor" w:date="2026-09-25T09:00:00Z">
        <w:r>
          <w:delText xml:space="preserve">stoically</w:delText>
        </w:r>
      </w:del>
      <w:ins w:id="6450" w:author="Editor" w:date="2026-09-25T09:00:00Z">
        <w:r>
          <w:t xml:space="preserve">stockily</w:t>
        </w:r>
      </w:ins>
      <w:r>
        <w:t xml:space="preserve"> built, </w:t>
      </w:r>
      <w:del w:id="6451" w:author="Editor" w:date="2026-09-25T09:00:00Z">
        <w:r>
          <w:delText xml:space="preserve">draping</w:delText>
        </w:r>
      </w:del>
      <w:ins w:id="6452" w:author="Editor" w:date="2026-09-25T09:00:00Z">
        <w:r>
          <w:t xml:space="preserve">wearing</w:t>
        </w:r>
      </w:ins>
      <w:r>
        <w:t xml:space="preserve"> a traditional bright </w:t>
      </w:r>
      <w:del w:id="6453" w:author="Editor (Spelling)" w:date="2026-09-25T09:00:00Z">
        <w:r>
          <w:delText xml:space="preserve">colored</w:delText>
        </w:r>
      </w:del>
      <w:ins w:id="6454" w:author="Editor (Spelling)" w:date="2026-09-25T09:00:00Z">
        <w:r>
          <w:t xml:space="preserve">coloured</w:t>
        </w:r>
      </w:ins>
      <w:r>
        <w:t xml:space="preserve"> bouffant long skirt </w:t>
      </w:r>
      <w:del w:id="6455" w:author="Editor" w:date="2026-09-25T09:00:00Z">
        <w:r>
          <w:delText xml:space="preserve">with</w:delText>
        </w:r>
      </w:del>
      <w:ins w:id="6456" w:author="Editor" w:date="2026-09-25T09:00:00Z">
        <w:r>
          <w:t xml:space="preserve">and</w:t>
        </w:r>
      </w:ins>
      <w:r>
        <w:t xml:space="preserve"> a shining red kerchief</w:t>
      </w:r>
      <w:del w:id="6457" w:author="Editor" w:date="2026-09-25T09:00:00Z">
        <w:r>
          <w:delText xml:space="preserve"> embracing her bosoms</w:delText>
        </w:r>
      </w:del>
      <w:r>
        <w:t xml:space="preserve">.</w:t>
      </w:r>
    </w:p>
    <w:p>
      <w:pPr>
        <w:rPr>
          <w:ins w:id="6461" w:author="Editor" w:date="2026-09-25T09:00:00Z"/>
        </w:rPr>
      </w:pPr>
      <w:commentRangeStart w:id="176"/>
      <w:r>
        <w:t xml:space="preserve">“Come to the kitchen</w:t>
      </w:r>
      <w:del w:id="6458" w:author="Editor" w:date="2026-09-25T09:00:00Z">
        <w:r>
          <w:delText xml:space="preserve">”,</w:delText>
        </w:r>
      </w:del>
      <w:ins w:id="6459" w:author="Editor" w:date="2026-09-25T09:00:00Z">
        <w:r>
          <w:t xml:space="preserve">,”</w:t>
        </w:r>
      </w:ins>
      <w:r>
        <w:t xml:space="preserve"> Jules shouted as he saw them in the living room.</w:t>
      </w:r>
      <w:del w:id="6460" w:author="Editor" w:date="2026-09-25T09:00:00Z">
        <w:r>
          <w:delText xml:space="preserve"> Jules</w:delText>
        </w:r>
      </w:del>
    </w:p>
    <w:p w14:paraId="7FB55B36" w14:textId="77777777" w:rsidR="00510B91" w:rsidRPr="00510B91" w:rsidRDefault="00510B91" w:rsidP="00510B91">
      <w:ins w:id="6462" w:author="Editor" w:date="2026-09-25T09:00:00Z">
        <w:r>
          <w:t xml:space="preserve">Jules’s</w:t>
        </w:r>
      </w:ins>
      <w:r>
        <w:t xml:space="preserve"> mother had a broad grin on her face</w:t>
      </w:r>
      <w:del w:id="6463" w:author="Editor" w:date="2026-09-25T09:00:00Z">
        <w:r>
          <w:delText xml:space="preserve">, “você slepp bem.</w:delText>
        </w:r>
      </w:del>
      <w:ins w:id="6464" w:author="Editor" w:date="2026-09-25T09:00:00Z">
        <w:r>
          <w:t xml:space="preserve">. “Dormiram bem?</w:t>
        </w:r>
      </w:ins>
      <w:r>
        <w:t xml:space="preserve">” </w:t>
      </w:r>
      <w:r>
        <w:rPr>
          <w:i/>
          <w:iCs/>
        </w:rPr>
        <w:t xml:space="preserve">(“Did you sleep well?”) </w:t>
      </w:r>
      <w:del w:id="6465" w:author="Editor" w:date="2026-09-25T09:00:00Z">
        <w:r>
          <w:delText xml:space="preserve">she spoke to her guest in Portuguese. </w:delText>
        </w:r>
      </w:del>
      <w:r>
        <w:t xml:space="preserve">Sanchez felt the warmth in </w:t>
      </w:r>
      <w:del w:id="6466" w:author="Editor" w:date="2026-09-25T09:00:00Z">
        <w:r>
          <w:delText xml:space="preserve">Jules mother’s</w:delText>
        </w:r>
      </w:del>
      <w:ins w:id="6467" w:author="Editor" w:date="2026-09-25T09:00:00Z">
        <w:r>
          <w:t xml:space="preserve">the lady’s</w:t>
        </w:r>
      </w:ins>
      <w:r>
        <w:t xml:space="preserve"> voice. She responded in Portuguese that they had a good </w:t>
      </w:r>
      <w:del w:id="6468" w:author="Editor" w:date="2026-09-25T09:00:00Z">
        <w:r>
          <w:delText xml:space="preserve">night</w:delText>
        </w:r>
      </w:del>
      <w:ins w:id="6469" w:author="Editor" w:date="2026-09-25T09:00:00Z">
        <w:r>
          <w:t xml:space="preserve">night’s</w:t>
        </w:r>
      </w:ins>
      <w:r>
        <w:t xml:space="preserve"> sleep. Jules’s mother was delighted to learn Sanchez could converse in Portuguese and invited them to sit </w:t>
      </w:r>
      <w:del w:id="6470" w:author="Editor" w:date="2026-09-25T09:00:00Z">
        <w:r>
          <w:delText xml:space="preserve">on</w:delText>
        </w:r>
      </w:del>
      <w:ins w:id="6471" w:author="Editor" w:date="2026-09-25T09:00:00Z">
        <w:r>
          <w:t xml:space="preserve">at</w:t>
        </w:r>
      </w:ins>
      <w:r>
        <w:t xml:space="preserve"> the small dinette. </w:t>
      </w:r>
      <w:del w:id="6472" w:author="Editor" w:date="2026-09-25T09:00:00Z">
        <w:r>
          <w:delText xml:space="preserve">Jules mother</w:delText>
        </w:r>
      </w:del>
      <w:ins w:id="6473" w:author="Editor" w:date="2026-09-25T09:00:00Z">
        <w:r>
          <w:t xml:space="preserve">She</w:t>
        </w:r>
      </w:ins>
      <w:r>
        <w:t xml:space="preserve"> put a lavish spread on the table. </w:t>
      </w:r>
      <w:del w:id="6474" w:author="Editor" w:date="2026-09-25T09:00:00Z">
        <w:r>
          <w:delText xml:space="preserve">She had</w:delText>
        </w:r>
      </w:del>
      <w:ins w:id="6475" w:author="Editor" w:date="2026-09-25T09:00:00Z">
        <w:r>
          <w:t xml:space="preserve">There was</w:t>
        </w:r>
      </w:ins>
      <w:r>
        <w:t xml:space="preserve"> coffee, </w:t>
      </w:r>
      <w:del w:id="6476" w:author="Editor" w:date="2026-09-25T09:00:00Z">
        <w:r>
          <w:delText xml:space="preserve">bread toasts, fruits</w:delText>
        </w:r>
      </w:del>
      <w:ins w:id="6477" w:author="Editor" w:date="2026-09-25T09:00:00Z">
        <w:r>
          <w:t xml:space="preserve">toast, fruit</w:t>
        </w:r>
      </w:ins>
      <w:r>
        <w:t xml:space="preserve">, boiled eggs and the traditional “sopas de cavalo cansado”, red wine with old breadcrumbs. According to the lady, it </w:t>
      </w:r>
      <w:del w:id="6478" w:author="Editor" w:date="2026-09-25T09:00:00Z">
        <w:r>
          <w:delText xml:space="preserve">provides</w:delText>
        </w:r>
      </w:del>
      <w:ins w:id="6479" w:author="Editor" w:date="2026-09-25T09:00:00Z">
        <w:r>
          <w:t xml:space="preserve">provided</w:t>
        </w:r>
      </w:ins>
      <w:r>
        <w:t xml:space="preserve"> great strength to face the day. They devoured the sumptuous meal. It </w:t>
      </w:r>
      <w:del w:id="6480" w:author="Editor" w:date="2026-09-25T09:00:00Z">
        <w:r>
          <w:delText xml:space="preserve">was</w:delText>
        </w:r>
      </w:del>
      <w:ins w:id="6481" w:author="Editor" w:date="2026-09-25T09:00:00Z">
        <w:r>
          <w:t xml:space="preserve">had been</w:t>
        </w:r>
      </w:ins>
      <w:r>
        <w:t xml:space="preserve"> a while since they had a home cooked meal</w:t>
      </w:r>
      <w:ins w:id="6482" w:author="Editor" w:date="2026-09-25T09:00:00Z">
        <w:r>
          <w:t xml:space="preserve">,</w:t>
        </w:r>
      </w:ins>
      <w:r>
        <w:t xml:space="preserve"> and they enjoyed it wholeheartedly.  It was time to </w:t>
      </w:r>
      <w:del w:id="6483" w:author="Editor" w:date="2026-09-25T09:00:00Z">
        <w:r>
          <w:delText xml:space="preserve">get to </w:delText>
        </w:r>
      </w:del>
      <w:r>
        <w:t xml:space="preserve">execute</w:t>
      </w:r>
      <w:del w:id="6484" w:author="Editor" w:date="2026-09-25T09:00:00Z">
        <w:r>
          <w:delText xml:space="preserve"> on</w:delText>
        </w:r>
      </w:del>
      <w:r>
        <w:t xml:space="preserve"> their plan. </w:t>
      </w:r>
      <w:commentRangeEnd w:id="176"/>
      <w:r>
        <w:commentReference w:id="176"/>
      </w:r>
    </w:p>
    <w:p w14:paraId="6B79332E" w14:textId="77777777" w:rsidR="00510B91" w:rsidRPr="00510B91" w:rsidRDefault="00510B91" w:rsidP="00510B91">
      <w:commentRangeStart w:id="177"/>
      <w:del w:id="6485" w:author="Editor" w:date="2026-09-25T09:00:00Z">
        <w:r>
          <w:delText xml:space="preserve">Jules</w:delText>
        </w:r>
      </w:del>
      <w:ins w:id="6486" w:author="Editor" w:date="2026-09-25T09:00:00Z">
        <w:r>
          <w:t xml:space="preserve">Jules’s</w:t>
        </w:r>
      </w:ins>
      <w:r>
        <w:t xml:space="preserve"> study looked like the den of a historian. The walls were covered with maps from all spheres. The room had one desk</w:t>
      </w:r>
      <w:ins w:id="6487" w:author="Editor" w:date="2026-09-25T09:00:00Z">
        <w:r>
          <w:t xml:space="preserve">,</w:t>
        </w:r>
      </w:ins>
      <w:r>
        <w:t xml:space="preserve"> which had a small display screen connected to a desktop computer. On one side of the </w:t>
      </w:r>
      <w:del w:id="6488" w:author="Editor" w:date="2026-09-25T09:00:00Z">
        <w:r>
          <w:delText xml:space="preserve">table</w:delText>
        </w:r>
      </w:del>
      <w:ins w:id="6489" w:author="Editor" w:date="2026-09-25T09:00:00Z">
        <w:r>
          <w:t xml:space="preserve">desk</w:t>
        </w:r>
      </w:ins>
      <w:r>
        <w:t xml:space="preserve">, a Mac was running some CAD software with a European political 3D map. Right next to the desk was a couch, occupied with various instruments a professional cartographer uses – plotters, beams, large rulers, magnifying glasses and other drawing and engraving instruments. Jules was known for his work in Portugal. He also worked </w:t>
      </w:r>
      <w:del w:id="6490" w:author="Editor" w:date="2026-09-25T09:00:00Z">
        <w:r>
          <w:delText xml:space="preserve">in the capacity of</w:delText>
        </w:r>
      </w:del>
      <w:ins w:id="6491" w:author="Editor" w:date="2026-09-25T09:00:00Z">
        <w:r>
          <w:t xml:space="preserve">as</w:t>
        </w:r>
      </w:ins>
      <w:r>
        <w:t xml:space="preserve"> a historiographer for the local Discovery channel.</w:t>
      </w:r>
      <w:commentRangeEnd w:id="177"/>
      <w:r>
        <w:commentReference w:id="177"/>
      </w:r>
    </w:p>
    <w:p w14:paraId="23AD62A0" w14:textId="77777777" w:rsidR="00510B91" w:rsidRPr="00510B91" w:rsidRDefault="00510B91" w:rsidP="00510B91">
      <w:r>
        <w:t xml:space="preserve">They had to move things around to find space to sit. Sanchez </w:t>
      </w:r>
      <w:del w:id="6492" w:author="Editor" w:date="2026-09-25T09:00:00Z">
        <w:r>
          <w:delText xml:space="preserve">put</w:delText>
        </w:r>
      </w:del>
      <w:ins w:id="6493" w:author="Editor" w:date="2026-09-25T09:00:00Z">
        <w:r>
          <w:t xml:space="preserve">brought</w:t>
        </w:r>
      </w:ins>
      <w:r>
        <w:t xml:space="preserve"> her phone to life and showed Jules the map pictures.  Jules looked at the images with keen interest. After spending some time observing the maps, he connected the phone to the computer. The enlarged images of the map appeared on the large screen. He searched for a pen and </w:t>
      </w:r>
      <w:del w:id="6494" w:author="Editor" w:date="2026-09-25T09:00:00Z">
        <w:r>
          <w:delText xml:space="preserve">a </w:delText>
        </w:r>
      </w:del>
      <w:r>
        <w:t xml:space="preserve">paper </w:t>
      </w:r>
      <w:del w:id="6495" w:author="Editor" w:date="2026-09-25T09:00:00Z">
        <w:r>
          <w:delText xml:space="preserve">from</w:delText>
        </w:r>
      </w:del>
      <w:ins w:id="6496" w:author="Editor" w:date="2026-09-25T09:00:00Z">
        <w:r>
          <w:t xml:space="preserve">in</w:t>
        </w:r>
      </w:ins>
      <w:r>
        <w:t xml:space="preserve"> the pile of books and other materials scattered around the room. After </w:t>
      </w:r>
      <w:del w:id="6497" w:author="Editor" w:date="2026-09-25T09:00:00Z">
        <w:r>
          <w:delText xml:space="preserve">some</w:delText>
        </w:r>
      </w:del>
      <w:ins w:id="6498" w:author="Editor" w:date="2026-09-25T09:00:00Z">
        <w:r>
          <w:t xml:space="preserve">a</w:t>
        </w:r>
      </w:ins>
      <w:r>
        <w:t xml:space="preserve"> determined hunt, he found what he was looking for. And soon he was in business, lost in his own world. He scribbled some notes as he observed the map</w:t>
      </w:r>
      <w:del w:id="6499" w:author="Editor" w:date="2026-09-25T09:00:00Z">
        <w:r>
          <w:delText xml:space="preserve"> with great interest</w:delText>
        </w:r>
      </w:del>
      <w:r>
        <w:t xml:space="preserve">.</w:t>
      </w:r>
    </w:p>
    <w:p w14:paraId="4DAD51CA" w14:textId="77777777" w:rsidR="00510B91" w:rsidRPr="00510B91" w:rsidRDefault="00510B91" w:rsidP="00510B91">
      <w:r>
        <w:t xml:space="preserve">For the next</w:t>
      </w:r>
      <w:del w:id="6500" w:author="Editor" w:date="2026-09-25T09:00:00Z">
        <w:r>
          <w:delText xml:space="preserve"> one</w:delText>
        </w:r>
      </w:del>
      <w:r>
        <w:t xml:space="preserve"> hour, he remained engrossed in his work. He switched between the map image that Sanchez had provided</w:t>
      </w:r>
      <w:del w:id="6501" w:author="Editor" w:date="2026-09-25T09:00:00Z">
        <w:r>
          <w:delText xml:space="preserve">,</w:delText>
        </w:r>
      </w:del>
      <w:r>
        <w:t xml:space="preserve"> and some of his own maps on the computer, all this while scribbling in a relentless manner on the notepad. They watched the genius at work with awe and hope. After a while of gazing, referring </w:t>
      </w:r>
      <w:ins w:id="6502" w:author="Editor" w:date="2026-09-25T09:00:00Z">
        <w:r>
          <w:t xml:space="preserve">to </w:t>
        </w:r>
      </w:ins>
      <w:r>
        <w:t xml:space="preserve">maps and </w:t>
      </w:r>
      <w:del w:id="6503" w:author="Editor" w:date="2026-09-25T09:00:00Z">
        <w:r>
          <w:delText xml:space="preserve">deliberations he spoke</w:delText>
        </w:r>
      </w:del>
      <w:ins w:id="6504" w:author="Editor" w:date="2026-09-25T09:00:00Z">
        <w:r>
          <w:t xml:space="preserve">deliberating, he said</w:t>
        </w:r>
      </w:ins>
      <w:r>
        <w:t xml:space="preserve">, “This map is cryptic. I believe I got most of it, but there are things you cannot figure out only by looking at the map</w:t>
      </w:r>
      <w:ins w:id="6505" w:author="Editor" w:date="2026-09-25T09:00:00Z">
        <w:r>
          <w:t xml:space="preserve">.</w:t>
        </w:r>
      </w:ins>
      <w:r>
        <w:t xml:space="preserve">” He turned around, smiled and</w:t>
      </w:r>
      <w:ins w:id="6506" w:author="Editor" w:date="2026-09-25T09:00:00Z">
        <w:r>
          <w:t xml:space="preserve">,</w:t>
        </w:r>
      </w:ins>
      <w:r>
        <w:t xml:space="preserve"> for the first time since they </w:t>
      </w:r>
      <w:ins w:id="6507" w:author="Editor" w:date="2026-09-25T09:00:00Z">
        <w:r>
          <w:t xml:space="preserve">had </w:t>
        </w:r>
      </w:ins>
      <w:r>
        <w:t xml:space="preserve">entered the room</w:t>
      </w:r>
      <w:ins w:id="6508" w:author="Editor" w:date="2026-09-25T09:00:00Z">
        <w:r>
          <w:t xml:space="preserve">,</w:t>
        </w:r>
      </w:ins>
      <w:r>
        <w:t xml:space="preserve"> looked away from the map. Both Sanchez and Stephen were anxious to find </w:t>
      </w:r>
      <w:ins w:id="6509" w:author="Editor" w:date="2026-09-25T09:00:00Z">
        <w:r>
          <w:t xml:space="preserve">out </w:t>
        </w:r>
      </w:ins>
      <w:r>
        <w:t xml:space="preserve">what Jules </w:t>
      </w:r>
      <w:del w:id="6510" w:author="Editor" w:date="2026-09-25T09:00:00Z">
        <w:r>
          <w:delText xml:space="preserve">might have</w:delText>
        </w:r>
      </w:del>
      <w:ins w:id="6511" w:author="Editor" w:date="2026-09-25T09:00:00Z">
        <w:r>
          <w:t xml:space="preserve">had</w:t>
        </w:r>
      </w:ins>
      <w:r>
        <w:t xml:space="preserve"> learned</w:t>
      </w:r>
      <w:del w:id="6512" w:author="Editor" w:date="2026-09-25T09:00:00Z">
        <w:r>
          <w:delText xml:space="preserve"> from the map</w:delText>
        </w:r>
      </w:del>
      <w:r>
        <w:t xml:space="preserve">.</w:t>
      </w:r>
    </w:p>
    <w:p w14:paraId="0D279F08" w14:textId="77777777" w:rsidR="00510B91" w:rsidRPr="00510B91" w:rsidRDefault="00510B91" w:rsidP="00510B91">
      <w:r>
        <w:t xml:space="preserve">Jules waved at them, asking them to come closer. He spread his </w:t>
      </w:r>
      <w:ins w:id="6513" w:author="Editor" w:date="2026-09-25T09:00:00Z">
        <w:r>
          <w:t xml:space="preserve">scribbled </w:t>
        </w:r>
      </w:ins>
      <w:r>
        <w:t xml:space="preserve">notebook sheet</w:t>
      </w:r>
      <w:del w:id="6514" w:author="Editor" w:date="2026-09-25T09:00:00Z">
        <w:r>
          <w:delText xml:space="preserve"> he had scribbled</w:delText>
        </w:r>
      </w:del>
      <w:r>
        <w:t xml:space="preserve"> on the table and continued, “This is a secret pathway map, designed to work on a strict schedule and timeline</w:t>
      </w:r>
      <w:ins w:id="6515" w:author="Editor" w:date="2026-09-25T09:00:00Z">
        <w:r>
          <w:t xml:space="preserve">.</w:t>
        </w:r>
      </w:ins>
      <w:r>
        <w:t xml:space="preserve">” Sanchez and Stephen had no clue what he was talking about. They </w:t>
      </w:r>
      <w:del w:id="6516" w:author="Editor" w:date="2026-09-25T09:00:00Z">
        <w:r>
          <w:delText xml:space="preserve">were giving</w:delText>
        </w:r>
      </w:del>
      <w:ins w:id="6517" w:author="Editor" w:date="2026-09-25T09:00:00Z">
        <w:r>
          <w:t xml:space="preserve">gave</w:t>
        </w:r>
      </w:ins>
      <w:r>
        <w:t xml:space="preserve"> him a patient hearing</w:t>
      </w:r>
      <w:ins w:id="6518" w:author="Editor" w:date="2026-09-25T09:00:00Z">
        <w:r>
          <w:t xml:space="preserve">,</w:t>
        </w:r>
      </w:ins>
      <w:r>
        <w:t xml:space="preserve"> hoping to get accustomed to the lingo of a cartographer.</w:t>
      </w:r>
    </w:p>
    <w:p w14:paraId="440CB7EB" w14:textId="77777777" w:rsidR="00510B91" w:rsidRPr="00510B91" w:rsidRDefault="00510B91" w:rsidP="00510B91">
      <w:r>
        <w:t xml:space="preserve">Jules was too involved with his findings to notice the puzzled looks on his friends’ faces. He continued, “Do you see the small dots across the map – these are the places that someone will travel to. Now there is an interesting </w:t>
      </w:r>
      <w:del w:id="6519" w:author="Editor (Spelling)" w:date="2026-09-25T09:00:00Z">
        <w:r>
          <w:delText xml:space="preserve">color</w:delText>
        </w:r>
      </w:del>
      <w:ins w:id="6520" w:author="Editor (Spelling)" w:date="2026-09-25T09:00:00Z">
        <w:r>
          <w:t xml:space="preserve">colour</w:t>
        </w:r>
      </w:ins>
      <w:r>
        <w:t xml:space="preserve"> pattern on the dots.” There was excitement in his voice as he pointed to the map. They could see the </w:t>
      </w:r>
      <w:del w:id="6521" w:author="Editor (Spelling)" w:date="2026-09-25T09:00:00Z">
        <w:r>
          <w:delText xml:space="preserve">colorful</w:delText>
        </w:r>
      </w:del>
      <w:ins w:id="6522" w:author="Editor (Spelling)" w:date="2026-09-25T09:00:00Z">
        <w:r>
          <w:t xml:space="preserve">colourful</w:t>
        </w:r>
      </w:ins>
      <w:r>
        <w:t xml:space="preserve"> dots and </w:t>
      </w:r>
      <w:del w:id="6523" w:author="Editor" w:date="2026-09-25T09:00:00Z">
        <w:r>
          <w:delText xml:space="preserve">they equivocally</w:delText>
        </w:r>
      </w:del>
      <w:ins w:id="6524" w:author="Editor" w:date="2026-09-25T09:00:00Z">
        <w:r>
          <w:t xml:space="preserve">unequivocally</w:t>
        </w:r>
      </w:ins>
      <w:r>
        <w:t xml:space="preserve"> expressed agreement</w:t>
      </w:r>
      <w:del w:id="6525" w:author="Editor" w:date="2026-09-25T09:00:00Z">
        <w:r>
          <w:delText xml:space="preserve"> on what he was pointing at</w:delText>
        </w:r>
      </w:del>
      <w:r>
        <w:t xml:space="preserve">.</w:t>
      </w:r>
    </w:p>
    <w:p w14:paraId="36F88D2F" w14:textId="7546CED7" w:rsidR="00510B91" w:rsidRPr="00510B91" w:rsidRDefault="00510B91" w:rsidP="00510B91">
      <w:r>
        <w:t xml:space="preserve">“I believe this indicates the day of the week. There are only </w:t>
      </w:r>
      <w:del w:id="6526" w:author="Editor" w:date="2026-09-25T09:00:00Z">
        <w:r>
          <w:delText xml:space="preserve">7</w:delText>
        </w:r>
      </w:del>
      <w:ins w:id="6527" w:author="Editor" w:date="2026-09-25T09:00:00Z">
        <w:r>
          <w:t xml:space="preserve">seven</w:t>
        </w:r>
      </w:ins>
      <w:r>
        <w:t xml:space="preserve"> </w:t>
      </w:r>
      <w:del w:id="6528" w:author="Editor (Spelling)" w:date="2026-09-25T09:00:00Z">
        <w:r>
          <w:delText xml:space="preserve">colors</w:delText>
        </w:r>
      </w:del>
      <w:ins w:id="6529" w:author="Editor (Spelling)" w:date="2026-09-25T09:00:00Z">
        <w:r>
          <w:t xml:space="preserve">colours</w:t>
        </w:r>
      </w:ins>
      <w:r>
        <w:t xml:space="preserve"> and they </w:t>
      </w:r>
      <w:del w:id="6530" w:author="Editor" w:date="2026-09-25T09:00:00Z">
        <w:r>
          <w:delText xml:space="preserve">are repeating</w:delText>
        </w:r>
      </w:del>
      <w:ins w:id="6531" w:author="Editor" w:date="2026-09-25T09:00:00Z">
        <w:r>
          <w:t xml:space="preserve">repeat</w:t>
        </w:r>
      </w:ins>
      <w:r>
        <w:t xml:space="preserve"> in a </w:t>
      </w:r>
      <w:del w:id="6532" w:author="Editor (Spelling)" w:date="2026-09-25T09:00:00Z">
        <w:r>
          <w:delText xml:space="preserve">synchronized</w:delText>
        </w:r>
      </w:del>
      <w:ins w:id="6533" w:author="Editor (Spelling)" w:date="2026-09-25T09:00:00Z">
        <w:r>
          <w:t xml:space="preserve">synchronised</w:t>
        </w:r>
      </w:ins>
      <w:r>
        <w:t xml:space="preserve"> pattern. Whoever is starting the voyage</w:t>
      </w:r>
      <w:del w:id="6534" w:author="Editor" w:date="2026-09-25T09:00:00Z">
        <w:r>
          <w:delText xml:space="preserve">,</w:delText>
        </w:r>
      </w:del>
      <w:r>
        <w:t xml:space="preserve"> starts</w:t>
      </w:r>
      <w:del w:id="6535" w:author="Editor" w:date="2026-09-25T09:00:00Z">
        <w:r>
          <w:delText xml:space="preserve"> in</w:delText>
        </w:r>
      </w:del>
      <w:r>
        <w:t xml:space="preserve"> three days from now</w:t>
      </w:r>
      <w:del w:id="6536" w:author="Editor" w:date="2026-09-25T09:00:00Z">
        <w:r>
          <w:delText xml:space="preserve"> or</w:delText>
        </w:r>
      </w:del>
      <w:ins w:id="6537" w:author="Editor" w:date="2026-09-25T09:00:00Z">
        <w:r>
          <w:t xml:space="preserve">, or it</w:t>
        </w:r>
      </w:ins>
      <w:r>
        <w:t xml:space="preserve"> might be three months from now</w:t>
      </w:r>
      <w:ins w:id="6538" w:author="Editor" w:date="2026-09-25T09:00:00Z">
        <w:r>
          <w:t xml:space="preserve">,</w:t>
        </w:r>
      </w:ins>
      <w:r>
        <w:t xml:space="preserve"> when the days of the week match</w:t>
      </w:r>
      <w:del w:id="6539" w:author="Editor" w:date="2026-09-25T09:00:00Z">
        <w:r>
          <w:delText xml:space="preserve"> with</w:delText>
        </w:r>
      </w:del>
      <w:r>
        <w:t xml:space="preserve"> what is coded in the map. My hunch is </w:t>
      </w:r>
      <w:ins w:id="6540" w:author="Editor" w:date="2026-09-25T09:00:00Z">
        <w:r>
          <w:t xml:space="preserve">inclining </w:t>
        </w:r>
      </w:ins>
      <w:r>
        <w:t xml:space="preserve">more</w:t>
      </w:r>
      <w:del w:id="6541" w:author="Editor" w:date="2026-09-25T09:00:00Z">
        <w:r>
          <w:delText xml:space="preserve"> inclining</w:delText>
        </w:r>
      </w:del>
      <w:r>
        <w:t xml:space="preserve"> towards three days from now.”</w:t>
      </w:r>
    </w:p>
    <w:p w14:paraId="784D239B" w14:textId="77777777" w:rsidR="00510B91" w:rsidRPr="00510B91" w:rsidRDefault="00510B91" w:rsidP="00510B91">
      <w:r>
        <w:t xml:space="preserve">“How do you know that?” </w:t>
      </w:r>
      <w:del w:id="6542" w:author="Editor" w:date="2026-09-25T09:00:00Z">
        <w:r>
          <w:delText xml:space="preserve">Stephen</w:delText>
        </w:r>
      </w:del>
      <w:ins w:id="6543" w:author="Editor" w:date="2026-09-25T09:00:00Z">
        <w:r>
          <w:t xml:space="preserve">Stephen’s</w:t>
        </w:r>
      </w:ins>
      <w:r>
        <w:t xml:space="preserve"> curiosity had no limits and his voice echoed the </w:t>
      </w:r>
      <w:del w:id="6544" w:author="Editor" w:date="2026-09-25T09:00:00Z">
        <w:r>
          <w:delText xml:space="preserve">sentiments</w:delText>
        </w:r>
      </w:del>
      <w:ins w:id="6545" w:author="Editor" w:date="2026-09-25T09:00:00Z">
        <w:r>
          <w:t xml:space="preserve">sentiment</w:t>
        </w:r>
      </w:ins>
      <w:r>
        <w:t xml:space="preserve">.</w:t>
      </w:r>
    </w:p>
    <w:p w14:paraId="425BE1DA" w14:textId="77777777" w:rsidR="00510B91" w:rsidRPr="00510B91" w:rsidRDefault="00510B91" w:rsidP="00510B91">
      <w:r>
        <w:t>“I knew this was coming.”</w:t>
      </w:r>
    </w:p>
    <w:p w14:paraId="59F43B70" w14:textId="77777777" w:rsidR="00510B91" w:rsidRPr="00510B91" w:rsidRDefault="00510B91" w:rsidP="00510B91">
      <w:r>
        <w:t xml:space="preserve">He </w:t>
      </w:r>
      <w:del w:id="6546" w:author="Editor" w:date="2026-09-25T09:00:00Z">
        <w:r>
          <w:delText xml:space="preserve">passed</w:delText>
        </w:r>
      </w:del>
      <w:ins w:id="6547" w:author="Editor" w:date="2026-09-25T09:00:00Z">
        <w:r>
          <w:t xml:space="preserve">gave</w:t>
        </w:r>
      </w:ins>
      <w:r>
        <w:t xml:space="preserve"> a mischievous smile and momentarily took his gaze away from the computer to look at Stephen.</w:t>
      </w:r>
    </w:p>
    <w:p w14:paraId="09993053" w14:textId="068A33A2" w:rsidR="00510B91" w:rsidRPr="00510B91" w:rsidRDefault="00510B91" w:rsidP="00510B91">
      <w:commentRangeStart w:id="178"/>
      <w:r>
        <w:t xml:space="preserve">“When you zoom </w:t>
      </w:r>
      <w:ins w:id="6548" w:author="Editor" w:date="2026-09-25T09:00:00Z">
        <w:r>
          <w:t xml:space="preserve">in on </w:t>
        </w:r>
      </w:ins>
      <w:r>
        <w:t xml:space="preserve">the small dots</w:t>
      </w:r>
      <w:del w:id="6549" w:author="Editor" w:date="2026-09-25T09:00:00Z">
        <w:r>
          <w:delText xml:space="preserve"> to some enormous size</w:delText>
        </w:r>
      </w:del>
      <w:r>
        <w:t xml:space="preserve">, like this, you can see a number. The first dot had </w:t>
      </w:r>
      <w:del w:id="6550" w:author="Editor" w:date="2026-09-25T09:00:00Z">
        <w:r>
          <w:delText xml:space="preserve">a</w:delText>
        </w:r>
      </w:del>
      <w:ins w:id="6551" w:author="Editor" w:date="2026-09-25T09:00:00Z">
        <w:r>
          <w:t xml:space="preserve">the</w:t>
        </w:r>
      </w:ins>
      <w:r>
        <w:t xml:space="preserve"> number </w:t>
      </w:r>
      <w:del w:id="6552" w:author="Editor" w:date="2026-09-25T09:00:00Z">
        <w:r>
          <w:delText xml:space="preserve">7</w:delText>
        </w:r>
      </w:del>
      <w:ins w:id="6553" w:author="Editor" w:date="2026-09-25T09:00:00Z">
        <w:r>
          <w:t xml:space="preserve">21</w:t>
        </w:r>
      </w:ins>
      <w:r>
        <w:t xml:space="preserve">, which is exactly three days from now. If you follow the pattern</w:t>
      </w:r>
      <w:ins w:id="6554" w:author="Editor" w:date="2026-09-25T09:00:00Z">
        <w:r>
          <w:t xml:space="preserve">,</w:t>
        </w:r>
      </w:ins>
      <w:r>
        <w:t xml:space="preserve"> you will see the number either staying the same or changing</w:t>
      </w:r>
      <w:del w:id="6555" w:author="Editor" w:date="2026-09-25T09:00:00Z">
        <w:r>
          <w:delText xml:space="preserve">,</w:delText>
        </w:r>
      </w:del>
      <w:ins w:id="6556" w:author="Editor" w:date="2026-09-25T09:00:00Z">
        <w:r>
          <w:t xml:space="preserve">.</w:t>
        </w:r>
      </w:ins>
      <w:r>
        <w:t xml:space="preserve"> I took the average travel time by both sea and road and </w:t>
      </w:r>
      <w:del w:id="6557" w:author="Editor" w:date="2026-09-25T09:00:00Z">
        <w:r>
          <w:delText xml:space="preserve">its</w:delText>
        </w:r>
      </w:del>
      <w:ins w:id="6558" w:author="Editor" w:date="2026-09-25T09:00:00Z">
        <w:r>
          <w:t xml:space="preserve">it</w:t>
        </w:r>
      </w:ins>
      <w:r>
        <w:t xml:space="preserve"> kind of </w:t>
      </w:r>
      <w:del w:id="6559" w:author="Editor" w:date="2026-09-25T09:00:00Z">
        <w:r>
          <w:delText xml:space="preserve">sets</w:delText>
        </w:r>
      </w:del>
      <w:ins w:id="6560" w:author="Editor" w:date="2026-09-25T09:00:00Z">
        <w:r>
          <w:t xml:space="preserve">fits</w:t>
        </w:r>
      </w:ins>
      <w:r>
        <w:t xml:space="preserve"> well with the pattern.”</w:t>
      </w:r>
      <w:commentRangeEnd w:id="178"/>
      <w:r>
        <w:commentReference w:id="178"/>
      </w:r>
    </w:p>
    <w:p w14:paraId="54DFA490" w14:textId="77777777" w:rsidR="00510B91" w:rsidRPr="00510B91" w:rsidRDefault="00510B91" w:rsidP="00510B91">
      <w:r>
        <w:t xml:space="preserve">Sanchez was glad she</w:t>
      </w:r>
      <w:ins w:id="6561" w:author="Editor" w:date="2026-09-25T09:00:00Z">
        <w:r>
          <w:t xml:space="preserve"> had</w:t>
        </w:r>
      </w:ins>
      <w:r>
        <w:t xml:space="preserve"> listened to her brother and made the trip. Jules was on a roll</w:t>
      </w:r>
      <w:del w:id="6562" w:author="Editor" w:date="2026-09-25T09:00:00Z">
        <w:r>
          <w:delText xml:space="preserve">,</w:delText>
        </w:r>
      </w:del>
      <w:ins w:id="6563" w:author="Editor" w:date="2026-09-25T09:00:00Z">
        <w:r>
          <w:t xml:space="preserve">.</w:t>
        </w:r>
      </w:ins>
      <w:r>
        <w:t xml:space="preserve"> “Most likely the first part of the journey is by sea. You must be wondering how I can tell that with confidence. Well, if you </w:t>
      </w:r>
      <w:ins w:id="6564" w:author="Editor" w:date="2026-09-25T09:00:00Z">
        <w:r>
          <w:t xml:space="preserve">look </w:t>
        </w:r>
      </w:ins>
      <w:r>
        <w:t xml:space="preserve">carefully </w:t>
      </w:r>
      <w:del w:id="6565" w:author="Editor" w:date="2026-09-25T09:00:00Z">
        <w:r>
          <w:delText xml:space="preserve">see</w:delText>
        </w:r>
      </w:del>
      <w:ins w:id="6566" w:author="Editor" w:date="2026-09-25T09:00:00Z">
        <w:r>
          <w:t xml:space="preserve">at</w:t>
        </w:r>
      </w:ins>
      <w:r>
        <w:t xml:space="preserve"> the first few places </w:t>
      </w:r>
      <w:del w:id="6567" w:author="Editor" w:date="2026-09-25T09:00:00Z">
        <w:r>
          <w:delText xml:space="preserve">in</w:delText>
        </w:r>
      </w:del>
      <w:ins w:id="6568" w:author="Editor" w:date="2026-09-25T09:00:00Z">
        <w:r>
          <w:t xml:space="preserve">on</w:t>
        </w:r>
      </w:ins>
      <w:r>
        <w:t xml:space="preserve"> the journey map, they are all major seaports.” He pointed to the map and continued, “The journey starts at Tallinn in Estonia. From Tallinn </w:t>
      </w:r>
      <w:del w:id="6569" w:author="Editor" w:date="2026-09-25T09:00:00Z">
        <w:r>
          <w:delText xml:space="preserve">heading</w:delText>
        </w:r>
      </w:del>
      <w:ins w:id="6570" w:author="Editor" w:date="2026-09-25T09:00:00Z">
        <w:r>
          <w:t xml:space="preserve">it heads</w:t>
        </w:r>
      </w:ins>
      <w:r>
        <w:t xml:space="preserve"> to Ventspils in Latvia and then to Gdynia in Poland.”</w:t>
      </w:r>
    </w:p>
    <w:p w14:paraId="22B8FBEF" w14:textId="77777777" w:rsidR="00510B91" w:rsidRPr="00510B91" w:rsidRDefault="00510B91" w:rsidP="00510B91">
      <w:r>
        <w:t xml:space="preserve">By now Sanchez was captivated,</w:t>
      </w:r>
      <w:del w:id="6571" w:author="Editor" w:date="2026-09-25T09:00:00Z">
        <w:r>
          <w:delText xml:space="preserve"> deeply engrossed</w:delText>
        </w:r>
      </w:del>
      <w:r>
        <w:t xml:space="preserve"> listening to every piece of information Jules was stating.</w:t>
      </w:r>
    </w:p>
    <w:p w14:paraId="2DA5CE93" w14:textId="2A91136A" w:rsidR="00510B91" w:rsidRPr="00510B91" w:rsidRDefault="00510B91" w:rsidP="00510B91">
      <w:commentRangeStart w:id="179"/>
      <w:r>
        <w:t xml:space="preserve">“From there, </w:t>
      </w:r>
      <w:del w:id="6572" w:author="Editor" w:date="2026-09-25T09:00:00Z">
        <w:r>
          <w:delText xml:space="preserve">likely </w:delText>
        </w:r>
      </w:del>
      <w:r>
        <w:t xml:space="preserve">the journey will</w:t>
      </w:r>
      <w:ins w:id="6573" w:author="Editor" w:date="2026-09-25T09:00:00Z">
        <w:r>
          <w:t xml:space="preserve"> likely</w:t>
        </w:r>
      </w:ins>
      <w:r>
        <w:t xml:space="preserve"> continue by road. </w:t>
      </w:r>
      <w:del w:id="6574" w:author="Editor" w:date="2026-09-25T09:00:00Z">
        <w:r>
          <w:delText xml:space="preserve">As the</w:delText>
        </w:r>
      </w:del>
      <w:ins w:id="6575" w:author="Editor" w:date="2026-09-25T09:00:00Z">
        <w:r>
          <w:t xml:space="preserve">The</w:t>
        </w:r>
      </w:ins>
      <w:r>
        <w:t xml:space="preserve"> next stop, Warsaw</w:t>
      </w:r>
      <w:ins w:id="6576" w:author="Editor" w:date="2026-09-25T09:00:00Z">
        <w:r>
          <w:t xml:space="preserve">,</w:t>
        </w:r>
      </w:ins>
      <w:r>
        <w:t xml:space="preserve"> is in the </w:t>
      </w:r>
      <w:del w:id="6577" w:author="Editor (Spelling)" w:date="2026-09-25T09:00:00Z">
        <w:r>
          <w:delText xml:space="preserve">center</w:delText>
        </w:r>
      </w:del>
      <w:ins w:id="6578" w:author="Editor (Spelling)" w:date="2026-09-25T09:00:00Z">
        <w:r>
          <w:t xml:space="preserve">centre</w:t>
        </w:r>
      </w:ins>
      <w:r>
        <w:t xml:space="preserve"> of Poland</w:t>
      </w:r>
      <w:ins w:id="6579" w:author="Editor" w:date="2026-09-25T09:00:00Z">
        <w:r>
          <w:t xml:space="preserve">,</w:t>
        </w:r>
      </w:ins>
      <w:r>
        <w:t xml:space="preserve"> surrounded by land. The trip </w:t>
      </w:r>
      <w:del w:id="6580" w:author="Editor" w:date="2026-09-25T09:00:00Z">
        <w:r>
          <w:delText xml:space="preserve">is ending</w:delText>
        </w:r>
      </w:del>
      <w:ins w:id="6581" w:author="Editor" w:date="2026-09-25T09:00:00Z">
        <w:r>
          <w:t xml:space="preserve">ends</w:t>
        </w:r>
      </w:ins>
      <w:r>
        <w:t xml:space="preserve"> in Belarus in a city called </w:t>
      </w:r>
      <w:del w:id="6582" w:author="Editor" w:date="2026-09-25T09:00:00Z">
        <w:r>
          <w:delText xml:space="preserve">Viciebsk</w:delText>
        </w:r>
      </w:del>
      <w:ins w:id="6583" w:author="Editor" w:date="2026-09-25T09:00:00Z">
        <w:r>
          <w:t xml:space="preserve">Vitebsk</w:t>
        </w:r>
      </w:ins>
      <w:r>
        <w:t xml:space="preserve">. If you know a little about </w:t>
      </w:r>
      <w:del w:id="6584" w:author="Editor" w:date="2026-09-25T09:00:00Z">
        <w:r>
          <w:delText xml:space="preserve">the </w:delText>
        </w:r>
      </w:del>
      <w:r>
        <w:t xml:space="preserve">Eastern </w:t>
      </w:r>
      <w:del w:id="6585" w:author="Editor" w:date="2026-09-25T09:00:00Z">
        <w:r>
          <w:delText xml:space="preserve">Europe</w:delText>
        </w:r>
      </w:del>
      <w:ins w:id="6586" w:author="Editor" w:date="2026-09-25T09:00:00Z">
        <w:r>
          <w:t xml:space="preserve">European</w:t>
        </w:r>
      </w:ins>
      <w:r>
        <w:t xml:space="preserve"> geography</w:t>
      </w:r>
      <w:ins w:id="6587" w:author="Editor" w:date="2026-09-25T09:00:00Z">
        <w:r>
          <w:t xml:space="preserve">,</w:t>
        </w:r>
      </w:ins>
      <w:r>
        <w:t xml:space="preserve"> you will notice that </w:t>
      </w:r>
      <w:del w:id="6588" w:author="Editor" w:date="2026-09-25T09:00:00Z">
        <w:r>
          <w:delText xml:space="preserve">Viciebsk borders</w:delText>
        </w:r>
      </w:del>
      <w:ins w:id="6589" w:author="Editor" w:date="2026-09-25T09:00:00Z">
        <w:r>
          <w:t xml:space="preserve">Vitebsk is close to</w:t>
        </w:r>
      </w:ins>
      <w:r>
        <w:t xml:space="preserve"> Russia</w:t>
      </w:r>
      <w:ins w:id="6590" w:author="Editor" w:date="2026-09-25T09:00:00Z">
        <w:r>
          <w:t xml:space="preserve">,</w:t>
        </w:r>
      </w:ins>
      <w:r>
        <w:t xml:space="preserve"> and the border between Belarus and Russia is porous. Traffic can easily travel in and out without any border security check. So, my guess is Russia has an important part to play. That’s all I have.”</w:t>
      </w:r>
      <w:commentRangeEnd w:id="179"/>
      <w:r>
        <w:commentReference w:id="179"/>
      </w:r>
    </w:p>
    <w:p w14:paraId="4CF2B392" w14:textId="2D3DB0AA" w:rsidR="00510B91" w:rsidRPr="00510B91" w:rsidRDefault="00510B91" w:rsidP="00510B91">
      <w:r>
        <w:t xml:space="preserve">Both Sanchez and Stephen were astounded. They had looked at the map multiple times but couldn’t figure </w:t>
      </w:r>
      <w:ins w:id="6591" w:author="Editor" w:date="2026-09-25T09:00:00Z">
        <w:r>
          <w:t xml:space="preserve">out </w:t>
        </w:r>
      </w:ins>
      <w:r>
        <w:t xml:space="preserve">a thing</w:t>
      </w:r>
      <w:del w:id="6592" w:author="Editor" w:date="2026-09-25T09:00:00Z">
        <w:r>
          <w:delText xml:space="preserve">. And it was implausible to notice how Jules had read the map</w:delText>
        </w:r>
      </w:del>
      <w:r>
        <w:t xml:space="preserve">. It appeared as if </w:t>
      </w:r>
      <w:del w:id="6593" w:author="Editor" w:date="2026-09-25T09:00:00Z">
        <w:r>
          <w:delText xml:space="preserve">he</w:delText>
        </w:r>
      </w:del>
      <w:ins w:id="6594" w:author="Editor" w:date="2026-09-25T09:00:00Z">
        <w:r>
          <w:t xml:space="preserve">Jules</w:t>
        </w:r>
      </w:ins>
      <w:r>
        <w:t xml:space="preserve"> was reading a script, a book detailing all the facts.</w:t>
      </w:r>
    </w:p>
    <w:p w14:paraId="15DFBD89" w14:textId="77777777" w:rsidR="00510B91" w:rsidRPr="00510B91" w:rsidRDefault="00510B91" w:rsidP="00510B91">
      <w:r>
        <w:t xml:space="preserve">“We need to destroy all the evidence except for the phone images. It will be a good idea to </w:t>
      </w:r>
      <w:del w:id="6595" w:author="Editor (Spelling)" w:date="2026-09-25T09:00:00Z">
        <w:r>
          <w:delText xml:space="preserve">memorize</w:delText>
        </w:r>
      </w:del>
      <w:ins w:id="6596" w:author="Editor (Spelling)" w:date="2026-09-25T09:00:00Z">
        <w:r>
          <w:t xml:space="preserve">memorise</w:t>
        </w:r>
      </w:ins>
      <w:r>
        <w:t xml:space="preserve"> the information. Let us take some time to go over it</w:t>
      </w:r>
      <w:del w:id="6597" w:author="Editor" w:date="2026-09-25T09:00:00Z">
        <w:r>
          <w:delText xml:space="preserve"> and memorize by heart</w:delText>
        </w:r>
      </w:del>
      <w:ins w:id="6598" w:author="Editor" w:date="2026-09-25T09:00:00Z">
        <w:r>
          <w:t xml:space="preserve">.</w:t>
        </w:r>
      </w:ins>
      <w:r>
        <w:t xml:space="preserve">” Sanchez looked at Stephen </w:t>
      </w:r>
      <w:del w:id="6599" w:author="Editor" w:date="2026-09-25T09:00:00Z">
        <w:r>
          <w:delText xml:space="preserve">to get</w:delText>
        </w:r>
      </w:del>
      <w:ins w:id="6600" w:author="Editor" w:date="2026-09-25T09:00:00Z">
        <w:r>
          <w:t xml:space="preserve">for</w:t>
        </w:r>
      </w:ins>
      <w:r>
        <w:t xml:space="preserve"> his agreement.</w:t>
      </w:r>
    </w:p>
    <w:p w14:paraId="4376EDE9" w14:textId="77777777" w:rsidR="00510B91" w:rsidRPr="00510B91" w:rsidRDefault="00510B91" w:rsidP="00510B91">
      <w:r>
        <w:t xml:space="preserve">Jules </w:t>
      </w:r>
      <w:del w:id="6601" w:author="Editor" w:date="2026-09-25T09:00:00Z">
        <w:r>
          <w:delText xml:space="preserve">took</w:delText>
        </w:r>
      </w:del>
      <w:ins w:id="6602" w:author="Editor" w:date="2026-09-25T09:00:00Z">
        <w:r>
          <w:t xml:space="preserve">gave them</w:t>
        </w:r>
      </w:ins>
      <w:r>
        <w:t xml:space="preserve"> a brief test</w:t>
      </w:r>
      <w:del w:id="6603" w:author="Editor" w:date="2026-09-25T09:00:00Z">
        <w:r>
          <w:delText xml:space="preserve"> on their knowledge and</w:delText>
        </w:r>
      </w:del>
      <w:ins w:id="6604" w:author="Editor" w:date="2026-09-25T09:00:00Z">
        <w:r>
          <w:t xml:space="preserve">, and then</w:t>
        </w:r>
      </w:ins>
      <w:r>
        <w:t xml:space="preserve"> it was time to destroy the evidence. The photos on </w:t>
      </w:r>
      <w:del w:id="6605" w:author="Editor" w:date="2026-09-25T09:00:00Z">
        <w:r>
          <w:delText xml:space="preserve">Jules</w:delText>
        </w:r>
      </w:del>
      <w:ins w:id="6606" w:author="Editor" w:date="2026-09-25T09:00:00Z">
        <w:r>
          <w:t xml:space="preserve">Jules’s</w:t>
        </w:r>
      </w:ins>
      <w:r>
        <w:t xml:space="preserve"> machine were deleted and the </w:t>
      </w:r>
      <w:del w:id="6607" w:author="Editor" w:date="2026-09-25T09:00:00Z">
        <w:r>
          <w:delText xml:space="preserve">paper</w:delText>
        </w:r>
      </w:del>
      <w:ins w:id="6608" w:author="Editor" w:date="2026-09-25T09:00:00Z">
        <w:r>
          <w:t xml:space="preserve">papers</w:t>
        </w:r>
      </w:ins>
      <w:r>
        <w:t xml:space="preserve"> he had scribbled</w:t>
      </w:r>
      <w:ins w:id="6609" w:author="Editor" w:date="2026-09-25T09:00:00Z">
        <w:r>
          <w:t xml:space="preserve"> on</w:t>
        </w:r>
      </w:ins>
      <w:r>
        <w:t xml:space="preserve"> were shredded. They thanked Jules, hugged him and decided to leave. Jules was keen </w:t>
      </w:r>
      <w:del w:id="6610" w:author="Editor" w:date="2026-09-25T09:00:00Z">
        <w:r>
          <w:delText xml:space="preserve">to stop them</w:delText>
        </w:r>
      </w:del>
      <w:ins w:id="6611" w:author="Editor" w:date="2026-09-25T09:00:00Z">
        <w:r>
          <w:t xml:space="preserve">for them to stay</w:t>
        </w:r>
      </w:ins>
      <w:r>
        <w:t xml:space="preserve"> for lunch, but he knew they had little time and a lot to accomplish. He gave them a ride to the main street and bid them goodbye.</w:t>
      </w:r>
    </w:p>
    <w:p w14:paraId="5A16C1B4" w14:textId="4109B0D6" w:rsidR="001B3292" w:rsidRPr="00BD631B" w:rsidRDefault="00510B91" w:rsidP="00BD631B">
      <w:r>
        <w:t xml:space="preserve">Sanchez had one more job left before leaving Portugal. They grabbed a quick lunch from a street vendor before heading to the other side of Nazaré.   </w:t>
        <w:br w:type="page"/>
      </w:r>
    </w:p>
    <w:p w14:paraId="7B70C93F" w14:textId="77777777" w:rsidR="005A7E96" w:rsidRPr="005A7E96" w:rsidRDefault="005A7E96" w:rsidP="00F56514">
      <w:pPr>
        <w:outlineLvl w:val="0"/>
        <w:rPr>
          <w:b/>
        </w:rPr>
      </w:pPr>
      <w:r>
        <w:rPr>
          <w:b/>
        </w:rPr>
        <w:lastRenderedPageBreak/>
        <w:t>Chapter 32</w:t>
      </w:r>
    </w:p>
    <w:p w14:paraId="6B60BF96" w14:textId="77777777" w:rsidR="005A7E96" w:rsidRPr="005A7E96" w:rsidRDefault="005A7E96" w:rsidP="005A7E96">
      <w:pPr>
        <w:rPr>
          <w:b/>
        </w:rPr>
      </w:pPr>
      <w:commentRangeStart w:id="180"/>
      <w:del w:id="6612" w:author="Editor" w:date="2026-09-25T09:00:00Z">
        <w:r>
          <w:rPr>
            <w:b/>
          </w:rPr>
          <w:delText xml:space="preserve">7</w:delText>
        </w:r>
      </w:del>
      <w:ins w:id="6613" w:author="Editor" w:date="2026-09-25T09:00:00Z">
        <w:r>
          <w:rPr>
            <w:b/>
          </w:rPr>
          <w:t xml:space="preserve">9</w:t>
        </w:r>
      </w:ins>
      <w:r>
        <w:rPr>
          <w:b/>
        </w:rPr>
        <w:t xml:space="preserve">:30 PM 17th April 2014, Lisbon, Portugal</w:t>
      </w:r>
      <w:commentRangeEnd w:id="180"/>
      <w:r>
        <w:commentReference w:id="180"/>
      </w:r>
    </w:p>
    <w:p w14:paraId="69A8310D" w14:textId="77777777" w:rsidR="000D0829" w:rsidRPr="000D0829" w:rsidRDefault="000D0829" w:rsidP="000D0829">
      <w:r>
        <w:t xml:space="preserve">It was half-past </w:t>
      </w:r>
      <w:del w:id="6614" w:author="Editor" w:date="2026-09-25T09:00:00Z">
        <w:r>
          <w:delText xml:space="preserve">seven</w:delText>
        </w:r>
      </w:del>
      <w:ins w:id="6615" w:author="Editor" w:date="2026-09-25T09:00:00Z">
        <w:r>
          <w:t xml:space="preserve">nine</w:t>
        </w:r>
      </w:ins>
      <w:r>
        <w:t xml:space="preserve"> when Maxwell walked out of the restaurant. The GPS </w:t>
      </w:r>
      <w:del w:id="6616" w:author="Editor" w:date="2026-09-25T09:00:00Z">
        <w:r>
          <w:delText xml:space="preserve">had</w:delText>
        </w:r>
      </w:del>
      <w:ins w:id="6617" w:author="Editor" w:date="2026-09-25T09:00:00Z">
        <w:r>
          <w:t xml:space="preserve">showed</w:t>
        </w:r>
      </w:ins>
      <w:r>
        <w:t xml:space="preserve"> no movement</w:t>
      </w:r>
      <w:ins w:id="6618" w:author="Editor" w:date="2026-09-25T09:00:00Z">
        <w:r>
          <w:t xml:space="preserve">,</w:t>
        </w:r>
      </w:ins>
      <w:r>
        <w:t xml:space="preserve"> confirming Benedikt hadn</w:t>
      </w:r>
      <w:del w:id="6619" w:author="Editor (Typography)" w:date="2026-09-25T09:00:00Z">
        <w:r>
          <w:delText xml:space="preserve">'</w:delText>
        </w:r>
      </w:del>
      <w:ins w:id="6620" w:author="Editor (Typography)" w:date="2026-09-25T09:00:00Z">
        <w:r>
          <w:t xml:space="preserve">’</w:t>
        </w:r>
      </w:ins>
      <w:r>
        <w:t xml:space="preserve">t left the house yet. With the passing time, his perturbations were </w:t>
      </w:r>
      <w:del w:id="6621" w:author="Editor" w:date="2026-09-25T09:00:00Z">
        <w:r>
          <w:delText xml:space="preserve">at a gradual rise</w:delText>
        </w:r>
      </w:del>
      <w:ins w:id="6622" w:author="Editor" w:date="2026-09-25T09:00:00Z">
        <w:r>
          <w:t xml:space="preserve">gradually rising</w:t>
        </w:r>
      </w:ins>
      <w:r>
        <w:t xml:space="preserve">. He looked at the receiver</w:t>
      </w:r>
      <w:ins w:id="6623" w:author="Editor" w:date="2026-09-25T09:00:00Z">
        <w:r>
          <w:t xml:space="preserve">,</w:t>
        </w:r>
      </w:ins>
      <w:r>
        <w:t xml:space="preserve"> irresolute and torn. Laced with doubts</w:t>
      </w:r>
      <w:ins w:id="6624" w:author="Editor" w:date="2026-09-25T09:00:00Z">
        <w:r>
          <w:t xml:space="preserve">,</w:t>
        </w:r>
      </w:ins>
      <w:r>
        <w:t xml:space="preserve"> he decided to check the house to ensure he wasn’t </w:t>
      </w:r>
      <w:del w:id="6625" w:author="Editor" w:date="2026-09-25T09:00:00Z">
        <w:r>
          <w:delText xml:space="preserve">reeling</w:delText>
        </w:r>
      </w:del>
      <w:ins w:id="6626" w:author="Editor" w:date="2026-09-25T09:00:00Z">
        <w:r>
          <w:t xml:space="preserve">living</w:t>
        </w:r>
      </w:ins>
      <w:r>
        <w:t xml:space="preserve"> on false hope</w:t>
      </w:r>
      <w:ins w:id="6627" w:author="Editor" w:date="2026-09-25T09:00:00Z">
        <w:r>
          <w:t xml:space="preserve">,</w:t>
        </w:r>
      </w:ins>
      <w:r>
        <w:t xml:space="preserve"> and drove through the street where Benedikt was sheltered. He was relieved to find the van still parked on the porch.  The house lights were on and he was certain Benedikt had no immediate plan to leave the place.</w:t>
      </w:r>
    </w:p>
    <w:p w14:paraId="746E9F2E" w14:textId="77777777" w:rsidR="000D0829" w:rsidRPr="000D0829" w:rsidRDefault="000D0829" w:rsidP="000D0829">
      <w:commentRangeStart w:id="181"/>
      <w:r>
        <w:t xml:space="preserve">Even though Sanchez</w:t>
      </w:r>
      <w:ins w:id="6628" w:author="Editor" w:date="2026-09-25T09:00:00Z">
        <w:r>
          <w:t xml:space="preserve"> had</w:t>
        </w:r>
      </w:ins>
      <w:r>
        <w:t xml:space="preserve"> evaded him at the airport</w:t>
      </w:r>
      <w:ins w:id="6629" w:author="Editor" w:date="2026-09-25T09:00:00Z">
        <w:r>
          <w:t xml:space="preserve">,</w:t>
        </w:r>
      </w:ins>
      <w:r>
        <w:t xml:space="preserve"> he wasn’t worried, for he knew where she was headed. The only reason </w:t>
      </w:r>
      <w:del w:id="6630" w:author="Editor" w:date="2026-09-25T09:00:00Z">
        <w:r>
          <w:delText xml:space="preserve">why he</w:delText>
        </w:r>
      </w:del>
      <w:ins w:id="6631" w:author="Editor" w:date="2026-09-25T09:00:00Z">
        <w:r>
          <w:t xml:space="preserve">he had</w:t>
        </w:r>
      </w:ins>
      <w:r>
        <w:t xml:space="preserve"> decided to go after </w:t>
      </w:r>
      <w:del w:id="6632" w:author="Editor (Names)" w:date="2026-09-25T09:00:00Z">
        <w:r>
          <w:delText xml:space="preserve">Francis</w:delText>
        </w:r>
      </w:del>
      <w:ins w:id="6633" w:author="Editor (Names)" w:date="2026-09-25T09:00:00Z">
        <w:r>
          <w:t xml:space="preserve">Francisco</w:t>
        </w:r>
      </w:ins>
      <w:r>
        <w:t xml:space="preserve"> was to </w:t>
      </w:r>
      <w:del w:id="6634" w:author="Editor" w:date="2026-09-25T09:00:00Z">
        <w:r>
          <w:delText xml:space="preserve">ensure he could</w:delText>
        </w:r>
      </w:del>
      <w:ins w:id="6635" w:author="Editor" w:date="2026-09-25T09:00:00Z">
        <w:r>
          <w:t xml:space="preserve">stay</w:t>
        </w:r>
      </w:ins>
      <w:r>
        <w:t xml:space="preserve"> ahead of Benedikt</w:t>
      </w:r>
      <w:del w:id="6636" w:author="Editor (Typography)" w:date="2026-09-25T09:00:00Z">
        <w:r>
          <w:delText xml:space="preserve">'</w:delText>
        </w:r>
      </w:del>
      <w:ins w:id="6637" w:author="Editor (Typography)" w:date="2026-09-25T09:00:00Z">
        <w:r>
          <w:t xml:space="preserve">’</w:t>
        </w:r>
      </w:ins>
      <w:r>
        <w:t xml:space="preserve">s game plan.  A while back he had sent his police officer friend to guard the place where he was expecting her. However, until that moment she was nowhere near that place. With </w:t>
      </w:r>
      <w:del w:id="6638" w:author="Editor" w:date="2026-09-25T09:00:00Z">
        <w:r>
          <w:delText xml:space="preserve">Benedikt</w:delText>
        </w:r>
      </w:del>
      <w:ins w:id="6639" w:author="Editor" w:date="2026-09-25T09:00:00Z">
        <w:r>
          <w:t xml:space="preserve">Benedikt’s</w:t>
        </w:r>
      </w:ins>
      <w:r>
        <w:t xml:space="preserve"> insouciant </w:t>
      </w:r>
      <w:del w:id="6640" w:author="Editor (Spelling)" w:date="2026-09-25T09:00:00Z">
        <w:r>
          <w:delText xml:space="preserve">behavior</w:delText>
        </w:r>
      </w:del>
      <w:ins w:id="6641" w:author="Editor (Spelling)" w:date="2026-09-25T09:00:00Z">
        <w:r>
          <w:t xml:space="preserve">behaviour</w:t>
        </w:r>
      </w:ins>
      <w:r>
        <w:t xml:space="preserve"> and no confirmed news on Sanchez</w:t>
      </w:r>
      <w:del w:id="6642" w:author="Editor (Typography)" w:date="2026-09-25T09:00:00Z">
        <w:r>
          <w:delText xml:space="preserve">'</w:delText>
        </w:r>
      </w:del>
      <w:ins w:id="6643" w:author="Editor (Typography)" w:date="2026-09-25T09:00:00Z">
        <w:r>
          <w:t xml:space="preserve">’</w:t>
        </w:r>
      </w:ins>
      <w:r>
        <w:t xml:space="preserve">s location, </w:t>
      </w:r>
      <w:del w:id="6644" w:author="Editor" w:date="2026-09-25T09:00:00Z">
        <w:r>
          <w:delText xml:space="preserve">Maxwell</w:delText>
        </w:r>
      </w:del>
      <w:ins w:id="6645" w:author="Editor" w:date="2026-09-25T09:00:00Z">
        <w:r>
          <w:t xml:space="preserve">Maxwell’s</w:t>
        </w:r>
      </w:ins>
      <w:r>
        <w:t xml:space="preserve"> concerns were growing with every passing minute. He dreaded the thought of Sanchez trapped by </w:t>
      </w:r>
      <w:del w:id="6646" w:author="Editor (Names)" w:date="2026-09-25T09:00:00Z">
        <w:r>
          <w:delText xml:space="preserve">Francis</w:delText>
        </w:r>
      </w:del>
      <w:ins w:id="6647" w:author="Editor (Names)" w:date="2026-09-25T09:00:00Z">
        <w:r>
          <w:t xml:space="preserve">Francisco</w:t>
        </w:r>
      </w:ins>
      <w:del w:id="6648" w:author="Editor (Typography)" w:date="2026-09-25T09:00:00Z">
        <w:r>
          <w:delText xml:space="preserve">'</w:delText>
        </w:r>
      </w:del>
      <w:ins w:id="6649" w:author="Editor (Typography)" w:date="2026-09-25T09:00:00Z">
        <w:r>
          <w:t xml:space="preserve">’</w:t>
        </w:r>
      </w:ins>
      <w:r>
        <w:t xml:space="preserve">s men, and his only hope was Benedikt, for sooner or later</w:t>
      </w:r>
      <w:ins w:id="6650" w:author="Editor" w:date="2026-09-25T09:00:00Z">
        <w:r>
          <w:t xml:space="preserve">,</w:t>
        </w:r>
      </w:ins>
      <w:r>
        <w:t xml:space="preserve"> when Benedikt </w:t>
      </w:r>
      <w:del w:id="6651" w:author="Editor" w:date="2026-09-25T09:00:00Z">
        <w:r>
          <w:delText xml:space="preserve">would decide</w:delText>
        </w:r>
      </w:del>
      <w:ins w:id="6652" w:author="Editor" w:date="2026-09-25T09:00:00Z">
        <w:r>
          <w:t xml:space="preserve">decided</w:t>
        </w:r>
      </w:ins>
      <w:r>
        <w:t xml:space="preserve"> to leave, he could follow his lead. But Benedikt was still there, </w:t>
      </w:r>
      <w:del w:id="6653" w:author="Editor" w:date="2026-09-25T09:00:00Z">
        <w:r>
          <w:delText xml:space="preserve">blasé, </w:delText>
        </w:r>
      </w:del>
      <w:r>
        <w:t xml:space="preserve">resting unruffled in the obscured dilapidated house.</w:t>
      </w:r>
      <w:commentRangeEnd w:id="181"/>
      <w:r>
        <w:commentReference w:id="181"/>
      </w:r>
    </w:p>
    <w:p w14:paraId="52DD9149" w14:textId="77777777" w:rsidR="000D0829" w:rsidRPr="000D0829" w:rsidRDefault="000D0829" w:rsidP="000D0829">
      <w:r>
        <w:t xml:space="preserve">He had no option but to wait. Taking some rest was the best way forward for him, and he decided to get a hotel for the night. He found a small motel </w:t>
      </w:r>
      <w:ins w:id="6654" w:author="Editor" w:date="2026-09-25T09:00:00Z">
        <w:r>
          <w:t xml:space="preserve">a </w:t>
        </w:r>
      </w:ins>
      <w:r>
        <w:t xml:space="preserve">couple of miles north of where </w:t>
      </w:r>
      <w:del w:id="6655" w:author="Editor" w:date="2026-09-25T09:00:00Z">
        <w:r>
          <w:delText xml:space="preserve">Benedikt</w:delText>
        </w:r>
      </w:del>
      <w:ins w:id="6656" w:author="Editor" w:date="2026-09-25T09:00:00Z">
        <w:r>
          <w:t xml:space="preserve">Benedikt’s</w:t>
        </w:r>
      </w:ins>
      <w:r>
        <w:t xml:space="preserve"> house was located.  Keeping the transmitter</w:t>
      </w:r>
      <w:del w:id="6657" w:author="Editor (Typography)" w:date="2026-09-25T09:00:00Z">
        <w:r>
          <w:delText xml:space="preserve">'</w:delText>
        </w:r>
      </w:del>
      <w:ins w:id="6658" w:author="Editor (Typography)" w:date="2026-09-25T09:00:00Z">
        <w:r>
          <w:t xml:space="preserve">’</w:t>
        </w:r>
      </w:ins>
      <w:r>
        <w:t xml:space="preserve">s receiver next to him</w:t>
      </w:r>
      <w:ins w:id="6659" w:author="Editor" w:date="2026-09-25T09:00:00Z">
        <w:r>
          <w:t xml:space="preserve">,</w:t>
        </w:r>
      </w:ins>
      <w:r>
        <w:t xml:space="preserve"> he retired for the night with the hope it would wake him the moment the van </w:t>
      </w:r>
      <w:del w:id="6660" w:author="Editor" w:date="2026-09-25T09:00:00Z">
        <w:r>
          <w:delText xml:space="preserve">inches</w:delText>
        </w:r>
      </w:del>
      <w:ins w:id="6661" w:author="Editor" w:date="2026-09-25T09:00:00Z">
        <w:r>
          <w:t xml:space="preserve">inched</w:t>
        </w:r>
      </w:ins>
      <w:r>
        <w:t xml:space="preserve"> forward.</w:t>
      </w:r>
    </w:p>
    <w:p w14:paraId="62DC4A9F" w14:textId="77777777" w:rsidR="005A7E96" w:rsidRDefault="005A7E96" w:rsidP="005A7E96"/>
    <w:p w14:paraId="382791ED" w14:textId="77777777" w:rsidR="005A7E96" w:rsidRDefault="005A7E96" w:rsidP="005A7E96"/>
    <w:p w14:paraId="61160012" w14:textId="77777777" w:rsidR="005A7E96" w:rsidRDefault="005A7E96" w:rsidP="005A7E96">
      <w:r>
        <w:t> </w:t>
      </w:r>
    </w:p>
    <w:p w14:paraId="240D9D9D" w14:textId="77777777" w:rsidR="005A7E96" w:rsidRDefault="005A7E96" w:rsidP="005A7E96"/>
    <w:p w14:paraId="11CDE67C" w14:textId="77777777" w:rsidR="005A7E96" w:rsidRDefault="005A7E96">
      <w:pPr>
        <w:spacing w:line="259" w:lineRule="auto"/>
        <w:jc w:val="left"/>
      </w:pPr>
      <w:r>
        <w:br w:type="page"/>
      </w:r>
    </w:p>
    <w:p w14:paraId="3964592A" w14:textId="496DBBE4" w:rsidR="005A7E96" w:rsidRPr="005A7E96" w:rsidRDefault="005A7E96" w:rsidP="00F56514">
      <w:pPr>
        <w:outlineLvl w:val="0"/>
        <w:rPr>
          <w:b/>
        </w:rPr>
      </w:pPr>
      <w:r>
        <w:rPr>
          <w:b/>
        </w:rPr>
        <w:lastRenderedPageBreak/>
        <w:t>Chapter 33</w:t>
      </w:r>
    </w:p>
    <w:p w14:paraId="569FD021" w14:textId="77777777" w:rsidR="005A7E96" w:rsidRPr="005A7E96" w:rsidRDefault="005A7E96" w:rsidP="005A7E96">
      <w:pPr>
        <w:rPr>
          <w:b/>
        </w:rPr>
      </w:pPr>
      <w:commentRangeStart w:id="182"/>
      <w:del w:id="6662" w:author="Editor" w:date="2026-09-25T09:00:00Z">
        <w:r>
          <w:rPr>
            <w:b/>
          </w:rPr>
          <w:delText xml:space="preserve">12</w:delText>
        </w:r>
      </w:del>
      <w:ins w:id="6663" w:author="Editor" w:date="2026-09-25T09:00:00Z">
        <w:r>
          <w:rPr>
            <w:b/>
          </w:rPr>
          <w:t xml:space="preserve">3</w:t>
        </w:r>
      </w:ins>
      <w:r>
        <w:rPr>
          <w:b/>
        </w:rPr>
        <w:t xml:space="preserve">:30 PM 18th April 2014, Nazaré, Portugal</w:t>
      </w:r>
      <w:commentRangeEnd w:id="182"/>
      <w:r>
        <w:commentReference w:id="182"/>
      </w:r>
    </w:p>
    <w:p w14:paraId="3CF680D0" w14:textId="0663EBD2" w:rsidR="00437F35" w:rsidRPr="00437F35" w:rsidRDefault="00437F35" w:rsidP="00437F35">
      <w:r>
        <w:t xml:space="preserve">Sanchez was looking for a public phone. She now had a local cell number but refrained from using it.  She had enough problems to deal with and had no desire to add any more to her list of worries. After </w:t>
      </w:r>
      <w:ins w:id="6664" w:author="Editor" w:date="2026-09-25T09:00:00Z">
        <w:r>
          <w:t xml:space="preserve">a </w:t>
        </w:r>
      </w:ins>
      <w:r>
        <w:t xml:space="preserve">few minutes of wayward walking, she spotted a telephone booth right across </w:t>
      </w:r>
      <w:del w:id="6665" w:author="Editor" w:date="2026-09-25T09:00:00Z">
        <w:r>
          <w:delText xml:space="preserve">a desolated</w:delText>
        </w:r>
      </w:del>
      <w:ins w:id="6666" w:author="Editor" w:date="2026-09-25T09:00:00Z">
        <w:r>
          <w:t xml:space="preserve">from a deserted</w:t>
        </w:r>
      </w:ins>
      <w:r>
        <w:t xml:space="preserve"> bus stop.  She dialed a number and waited for a response.</w:t>
      </w:r>
    </w:p>
    <w:p w14:paraId="57B87511" w14:textId="77777777" w:rsidR="00437F35" w:rsidRPr="00437F35" w:rsidRDefault="00437F35" w:rsidP="00437F35">
      <w:r>
        <w:t xml:space="preserve">A lady’s </w:t>
      </w:r>
      <w:del w:id="6667" w:author="Editor" w:date="2026-09-25T09:00:00Z">
        <w:r>
          <w:delText xml:space="preserve">disembodied dead tone</w:delText>
        </w:r>
      </w:del>
      <w:ins w:id="6668" w:author="Editor" w:date="2026-09-25T09:00:00Z">
        <w:r>
          <w:t xml:space="preserve">voice</w:t>
        </w:r>
      </w:ins>
      <w:r>
        <w:t xml:space="preserve"> came to life</w:t>
      </w:r>
      <w:ins w:id="6669" w:author="Editor" w:date="2026-09-25T09:00:00Z">
        <w:r>
          <w:t xml:space="preserve">.</w:t>
        </w:r>
      </w:ins>
      <w:r>
        <w:t xml:space="preserve"> “Quem </w:t>
      </w:r>
      <w:del w:id="6670" w:author="Editor" w:date="2026-09-25T09:00:00Z">
        <w:r>
          <w:delText xml:space="preserve">é esse</w:delText>
        </w:r>
      </w:del>
      <w:ins w:id="6671" w:author="Editor" w:date="2026-09-25T09:00:00Z">
        <w:r>
          <w:t xml:space="preserve">fala</w:t>
        </w:r>
      </w:ins>
      <w:r>
        <w:t xml:space="preserve">?” (“Who is </w:t>
      </w:r>
      <w:del w:id="6672" w:author="Editor" w:date="2026-09-25T09:00:00Z">
        <w:r>
          <w:delText xml:space="preserve">it</w:delText>
        </w:r>
      </w:del>
      <w:ins w:id="6673" w:author="Editor" w:date="2026-09-25T09:00:00Z">
        <w:r>
          <w:t xml:space="preserve">speaking</w:t>
        </w:r>
      </w:ins>
      <w:r>
        <w:t xml:space="preserve">?”)</w:t>
      </w:r>
    </w:p>
    <w:p w14:paraId="5A6FEE48" w14:textId="77777777" w:rsidR="00437F35" w:rsidRPr="00437F35" w:rsidRDefault="00437F35" w:rsidP="00437F35">
      <w:r>
        <w:t xml:space="preserve">“Am I speaking with Adriana?</w:t>
      </w:r>
      <w:del w:id="6674" w:author="Editor (Typography)" w:date="2026-09-25T09:00:00Z">
        <w:r>
          <w:delText xml:space="preserve">"</w:delText>
        </w:r>
      </w:del>
      <w:ins w:id="6675" w:author="Editor (Typography)" w:date="2026-09-25T09:00:00Z">
        <w:r>
          <w:t xml:space="preserve">”</w:t>
        </w:r>
      </w:ins>
    </w:p>
    <w:p w14:paraId="13152995" w14:textId="77777777" w:rsidR="00437F35" w:rsidRPr="00437F35" w:rsidRDefault="00437F35" w:rsidP="00437F35">
      <w:del w:id="6676" w:author="Editor (Typography)" w:date="2026-09-25T09:00:00Z">
        <w:r>
          <w:delText xml:space="preserve">"</w:delText>
        </w:r>
      </w:del>
      <w:ins w:id="6677" w:author="Editor (Typography)" w:date="2026-09-25T09:00:00Z">
        <w:r>
          <w:t xml:space="preserve">“</w:t>
        </w:r>
      </w:ins>
      <w:r>
        <w:t xml:space="preserve">Sim.</w:t>
      </w:r>
      <w:del w:id="6678" w:author="Editor (Typography)" w:date="2026-09-25T09:00:00Z">
        <w:r>
          <w:delText xml:space="preserve">"</w:delText>
        </w:r>
      </w:del>
      <w:ins w:id="6679" w:author="Editor (Typography)" w:date="2026-09-25T09:00:00Z">
        <w:r>
          <w:t xml:space="preserve">”</w:t>
        </w:r>
      </w:ins>
      <w:del w:id="6680" w:author="Editor" w:date="2026-09-25T09:00:00Z">
        <w:r>
          <w:delText xml:space="preserve">("Yes</w:delText>
        </w:r>
      </w:del>
      <w:ins w:id="6681" w:author="Editor" w:date="2026-09-25T09:00:00Z">
        <w:r>
          <w:t xml:space="preserve"> (“Yes.</w:t>
        </w:r>
      </w:ins>
      <w:del w:id="6682" w:author="Editor (Typography)" w:date="2026-09-25T09:00:00Z">
        <w:r>
          <w:delText xml:space="preserve">"</w:delText>
        </w:r>
      </w:del>
      <w:ins w:id="6683" w:author="Editor (Typography)" w:date="2026-09-25T09:00:00Z">
        <w:r>
          <w:t xml:space="preserve">”</w:t>
        </w:r>
      </w:ins>
      <w:r>
        <w:t xml:space="preserve">)</w:t>
      </w:r>
    </w:p>
    <w:p w14:paraId="2DE90269" w14:textId="77777777" w:rsidR="00437F35" w:rsidRPr="00437F35" w:rsidRDefault="00437F35" w:rsidP="00437F35">
      <w:ins w:id="6684" w:author="Editor" w:date="2026-09-25T09:00:00Z">
        <w:r>
          <w:t xml:space="preserve">“</w:t>
        </w:r>
      </w:ins>
      <w:r>
        <w:t xml:space="preserve">I am Sanchez </w:t>
      </w:r>
      <w:del w:id="6685" w:author="Editor (Names)" w:date="2026-09-25T09:00:00Z">
        <w:r>
          <w:delText xml:space="preserve">Roberto</w:delText>
        </w:r>
      </w:del>
      <w:ins w:id="6686" w:author="Editor (Names)" w:date="2026-09-25T09:00:00Z">
        <w:r>
          <w:t xml:space="preserve">Roberti</w:t>
        </w:r>
      </w:ins>
      <w:r>
        <w:t xml:space="preserve">. I come with </w:t>
      </w:r>
      <w:del w:id="6687" w:author="Editor" w:date="2026-09-25T09:00:00Z">
        <w:r>
          <w:delText xml:space="preserve">the</w:delText>
        </w:r>
      </w:del>
      <w:ins w:id="6688" w:author="Editor" w:date="2026-09-25T09:00:00Z">
        <w:r>
          <w:t xml:space="preserve">a</w:t>
        </w:r>
      </w:ins>
      <w:r>
        <w:t xml:space="preserve"> reference </w:t>
      </w:r>
      <w:del w:id="6689" w:author="Editor" w:date="2026-09-25T09:00:00Z">
        <w:r>
          <w:delText xml:space="preserve">of</w:delText>
        </w:r>
      </w:del>
      <w:ins w:id="6690" w:author="Editor" w:date="2026-09-25T09:00:00Z">
        <w:r>
          <w:t xml:space="preserve">from</w:t>
        </w:r>
      </w:ins>
      <w:r>
        <w:t xml:space="preserve"> John Patterson. I am in Nazaré. Can I come and meet you?” She chose her words carefully in Portuguese.</w:t>
      </w:r>
    </w:p>
    <w:p w14:paraId="5F0E4258" w14:textId="77777777" w:rsidR="00437F35" w:rsidRPr="00437F35" w:rsidRDefault="00437F35" w:rsidP="00437F35">
      <w:r>
        <w:t xml:space="preserve">The lady paused for a while and </w:t>
      </w:r>
      <w:del w:id="6691" w:author="Editor" w:date="2026-09-25T09:00:00Z">
        <w:r>
          <w:delText xml:space="preserve">stated</w:delText>
        </w:r>
      </w:del>
      <w:ins w:id="6692" w:author="Editor" w:date="2026-09-25T09:00:00Z">
        <w:r>
          <w:t xml:space="preserve">said</w:t>
        </w:r>
      </w:ins>
      <w:r>
        <w:t xml:space="preserve"> in a flat tone</w:t>
      </w:r>
      <w:ins w:id="6693" w:author="Editor" w:date="2026-09-25T09:00:00Z">
        <w:r>
          <w:t xml:space="preserve">,</w:t>
        </w:r>
      </w:ins>
      <w:r>
        <w:t xml:space="preserve"> “Está bem. Venha </w:t>
      </w:r>
      <w:del w:id="6694" w:author="Editor" w:date="2026-09-25T09:00:00Z">
        <w:r>
          <w:delText xml:space="preserve">aqui</w:delText>
        </w:r>
      </w:del>
      <w:ins w:id="6695" w:author="Editor" w:date="2026-09-25T09:00:00Z">
        <w:r>
          <w:t xml:space="preserve">cá.</w:t>
        </w:r>
      </w:ins>
      <w:r>
        <w:t xml:space="preserve">” (“Ok. Come over.”)</w:t>
      </w:r>
    </w:p>
    <w:p w14:paraId="41141FC2" w14:textId="77777777" w:rsidR="00437F35" w:rsidRPr="00437F35" w:rsidRDefault="00437F35" w:rsidP="00437F35">
      <w:r>
        <w:t xml:space="preserve">Sanchez was a little disconcerted, for the lady on the phone sounded a tad indifferent. The way John had portrayed Adriana, she </w:t>
      </w:r>
      <w:del w:id="6696" w:author="Editor" w:date="2026-09-25T09:00:00Z">
        <w:r>
          <w:delText xml:space="preserve">was expecting</w:delText>
        </w:r>
      </w:del>
      <w:ins w:id="6697" w:author="Editor" w:date="2026-09-25T09:00:00Z">
        <w:r>
          <w:t xml:space="preserve">had expected</w:t>
        </w:r>
      </w:ins>
      <w:r>
        <w:t xml:space="preserve"> a much warmer response. With a hesitant mind, she </w:t>
      </w:r>
      <w:del w:id="6698" w:author="Editor" w:date="2026-09-25T09:00:00Z">
        <w:r>
          <w:delText xml:space="preserve">sauntered</w:delText>
        </w:r>
      </w:del>
      <w:ins w:id="6699" w:author="Editor" w:date="2026-09-25T09:00:00Z">
        <w:r>
          <w:t xml:space="preserve">walked</w:t>
        </w:r>
      </w:ins>
      <w:r>
        <w:t xml:space="preserve"> out of the booth</w:t>
      </w:r>
      <w:del w:id="6700" w:author="Editor" w:date="2026-09-25T09:00:00Z">
        <w:r>
          <w:delText xml:space="preserve"> perplexed</w:delText>
        </w:r>
      </w:del>
      <w:r>
        <w:t xml:space="preserve">. Stephen sensed her anxiety and </w:t>
      </w:r>
      <w:del w:id="6701" w:author="Editor" w:date="2026-09-25T09:00:00Z">
        <w:r>
          <w:delText xml:space="preserve">with a feeble tone </w:delText>
        </w:r>
      </w:del>
      <w:r>
        <w:t xml:space="preserve">enquired, “Everything ok?”</w:t>
      </w:r>
    </w:p>
    <w:p w14:paraId="3C131DA2" w14:textId="77777777" w:rsidR="00437F35" w:rsidRPr="00437F35" w:rsidRDefault="00437F35" w:rsidP="00437F35">
      <w:r>
        <w:t xml:space="preserve">She put her dangling lock behind her </w:t>
      </w:r>
      <w:del w:id="6702" w:author="Editor" w:date="2026-09-25T09:00:00Z">
        <w:r>
          <w:delText xml:space="preserve">ears</w:delText>
        </w:r>
      </w:del>
      <w:ins w:id="6703" w:author="Editor" w:date="2026-09-25T09:00:00Z">
        <w:r>
          <w:t xml:space="preserve">ear</w:t>
        </w:r>
      </w:ins>
      <w:r>
        <w:t xml:space="preserve"> and with a </w:t>
      </w:r>
      <w:del w:id="6704" w:author="Editor" w:date="2026-09-25T09:00:00Z">
        <w:r>
          <w:delText xml:space="preserve">vain</w:delText>
        </w:r>
      </w:del>
      <w:ins w:id="6705" w:author="Editor" w:date="2026-09-25T09:00:00Z">
        <w:r>
          <w:t xml:space="preserve">thin</w:t>
        </w:r>
      </w:ins>
      <w:r>
        <w:t xml:space="preserve"> smile </w:t>
      </w:r>
      <w:del w:id="6706" w:author="Editor" w:date="2026-09-25T09:00:00Z">
        <w:r>
          <w:delText xml:space="preserve">continued</w:delText>
        </w:r>
      </w:del>
      <w:ins w:id="6707" w:author="Editor" w:date="2026-09-25T09:00:00Z">
        <w:r>
          <w:t xml:space="preserve">said</w:t>
        </w:r>
      </w:ins>
      <w:r>
        <w:t xml:space="preserve">, “Nothing serious. She sounded impassive. I hope she doesn’t change her mind.</w:t>
      </w:r>
      <w:del w:id="6708" w:author="Editor (Typography)" w:date="2026-09-25T09:00:00Z">
        <w:r>
          <w:delText xml:space="preserve">"</w:delText>
        </w:r>
      </w:del>
      <w:ins w:id="6709" w:author="Editor (Typography)" w:date="2026-09-25T09:00:00Z">
        <w:r>
          <w:t xml:space="preserve">”</w:t>
        </w:r>
      </w:ins>
    </w:p>
    <w:p w14:paraId="4464A69E" w14:textId="77777777" w:rsidR="00437F35" w:rsidRPr="00437F35" w:rsidRDefault="00437F35" w:rsidP="00437F35">
      <w:r>
        <w:t xml:space="preserve">Though Stephen was worried</w:t>
      </w:r>
      <w:ins w:id="6710" w:author="Editor" w:date="2026-09-25T09:00:00Z">
        <w:r>
          <w:t xml:space="preserve">,</w:t>
        </w:r>
      </w:ins>
      <w:r>
        <w:t xml:space="preserve"> he never wanted Sanchez to be aware of it, so he put </w:t>
      </w:r>
      <w:ins w:id="6711" w:author="Editor" w:date="2026-09-25T09:00:00Z">
        <w:r>
          <w:t xml:space="preserve">on </w:t>
        </w:r>
      </w:ins>
      <w:r>
        <w:t xml:space="preserve">his famous grin</w:t>
      </w:r>
      <w:del w:id="6712" w:author="Editor" w:date="2026-09-25T09:00:00Z">
        <w:r>
          <w:delText xml:space="preserve"> and blurted,</w:delText>
        </w:r>
      </w:del>
      <w:ins w:id="6713" w:author="Editor" w:date="2026-09-25T09:00:00Z">
        <w:r>
          <w:t xml:space="preserve">.</w:t>
        </w:r>
      </w:ins>
      <w:r>
        <w:t xml:space="preserve"> “Everything will be fine. Let me get a taxi</w:t>
      </w:r>
      <w:del w:id="6714" w:author="Editor" w:date="2026-09-25T09:00:00Z">
        <w:r>
          <w:delText xml:space="preserve">”. and soon</w:delText>
        </w:r>
      </w:del>
      <w:ins w:id="6715" w:author="Editor" w:date="2026-09-25T09:00:00Z">
        <w:r>
          <w:t xml:space="preserve">.” Soon</w:t>
        </w:r>
      </w:ins>
      <w:r>
        <w:t xml:space="preserve"> they were on their way to Adriana</w:t>
      </w:r>
      <w:del w:id="6716" w:author="Editor (Typography)" w:date="2026-09-25T09:00:00Z">
        <w:r>
          <w:delText xml:space="preserve">'</w:delText>
        </w:r>
      </w:del>
      <w:ins w:id="6717" w:author="Editor (Typography)" w:date="2026-09-25T09:00:00Z">
        <w:r>
          <w:t xml:space="preserve">’</w:t>
        </w:r>
      </w:ins>
      <w:r>
        <w:t xml:space="preserve">s house.</w:t>
      </w:r>
    </w:p>
    <w:p w14:paraId="6458E246" w14:textId="60F0DDA2" w:rsidR="00437F35" w:rsidRPr="00437F35" w:rsidRDefault="00437F35" w:rsidP="00437F35">
      <w:commentRangeStart w:id="184"/>
      <w:commentRangeStart w:id="183"/>
      <w:r>
        <w:t xml:space="preserve">The taxi applied sudden brakes</w:t>
      </w:r>
      <w:del w:id="6718" w:author="Editor" w:date="2026-09-25T09:00:00Z">
        <w:r>
          <w:delText xml:space="preserve">, dodging some</w:delText>
        </w:r>
      </w:del>
      <w:ins w:id="6719" w:author="Editor" w:date="2026-09-25T09:00:00Z">
        <w:r>
          <w:t xml:space="preserve"> to dodge a</w:t>
        </w:r>
      </w:ins>
      <w:r>
        <w:t xml:space="preserve"> pothole, bringing Sanchez out of her brooding. Stephen </w:t>
      </w:r>
      <w:del w:id="6720" w:author="Editor" w:date="2026-09-25T09:00:00Z">
        <w:r>
          <w:delText xml:space="preserve">enquired</w:delText>
        </w:r>
      </w:del>
      <w:ins w:id="6721" w:author="Editor" w:date="2026-09-25T09:00:00Z">
        <w:r>
          <w:t xml:space="preserve">asked</w:t>
        </w:r>
      </w:ins>
      <w:r>
        <w:t xml:space="preserve"> the taxi driver about the remaining </w:t>
      </w:r>
      <w:del w:id="6722" w:author="Editor" w:date="2026-09-25T09:00:00Z">
        <w:r>
          <w:delText xml:space="preserve">travel </w:delText>
        </w:r>
      </w:del>
      <w:r>
        <w:t xml:space="preserve">distance</w:t>
      </w:r>
      <w:ins w:id="6723" w:author="Editor" w:date="2026-09-25T09:00:00Z">
        <w:r>
          <w:t xml:space="preserve">,</w:t>
        </w:r>
      </w:ins>
      <w:r>
        <w:t xml:space="preserve"> and the driver announced they were only a few minutes away. The midafternoon </w:t>
      </w:r>
      <w:del w:id="6724" w:author="Editor" w:date="2026-09-25T09:00:00Z">
        <w:r>
          <w:delText xml:space="preserve">sun's coruscating light</w:delText>
        </w:r>
      </w:del>
      <w:ins w:id="6725" w:author="Editor" w:date="2026-09-25T09:00:00Z">
        <w:r>
          <w:t xml:space="preserve">sun</w:t>
        </w:r>
      </w:ins>
      <w:r>
        <w:t xml:space="preserve"> was seeping through the scattered clouds</w:t>
      </w:r>
      <w:ins w:id="6726" w:author="Editor" w:date="2026-09-25T09:00:00Z">
        <w:r>
          <w:t xml:space="preserve">,</w:t>
        </w:r>
      </w:ins>
      <w:r>
        <w:t xml:space="preserve"> making the tall </w:t>
      </w:r>
      <w:del w:id="6727" w:author="Editor" w:date="2026-09-25T09:00:00Z">
        <w:r>
          <w:delText xml:space="preserve">casted </w:delText>
        </w:r>
      </w:del>
      <w:r>
        <w:t xml:space="preserve">shadows of </w:t>
      </w:r>
      <w:del w:id="6728" w:author="Editor" w:date="2026-09-25T09:00:00Z">
        <w:r>
          <w:delText xml:space="preserve">tree</w:delText>
        </w:r>
      </w:del>
      <w:ins w:id="6729" w:author="Editor" w:date="2026-09-25T09:00:00Z">
        <w:r>
          <w:t xml:space="preserve">the trees</w:t>
        </w:r>
      </w:ins>
      <w:r>
        <w:t xml:space="preserve"> disappear in patches. The place was sparsely populated</w:t>
      </w:r>
      <w:del w:id="6730" w:author="Editor" w:date="2026-09-25T09:00:00Z">
        <w:r>
          <w:delText xml:space="preserve"> with houses</w:delText>
        </w:r>
      </w:del>
      <w:r>
        <w:t xml:space="preserve">. All the homes she had seen so far had </w:t>
      </w:r>
      <w:del w:id="6731" w:author="Editor" w:date="2026-09-25T09:00:00Z">
        <w:r>
          <w:delText xml:space="preserve">the </w:delText>
        </w:r>
      </w:del>
      <w:r>
        <w:t xml:space="preserve">outside walls made of </w:t>
      </w:r>
      <w:del w:id="6732" w:author="Editor" w:date="2026-09-25T09:00:00Z">
        <w:r>
          <w:delText xml:space="preserve">woods</w:delText>
        </w:r>
      </w:del>
      <w:ins w:id="6733" w:author="Editor" w:date="2026-09-25T09:00:00Z">
        <w:r>
          <w:t xml:space="preserve">wood</w:t>
        </w:r>
      </w:ins>
      <w:r>
        <w:t xml:space="preserve">, well supported by brick-built structures, covered with pale </w:t>
      </w:r>
      <w:del w:id="6734" w:author="Editor" w:date="2026-09-25T09:00:00Z">
        <w:r>
          <w:delText xml:space="preserve">stuccoes</w:delText>
        </w:r>
      </w:del>
      <w:ins w:id="6735" w:author="Editor" w:date="2026-09-25T09:00:00Z">
        <w:r>
          <w:t xml:space="preserve">stucco</w:t>
        </w:r>
      </w:ins>
      <w:r>
        <w:t xml:space="preserve">. The uniform row of houses, the broad grape </w:t>
      </w:r>
      <w:del w:id="6736" w:author="Editor" w:date="2026-09-25T09:00:00Z">
        <w:r>
          <w:delText xml:space="preserve">vines</w:delText>
        </w:r>
      </w:del>
      <w:ins w:id="6737" w:author="Editor" w:date="2026-09-25T09:00:00Z">
        <w:r>
          <w:t xml:space="preserve">vine</w:t>
        </w:r>
      </w:ins>
      <w:r>
        <w:t xml:space="preserve"> farms</w:t>
      </w:r>
      <w:del w:id="6738" w:author="Editor" w:date="2026-09-25T09:00:00Z">
        <w:r>
          <w:delText xml:space="preserve">,</w:delText>
        </w:r>
      </w:del>
      <w:r>
        <w:t xml:space="preserve"> and the pristine weather </w:t>
      </w:r>
      <w:del w:id="6739" w:author="Editor" w:date="2026-09-25T09:00:00Z">
        <w:r>
          <w:delText xml:space="preserve">-</w:delText>
        </w:r>
      </w:del>
      <w:ins w:id="6740" w:author="Editor" w:date="2026-09-25T09:00:00Z">
        <w:r>
          <w:t xml:space="preserve">–</w:t>
        </w:r>
      </w:ins>
      <w:r>
        <w:t xml:space="preserve"> all made the village appear like a sketch out of a picture book.</w:t>
      </w:r>
      <w:commentRangeEnd w:id="183"/>
      <w:r>
        <w:commentReference w:id="183"/>
      </w:r>
      <w:commentRangeEnd w:id="184"/>
      <w:r>
        <w:commentReference w:id="184"/>
      </w:r>
    </w:p>
    <w:p w14:paraId="40ED8054" w14:textId="77777777" w:rsidR="00437F35" w:rsidRPr="00437F35" w:rsidRDefault="00437F35" w:rsidP="00437F35">
      <w:r>
        <w:t xml:space="preserve">Adriana’s house was no different from the ones she </w:t>
      </w:r>
      <w:del w:id="6741" w:author="Editor" w:date="2026-09-25T09:00:00Z">
        <w:r>
          <w:delText xml:space="preserve">saw</w:delText>
        </w:r>
      </w:del>
      <w:ins w:id="6742" w:author="Editor" w:date="2026-09-25T09:00:00Z">
        <w:r>
          <w:t xml:space="preserve">had seen</w:t>
        </w:r>
      </w:ins>
      <w:r>
        <w:t xml:space="preserve"> in the settlement. </w:t>
      </w:r>
      <w:del w:id="6743" w:author="Editor" w:date="2026-09-25T09:00:00Z">
        <w:r>
          <w:delText xml:space="preserve">The ligneous house</w:delText>
        </w:r>
      </w:del>
      <w:ins w:id="6744" w:author="Editor" w:date="2026-09-25T09:00:00Z">
        <w:r>
          <w:t xml:space="preserve">It</w:t>
        </w:r>
      </w:ins>
      <w:r>
        <w:t xml:space="preserve"> looked like</w:t>
      </w:r>
      <w:ins w:id="6745" w:author="Editor" w:date="2026-09-25T09:00:00Z">
        <w:r>
          <w:t xml:space="preserve"> a</w:t>
        </w:r>
      </w:ins>
      <w:r>
        <w:t xml:space="preserve"> weather-beaten dwelling, standing alone at the farthest corner of the street. The house was surrounded by </w:t>
      </w:r>
      <w:del w:id="6746" w:author="Editor" w:date="2026-09-25T09:00:00Z">
        <w:r>
          <w:delText xml:space="preserve">a time-tested</w:delText>
        </w:r>
      </w:del>
      <w:ins w:id="6747" w:author="Editor" w:date="2026-09-25T09:00:00Z">
        <w:r>
          <w:t xml:space="preserve">an old</w:t>
        </w:r>
      </w:ins>
      <w:r>
        <w:t xml:space="preserve"> picket fence, part of which was broken, clearly unable to </w:t>
      </w:r>
      <w:del w:id="6748" w:author="Editor" w:date="2026-09-25T09:00:00Z">
        <w:r>
          <w:delText xml:space="preserve">stand some preceding weathering</w:delText>
        </w:r>
      </w:del>
      <w:ins w:id="6749" w:author="Editor" w:date="2026-09-25T09:00:00Z">
        <w:r>
          <w:t xml:space="preserve">withstand an earlier</w:t>
        </w:r>
      </w:ins>
      <w:r>
        <w:t xml:space="preserve"> storm. There was a half-broken wooden gate, which was standing tall like a </w:t>
      </w:r>
      <w:del w:id="6750" w:author="Editor" w:date="2026-09-25T09:00:00Z">
        <w:r>
          <w:delText xml:space="preserve">time-tested </w:delText>
        </w:r>
      </w:del>
      <w:r>
        <w:t xml:space="preserve">check post, guarding the entrance of the house. The gate </w:t>
      </w:r>
      <w:del w:id="6751" w:author="Editor" w:date="2026-09-25T09:00:00Z">
        <w:r>
          <w:delText xml:space="preserve">was leading</w:delText>
        </w:r>
      </w:del>
      <w:ins w:id="6752" w:author="Editor" w:date="2026-09-25T09:00:00Z">
        <w:r>
          <w:t xml:space="preserve">led</w:t>
        </w:r>
      </w:ins>
      <w:r>
        <w:t xml:space="preserve"> to a mud lane </w:t>
      </w:r>
      <w:del w:id="6753" w:author="Editor" w:date="2026-09-25T09:00:00Z">
        <w:r>
          <w:delText xml:space="preserve">surrounded by</w:delText>
        </w:r>
      </w:del>
      <w:ins w:id="6754" w:author="Editor" w:date="2026-09-25T09:00:00Z">
        <w:r>
          <w:t xml:space="preserve">lined with</w:t>
        </w:r>
      </w:ins>
      <w:r>
        <w:t xml:space="preserve"> unkempt briers, </w:t>
      </w:r>
      <w:ins w:id="6755" w:author="Editor" w:date="2026-09-25T09:00:00Z">
        <w:r>
          <w:t xml:space="preserve">growing </w:t>
        </w:r>
      </w:ins>
      <w:r>
        <w:t xml:space="preserve">awkwardly </w:t>
      </w:r>
      <w:del w:id="6756" w:author="Editor" w:date="2026-09-25T09:00:00Z">
        <w:r>
          <w:delText xml:space="preserve">growing</w:delText>
        </w:r>
      </w:del>
      <w:ins w:id="6757" w:author="Editor" w:date="2026-09-25T09:00:00Z">
        <w:r>
          <w:t xml:space="preserve">and</w:t>
        </w:r>
      </w:ins>
      <w:r>
        <w:t xml:space="preserve"> giving the façade a dilapidated appearance. </w:t>
      </w:r>
      <w:del w:id="6758" w:author="Editor" w:date="2026-09-25T09:00:00Z">
        <w:r>
          <w:delText xml:space="preserve">The shrubs and the</w:delText>
        </w:r>
      </w:del>
      <w:ins w:id="6759" w:author="Editor" w:date="2026-09-25T09:00:00Z">
        <w:r>
          <w:t xml:space="preserve">Shrubs and</w:t>
        </w:r>
      </w:ins>
      <w:r>
        <w:t xml:space="preserve"> weeds covered the lawn</w:t>
      </w:r>
      <w:ins w:id="6760" w:author="Editor" w:date="2026-09-25T09:00:00Z">
        <w:r>
          <w:t xml:space="preserve">,</w:t>
        </w:r>
      </w:ins>
      <w:r>
        <w:t xml:space="preserve"> and it appeared no one had bothered trimming the yard for years.</w:t>
      </w:r>
    </w:p>
    <w:p w14:paraId="7260FBBE" w14:textId="77777777" w:rsidR="00437F35" w:rsidRPr="00437F35" w:rsidRDefault="00437F35" w:rsidP="00437F35">
      <w:commentRangeStart w:id="185"/>
      <w:r>
        <w:t xml:space="preserve">Stephen paid the taxi driver</w:t>
      </w:r>
      <w:del w:id="6761" w:author="Editor" w:date="2026-09-25T09:00:00Z">
        <w:r>
          <w:delText xml:space="preserve"> the dues</w:delText>
        </w:r>
      </w:del>
      <w:ins w:id="6762" w:author="Editor" w:date="2026-09-25T09:00:00Z">
        <w:r>
          <w:t xml:space="preserve">,</w:t>
        </w:r>
      </w:ins>
      <w:r>
        <w:t xml:space="preserve"> and they carefully trod their path towards the house. As they neared the door</w:t>
      </w:r>
      <w:ins w:id="6763" w:author="Editor" w:date="2026-09-25T09:00:00Z">
        <w:r>
          <w:t xml:space="preserve">,</w:t>
        </w:r>
      </w:ins>
      <w:r>
        <w:t xml:space="preserve"> they could see the structure of the house more clearly</w:t>
      </w:r>
      <w:ins w:id="6764" w:author="Editor" w:date="2026-09-25T09:00:00Z">
        <w:r>
          <w:t xml:space="preserve">,</w:t>
        </w:r>
      </w:ins>
      <w:r>
        <w:t xml:space="preserve"> and it wasn’t as old as it </w:t>
      </w:r>
      <w:ins w:id="6765" w:author="Editor" w:date="2026-09-25T09:00:00Z">
        <w:r>
          <w:t xml:space="preserve">had </w:t>
        </w:r>
      </w:ins>
      <w:r>
        <w:t xml:space="preserve">appeared from a distance.  The walls </w:t>
      </w:r>
      <w:del w:id="6766" w:author="Editor" w:date="2026-09-25T09:00:00Z">
        <w:r>
          <w:delText xml:space="preserve">graced</w:delText>
        </w:r>
      </w:del>
      <w:ins w:id="6767" w:author="Editor" w:date="2026-09-25T09:00:00Z">
        <w:r>
          <w:t xml:space="preserve">had</w:t>
        </w:r>
      </w:ins>
      <w:r>
        <w:t xml:space="preserve"> plenty of tall windows covered with Castilian wrought iron, giving the house an elegant </w:t>
      </w:r>
      <w:del w:id="6768" w:author="Editor" w:date="2026-09-25T09:00:00Z">
        <w:r>
          <w:delText xml:space="preserve">décor mien</w:delText>
        </w:r>
      </w:del>
      <w:ins w:id="6769" w:author="Editor" w:date="2026-09-25T09:00:00Z">
        <w:r>
          <w:t xml:space="preserve">appearance</w:t>
        </w:r>
      </w:ins>
      <w:r>
        <w:t xml:space="preserve">. A single panel wood door guarded the entrance</w:t>
      </w:r>
      <w:del w:id="6770" w:author="Editor" w:date="2026-09-25T09:00:00Z">
        <w:r>
          <w:delText xml:space="preserve"> to the house</w:delText>
        </w:r>
      </w:del>
      <w:r>
        <w:t xml:space="preserve">. There was a metal </w:t>
      </w:r>
      <w:del w:id="6771" w:author="Editor" w:date="2026-09-25T09:00:00Z">
        <w:r>
          <w:delText xml:space="preserve">hinge</w:delText>
        </w:r>
      </w:del>
      <w:ins w:id="6772" w:author="Editor" w:date="2026-09-25T09:00:00Z">
        <w:r>
          <w:t xml:space="preserve">knocker</w:t>
        </w:r>
      </w:ins>
      <w:r>
        <w:t xml:space="preserve"> right at the </w:t>
      </w:r>
      <w:del w:id="6773" w:author="Editor (Spelling)" w:date="2026-09-25T09:00:00Z">
        <w:r>
          <w:delText xml:space="preserve">center</w:delText>
        </w:r>
      </w:del>
      <w:ins w:id="6774" w:author="Editor (Spelling)" w:date="2026-09-25T09:00:00Z">
        <w:r>
          <w:t xml:space="preserve">centre</w:t>
        </w:r>
      </w:ins>
      <w:r>
        <w:t xml:space="preserve"> of the door, serving </w:t>
      </w:r>
      <w:del w:id="6775" w:author="Editor" w:date="2026-09-25T09:00:00Z">
        <w:r>
          <w:delText xml:space="preserve">the dual purpose of opening the door from outside and as</w:delText>
        </w:r>
      </w:del>
      <w:ins w:id="6776" w:author="Editor" w:date="2026-09-25T09:00:00Z">
        <w:r>
          <w:t xml:space="preserve">as both a handle and</w:t>
        </w:r>
      </w:ins>
      <w:r>
        <w:t xml:space="preserve"> a mechanical doorbell. Sanchez tapped the </w:t>
      </w:r>
      <w:del w:id="6777" w:author="Editor" w:date="2026-09-25T09:00:00Z">
        <w:r>
          <w:delText xml:space="preserve">hinge</w:delText>
        </w:r>
      </w:del>
      <w:ins w:id="6778" w:author="Editor" w:date="2026-09-25T09:00:00Z">
        <w:r>
          <w:t xml:space="preserve">knocker</w:t>
        </w:r>
      </w:ins>
      <w:r>
        <w:t xml:space="preserve"> and waited for Adriana to arrive. It seemed she was expecting visitors, for she answered promptly. The door made a loud creaking noise as if </w:t>
      </w:r>
      <w:ins w:id="6779" w:author="Editor" w:date="2026-09-25T09:00:00Z">
        <w:r>
          <w:t xml:space="preserve">it had not been </w:t>
        </w:r>
      </w:ins>
      <w:r>
        <w:t xml:space="preserve">opened </w:t>
      </w:r>
      <w:del w:id="6780" w:author="Editor" w:date="2026-09-25T09:00:00Z">
        <w:r>
          <w:delText xml:space="preserve">after</w:delText>
        </w:r>
      </w:del>
      <w:ins w:id="6781" w:author="Editor" w:date="2026-09-25T09:00:00Z">
        <w:r>
          <w:t xml:space="preserve">in</w:t>
        </w:r>
      </w:ins>
      <w:r>
        <w:t xml:space="preserve"> a long time.</w:t>
      </w:r>
      <w:commentRangeEnd w:id="185"/>
      <w:r>
        <w:commentReference w:id="185"/>
      </w:r>
    </w:p>
    <w:p w14:paraId="0DA69114" w14:textId="77777777" w:rsidR="00437F35" w:rsidRPr="00437F35" w:rsidRDefault="00437F35" w:rsidP="00437F35">
      <w:commentRangeStart w:id="186"/>
      <w:r>
        <w:t xml:space="preserve">Adriana </w:t>
      </w:r>
      <w:del w:id="6782" w:author="Editor" w:date="2026-09-25T09:00:00Z">
        <w:r>
          <w:delText xml:space="preserve">appeared</w:delText>
        </w:r>
      </w:del>
      <w:ins w:id="6783" w:author="Editor" w:date="2026-09-25T09:00:00Z">
        <w:r>
          <w:t xml:space="preserve">seemed</w:t>
        </w:r>
      </w:ins>
      <w:r>
        <w:t xml:space="preserve"> starkly different from how she </w:t>
      </w:r>
      <w:ins w:id="6784" w:author="Editor" w:date="2026-09-25T09:00:00Z">
        <w:r>
          <w:t xml:space="preserve">had </w:t>
        </w:r>
      </w:ins>
      <w:r>
        <w:t xml:space="preserve">sounded on </w:t>
      </w:r>
      <w:ins w:id="6785" w:author="Editor" w:date="2026-09-25T09:00:00Z">
        <w:r>
          <w:t xml:space="preserve">the </w:t>
        </w:r>
      </w:ins>
      <w:r>
        <w:t xml:space="preserve">phone. </w:t>
      </w:r>
      <w:del w:id="6786" w:author="Editor" w:date="2026-09-25T09:00:00Z">
        <w:r>
          <w:delText xml:space="preserve">A</w:delText>
        </w:r>
      </w:del>
      <w:ins w:id="6787" w:author="Editor" w:date="2026-09-25T09:00:00Z">
        <w:r>
          <w:t xml:space="preserve">She carried a</w:t>
        </w:r>
      </w:ins>
      <w:r>
        <w:t xml:space="preserve"> warm </w:t>
      </w:r>
      <w:del w:id="6788" w:author="Editor" w:date="2026-09-25T09:00:00Z">
        <w:r>
          <w:delText xml:space="preserve">welcome</w:delText>
        </w:r>
      </w:del>
      <w:ins w:id="6789" w:author="Editor" w:date="2026-09-25T09:00:00Z">
        <w:r>
          <w:t xml:space="preserve">welcoming</w:t>
        </w:r>
      </w:ins>
      <w:r>
        <w:t xml:space="preserve"> smile</w:t>
      </w:r>
      <w:del w:id="6790" w:author="Editor" w:date="2026-09-25T09:00:00Z">
        <w:r>
          <w:delText xml:space="preserve"> donned her face</w:delText>
        </w:r>
      </w:del>
      <w:r>
        <w:t xml:space="preserve"> as she appeared from behind the door. She was a petite </w:t>
      </w:r>
      <w:del w:id="6791" w:author="Editor" w:date="2026-09-25T09:00:00Z">
        <w:r>
          <w:delText xml:space="preserve">looking </w:delText>
        </w:r>
      </w:del>
      <w:r>
        <w:t xml:space="preserve">woman and</w:t>
      </w:r>
      <w:del w:id="6792" w:author="Editor" w:date="2026-09-25T09:00:00Z">
        <w:r>
          <w:delText xml:space="preserve"> she</w:delText>
        </w:r>
      </w:del>
      <w:r>
        <w:t xml:space="preserve"> looked much younger than</w:t>
      </w:r>
      <w:del w:id="6793" w:author="Editor" w:date="2026-09-25T09:00:00Z">
        <w:r>
          <w:delText xml:space="preserve"> what</w:delText>
        </w:r>
      </w:del>
      <w:r>
        <w:t xml:space="preserve"> Sanchez had imagined. The house</w:t>
      </w:r>
      <w:del w:id="6794" w:author="Editor" w:date="2026-09-25T09:00:00Z">
        <w:r>
          <w:delText xml:space="preserve"> surroundings</w:delText>
        </w:r>
      </w:del>
      <w:r>
        <w:t xml:space="preserve"> might have looked ruined, but not her. Her shoulder</w:t>
      </w:r>
      <w:del w:id="6795" w:author="Editor" w:date="2026-09-25T09:00:00Z">
        <w:r>
          <w:delText xml:space="preserve"> </w:delText>
        </w:r>
      </w:del>
      <w:ins w:id="6796" w:author="Editor" w:date="2026-09-25T09:00:00Z">
        <w:r>
          <w:t xml:space="preserve">-</w:t>
        </w:r>
      </w:ins>
      <w:r>
        <w:t xml:space="preserve">length hair was well kept</w:t>
      </w:r>
      <w:del w:id="6797" w:author="Editor" w:date="2026-09-25T09:00:00Z">
        <w:r>
          <w:delText xml:space="preserve">, which she had</w:delText>
        </w:r>
      </w:del>
      <w:ins w:id="6798" w:author="Editor" w:date="2026-09-25T09:00:00Z">
        <w:r>
          <w:t xml:space="preserve"> and</w:t>
        </w:r>
      </w:ins>
      <w:r>
        <w:t xml:space="preserve"> tied </w:t>
      </w:r>
      <w:del w:id="6799" w:author="Editor" w:date="2026-09-25T09:00:00Z">
        <w:r>
          <w:delText xml:space="preserve">to</w:delText>
        </w:r>
      </w:del>
      <w:ins w:id="6800" w:author="Editor" w:date="2026-09-25T09:00:00Z">
        <w:r>
          <w:t xml:space="preserve">in</w:t>
        </w:r>
      </w:ins>
      <w:r>
        <w:t xml:space="preserve"> a single ponytail. The diamond studs on her ears were elegant, well complemented by the platinum necklace that graced her long neck. She was wearing a </w:t>
      </w:r>
      <w:del w:id="6801" w:author="Editor" w:date="2026-09-25T09:00:00Z">
        <w:r>
          <w:delText xml:space="preserve">deep neck </w:delText>
        </w:r>
      </w:del>
      <w:ins w:id="6802" w:author="Editor" w:date="2026-09-25T09:00:00Z">
        <w:r>
          <w:t xml:space="preserve">low-</w:t>
        </w:r>
      </w:ins>
      <w:r>
        <w:t xml:space="preserve">cut evening dress draped around a well-toned body. The makeup she was wearing was light, perfect for the occasion. The distinct fragrance of Miss Dior greeted their senses. It appeared as if she was waiting for her date instead of them.</w:t>
      </w:r>
      <w:commentRangeEnd w:id="186"/>
      <w:r>
        <w:commentReference w:id="186"/>
      </w:r>
    </w:p>
    <w:p w14:paraId="4A1852DA" w14:textId="4F178C8C" w:rsidR="00437F35" w:rsidRPr="00437F35" w:rsidRDefault="00437F35" w:rsidP="00437F35">
      <w:r>
        <w:t xml:space="preserve">She showed them the way to the living area. Unlike the tattered </w:t>
      </w:r>
      <w:del w:id="6803" w:author="Editor" w:date="2026-09-25T09:00:00Z">
        <w:r>
          <w:delText xml:space="preserve">exteriors</w:delText>
        </w:r>
      </w:del>
      <w:ins w:id="6804" w:author="Editor" w:date="2026-09-25T09:00:00Z">
        <w:r>
          <w:t xml:space="preserve">exterior</w:t>
        </w:r>
      </w:ins>
      <w:r>
        <w:t xml:space="preserve">, the </w:t>
      </w:r>
      <w:del w:id="6805" w:author="Editor" w:date="2026-09-25T09:00:00Z">
        <w:r>
          <w:delText xml:space="preserve">interiors were</w:delText>
        </w:r>
      </w:del>
      <w:ins w:id="6806" w:author="Editor" w:date="2026-09-25T09:00:00Z">
        <w:r>
          <w:t xml:space="preserve">interior was</w:t>
        </w:r>
      </w:ins>
      <w:r>
        <w:t xml:space="preserve"> tastefully done.  The living room was </w:t>
      </w:r>
      <w:del w:id="6807" w:author="Editor" w:date="2026-09-25T09:00:00Z">
        <w:r>
          <w:delText xml:space="preserve">a </w:delText>
        </w:r>
      </w:del>
      <w:r>
        <w:t xml:space="preserve">small</w:t>
      </w:r>
      <w:del w:id="6808" w:author="Editor" w:date="2026-09-25T09:00:00Z">
        <w:r>
          <w:delText xml:space="preserve"> dwell</w:delText>
        </w:r>
      </w:del>
      <w:ins w:id="6809" w:author="Editor" w:date="2026-09-25T09:00:00Z">
        <w:r>
          <w:t xml:space="preserve">,</w:t>
        </w:r>
      </w:ins>
      <w:r>
        <w:t xml:space="preserve"> with</w:t>
      </w:r>
      <w:del w:id="6810" w:author="Editor" w:date="2026-09-25T09:00:00Z">
        <w:r>
          <w:delText xml:space="preserve"> wall embellishing</w:delText>
        </w:r>
      </w:del>
      <w:r>
        <w:t xml:space="preserve"> pale plaster </w:t>
      </w:r>
      <w:del w:id="6811" w:author="Editor" w:date="2026-09-25T09:00:00Z">
        <w:r>
          <w:delText xml:space="preserve">coating. It</w:delText>
        </w:r>
      </w:del>
      <w:ins w:id="6812" w:author="Editor" w:date="2026-09-25T09:00:00Z">
        <w:r>
          <w:t xml:space="preserve">on the walls, but it</w:t>
        </w:r>
      </w:ins>
      <w:r>
        <w:t xml:space="preserve"> was roomy</w:t>
      </w:r>
      <w:del w:id="6813" w:author="Editor" w:date="2026-09-25T09:00:00Z">
        <w:r>
          <w:delText xml:space="preserve"> despite being a small space</w:delText>
        </w:r>
      </w:del>
      <w:r>
        <w:t xml:space="preserve">, as the fittings were few and sparsely placed. There was a sofa in the middle of the room and an antique Quaker chair towards </w:t>
      </w:r>
      <w:ins w:id="6814" w:author="Editor" w:date="2026-09-25T09:00:00Z">
        <w:r>
          <w:t xml:space="preserve">the </w:t>
        </w:r>
      </w:ins>
      <w:r>
        <w:t xml:space="preserve">far left. A wooden table was placed in the </w:t>
      </w:r>
      <w:del w:id="6815" w:author="Editor (Spelling)" w:date="2026-09-25T09:00:00Z">
        <w:r>
          <w:delText xml:space="preserve">center</w:delText>
        </w:r>
      </w:del>
      <w:ins w:id="6816" w:author="Editor (Spelling)" w:date="2026-09-25T09:00:00Z">
        <w:r>
          <w:t xml:space="preserve">centre</w:t>
        </w:r>
      </w:ins>
      <w:r>
        <w:t xml:space="preserve"> of the sitting area with </w:t>
      </w:r>
      <w:ins w:id="6817" w:author="Editor" w:date="2026-09-25T09:00:00Z">
        <w:r>
          <w:t xml:space="preserve">a </w:t>
        </w:r>
      </w:ins>
      <w:r>
        <w:t xml:space="preserve">few books and </w:t>
      </w:r>
      <w:del w:id="6818" w:author="Editor" w:date="2026-09-25T09:00:00Z">
        <w:r>
          <w:delText xml:space="preserve">magazine</w:delText>
        </w:r>
      </w:del>
      <w:ins w:id="6819" w:author="Editor" w:date="2026-09-25T09:00:00Z">
        <w:r>
          <w:t xml:space="preserve">magazines</w:t>
        </w:r>
      </w:ins>
      <w:r>
        <w:t xml:space="preserve"> neatly arranged. </w:t>
      </w:r>
      <w:del w:id="6820" w:author="Editor" w:date="2026-09-25T09:00:00Z">
        <w:r>
          <w:delText xml:space="preserve">There was a</w:delText>
        </w:r>
      </w:del>
      <w:ins w:id="6821" w:author="Editor" w:date="2026-09-25T09:00:00Z">
        <w:r>
          <w:t xml:space="preserve">A</w:t>
        </w:r>
      </w:ins>
      <w:r>
        <w:t xml:space="preserve"> long rod </w:t>
      </w:r>
      <w:del w:id="6822" w:author="Editor" w:date="2026-09-25T09:00:00Z">
        <w:r>
          <w:delText xml:space="preserve">dangling</w:delText>
        </w:r>
      </w:del>
      <w:ins w:id="6823" w:author="Editor" w:date="2026-09-25T09:00:00Z">
        <w:r>
          <w:t xml:space="preserve">dangled</w:t>
        </w:r>
      </w:ins>
      <w:r>
        <w:t xml:space="preserve"> from the ceiling</w:t>
      </w:r>
      <w:ins w:id="6824" w:author="Editor" w:date="2026-09-25T09:00:00Z">
        <w:r>
          <w:t xml:space="preserve">,</w:t>
        </w:r>
      </w:ins>
      <w:r>
        <w:t xml:space="preserve"> holding a bulb that </w:t>
      </w:r>
      <w:del w:id="6825" w:author="Editor" w:date="2026-09-25T09:00:00Z">
        <w:r>
          <w:delText xml:space="preserve">was lighting</w:delText>
        </w:r>
      </w:del>
      <w:ins w:id="6826" w:author="Editor" w:date="2026-09-25T09:00:00Z">
        <w:r>
          <w:t xml:space="preserve">lit</w:t>
        </w:r>
      </w:ins>
      <w:r>
        <w:t xml:space="preserve"> the room. On the far-right side</w:t>
      </w:r>
      <w:ins w:id="6827" w:author="Editor" w:date="2026-09-25T09:00:00Z">
        <w:r>
          <w:t xml:space="preserve">,</w:t>
        </w:r>
      </w:ins>
      <w:r>
        <w:t xml:space="preserve"> hanging off the wall</w:t>
      </w:r>
      <w:ins w:id="6828" w:author="Editor" w:date="2026-09-25T09:00:00Z">
        <w:r>
          <w:t xml:space="preserve">,</w:t>
        </w:r>
      </w:ins>
      <w:r>
        <w:t xml:space="preserve"> was a </w:t>
      </w:r>
      <w:del w:id="6829" w:author="Editor" w:date="2026-09-25T09:00:00Z">
        <w:r>
          <w:delText xml:space="preserve">12 feet long</w:delText>
        </w:r>
      </w:del>
      <w:ins w:id="6830" w:author="Editor" w:date="2026-09-25T09:00:00Z">
        <w:r>
          <w:t xml:space="preserve">large</w:t>
        </w:r>
      </w:ins>
      <w:r>
        <w:t xml:space="preserve"> picture frame of a young couple, </w:t>
      </w:r>
      <w:del w:id="6831" w:author="Editor" w:date="2026-09-25T09:00:00Z">
        <w:r>
          <w:delText xml:space="preserve">of </w:delText>
        </w:r>
      </w:del>
      <w:r>
        <w:t xml:space="preserve">Adriana and her partner</w:t>
      </w:r>
      <w:ins w:id="6832" w:author="Editor" w:date="2026-09-25T09:00:00Z">
        <w:r>
          <w:t xml:space="preserve">,</w:t>
        </w:r>
      </w:ins>
      <w:r>
        <w:t xml:space="preserve"> captured maybe a couple of decades back.</w:t>
      </w:r>
    </w:p>
    <w:p w14:paraId="222F63F1" w14:textId="77777777" w:rsidR="00437F35" w:rsidRPr="00437F35" w:rsidRDefault="00437F35" w:rsidP="00437F35">
      <w:r>
        <w:t xml:space="preserve">Sanchez and Stephen settled on the sofa. Adriana </w:t>
      </w:r>
      <w:del w:id="6833" w:author="Editor" w:date="2026-09-25T09:00:00Z">
        <w:r>
          <w:delText xml:space="preserve">approached</w:delText>
        </w:r>
      </w:del>
      <w:ins w:id="6834" w:author="Editor" w:date="2026-09-25T09:00:00Z">
        <w:r>
          <w:t xml:space="preserve">went to</w:t>
        </w:r>
      </w:ins>
      <w:r>
        <w:t xml:space="preserve"> the kitchen to get some water, offered </w:t>
      </w:r>
      <w:ins w:id="6835" w:author="Editor" w:date="2026-09-25T09:00:00Z">
        <w:r>
          <w:t xml:space="preserve">it to </w:t>
        </w:r>
      </w:ins>
      <w:r>
        <w:t xml:space="preserve">them</w:t>
      </w:r>
      <w:del w:id="6836" w:author="Editor" w:date="2026-09-25T09:00:00Z">
        <w:r>
          <w:delText xml:space="preserve"> the drink</w:delText>
        </w:r>
      </w:del>
      <w:r>
        <w:t xml:space="preserve"> and sat across</w:t>
      </w:r>
      <w:ins w:id="6837" w:author="Editor" w:date="2026-09-25T09:00:00Z">
        <w:r>
          <w:t xml:space="preserve"> from</w:t>
        </w:r>
      </w:ins>
      <w:r>
        <w:t xml:space="preserve"> the sofa on an ottoman. Sanchez took a sip from the glass and with a low voice initiated the conversation, “Thank you, Adriana, for accommodating us </w:t>
      </w:r>
      <w:del w:id="6838" w:author="Editor" w:date="2026-09-25T09:00:00Z">
        <w:r>
          <w:delText xml:space="preserve">in</w:delText>
        </w:r>
      </w:del>
      <w:ins w:id="6839" w:author="Editor" w:date="2026-09-25T09:00:00Z">
        <w:r>
          <w:t xml:space="preserve">at</w:t>
        </w:r>
      </w:ins>
      <w:r>
        <w:t xml:space="preserve"> such short notice. John said you have great knowledge of maps, especially the </w:t>
      </w:r>
      <w:del w:id="6840" w:author="Editor" w:date="2026-09-25T09:00:00Z">
        <w:r>
          <w:delText xml:space="preserve">one</w:delText>
        </w:r>
      </w:del>
      <w:ins w:id="6841" w:author="Editor" w:date="2026-09-25T09:00:00Z">
        <w:r>
          <w:t xml:space="preserve">ones</w:t>
        </w:r>
      </w:ins>
      <w:r>
        <w:t xml:space="preserve"> that </w:t>
      </w:r>
      <w:del w:id="6842" w:author="Editor" w:date="2026-09-25T09:00:00Z">
        <w:r>
          <w:delText xml:space="preserve">comes</w:delText>
        </w:r>
      </w:del>
      <w:ins w:id="6843" w:author="Editor" w:date="2026-09-25T09:00:00Z">
        <w:r>
          <w:t xml:space="preserve">come</w:t>
        </w:r>
      </w:ins>
      <w:r>
        <w:t xml:space="preserve"> from TransPacific. We are in a</w:t>
      </w:r>
      <w:del w:id="6844" w:author="Editor" w:date="2026-09-25T09:00:00Z">
        <w:r>
          <w:delText xml:space="preserve"> great</w:delText>
        </w:r>
      </w:del>
      <w:r>
        <w:t xml:space="preserve"> rush and would greatly appreciate your help in deciphering the one we have with us.”</w:t>
      </w:r>
    </w:p>
    <w:p w14:paraId="0F19D9DD" w14:textId="77777777" w:rsidR="00437F35" w:rsidRPr="00437F35" w:rsidRDefault="00437F35" w:rsidP="00437F35">
      <w:commentRangeStart w:id="187"/>
      <w:r>
        <w:t xml:space="preserve">Sanchez paused as she pulled out her phone and started fiddling with it to </w:t>
      </w:r>
      <w:del w:id="6845" w:author="Editor" w:date="2026-09-25T09:00:00Z">
        <w:r>
          <w:delText xml:space="preserve">pull out</w:delText>
        </w:r>
      </w:del>
      <w:ins w:id="6846" w:author="Editor" w:date="2026-09-25T09:00:00Z">
        <w:r>
          <w:t xml:space="preserve">bring up</w:t>
        </w:r>
      </w:ins>
      <w:r>
        <w:t xml:space="preserve"> the map pictures. Adriana’s bright smile showed a shade of pale in the </w:t>
      </w:r>
      <w:del w:id="6847" w:author="Editor" w:date="2026-09-25T09:00:00Z">
        <w:r>
          <w:delText xml:space="preserve">casted</w:delText>
        </w:r>
      </w:del>
      <w:ins w:id="6848" w:author="Editor" w:date="2026-09-25T09:00:00Z">
        <w:r>
          <w:t xml:space="preserve">cast</w:t>
        </w:r>
      </w:ins>
      <w:r>
        <w:t xml:space="preserve"> shadows of the light bulb. She was perplexed to </w:t>
      </w:r>
      <w:del w:id="6849" w:author="Editor" w:date="2026-09-25T09:00:00Z">
        <w:r>
          <w:delText xml:space="preserve">observe</w:delText>
        </w:r>
      </w:del>
      <w:ins w:id="6850" w:author="Editor" w:date="2026-09-25T09:00:00Z">
        <w:r>
          <w:t xml:space="preserve">see</w:t>
        </w:r>
      </w:ins>
      <w:r>
        <w:t xml:space="preserve"> how Sanchez came straight to the subject without showing any inquisitiveness</w:t>
      </w:r>
      <w:del w:id="6851" w:author="Editor" w:date="2026-09-25T09:00:00Z">
        <w:r>
          <w:delText xml:space="preserve"> to inquire</w:delText>
        </w:r>
      </w:del>
      <w:r>
        <w:t xml:space="preserve"> about that ill-fated night. She forced herself out of her brooding</w:t>
      </w:r>
      <w:del w:id="6852" w:author="Editor" w:date="2026-09-25T09:00:00Z">
        <w:r>
          <w:delText xml:space="preserve">, smiled and responded,</w:delText>
        </w:r>
      </w:del>
      <w:ins w:id="6853" w:author="Editor" w:date="2026-09-25T09:00:00Z">
        <w:r>
          <w:t xml:space="preserve"> and smiled.</w:t>
        </w:r>
      </w:ins>
      <w:commentRangeEnd w:id="187"/>
      <w:r>
        <w:commentReference w:id="187"/>
      </w:r>
    </w:p>
    <w:p w14:paraId="6DC7A76F" w14:textId="77777777" w:rsidR="00437F35" w:rsidRPr="00437F35" w:rsidRDefault="00437F35" w:rsidP="00437F35">
      <w:r>
        <w:t>“I will be happy to. John is a dear friend and it will be a pleasure if I can offer any help.”</w:t>
      </w:r>
    </w:p>
    <w:p w14:paraId="1F6F375A" w14:textId="77777777" w:rsidR="00437F35" w:rsidRPr="00437F35" w:rsidRDefault="00437F35" w:rsidP="00437F35">
      <w:del w:id="6854" w:author="Editor" w:date="2026-09-25T09:00:00Z">
        <w:r>
          <w:delText xml:space="preserve">Sanchez by now</w:delText>
        </w:r>
      </w:del>
      <w:ins w:id="6855" w:author="Editor" w:date="2026-09-25T09:00:00Z">
        <w:r>
          <w:t xml:space="preserve">By now Sanchez</w:t>
        </w:r>
      </w:ins>
      <w:r>
        <w:t xml:space="preserve"> had the map </w:t>
      </w:r>
      <w:ins w:id="6856" w:author="Editor" w:date="2026-09-25T09:00:00Z">
        <w:r>
          <w:t xml:space="preserve">displayed </w:t>
        </w:r>
      </w:ins>
      <w:r>
        <w:t xml:space="preserve">on her phone</w:t>
      </w:r>
      <w:del w:id="6857" w:author="Editor" w:date="2026-09-25T09:00:00Z">
        <w:r>
          <w:delText xml:space="preserve"> displayed, which</w:delText>
        </w:r>
      </w:del>
      <w:ins w:id="6858" w:author="Editor" w:date="2026-09-25T09:00:00Z">
        <w:r>
          <w:t xml:space="preserve">, and</w:t>
        </w:r>
      </w:ins>
      <w:r>
        <w:t xml:space="preserve"> she passed it to Adriana. Adriana looked at the picture with great interest</w:t>
      </w:r>
      <w:ins w:id="6859" w:author="Editor" w:date="2026-09-25T09:00:00Z">
        <w:r>
          <w:t xml:space="preserve">,</w:t>
        </w:r>
      </w:ins>
      <w:r>
        <w:t xml:space="preserve"> and after several minutes of </w:t>
      </w:r>
      <w:del w:id="6860" w:author="Editor" w:date="2026-09-25T09:00:00Z">
        <w:r>
          <w:delText xml:space="preserve">discerning</w:delText>
        </w:r>
      </w:del>
      <w:ins w:id="6861" w:author="Editor" w:date="2026-09-25T09:00:00Z">
        <w:r>
          <w:t xml:space="preserve">close</w:t>
        </w:r>
      </w:ins>
      <w:r>
        <w:t xml:space="preserve"> observation, she </w:t>
      </w:r>
      <w:del w:id="6862" w:author="Editor" w:date="2026-09-25T09:00:00Z">
        <w:r>
          <w:delText xml:space="preserve">spoke in a lost voice</w:delText>
        </w:r>
      </w:del>
      <w:ins w:id="6863" w:author="Editor" w:date="2026-09-25T09:00:00Z">
        <w:r>
          <w:t xml:space="preserve">said</w:t>
        </w:r>
      </w:ins>
      <w:r>
        <w:t xml:space="preserve">, “I need to enlarge and print it.” Still glancing over the phone, lost in her world, she </w:t>
      </w:r>
      <w:del w:id="6864" w:author="Editor" w:date="2026-09-25T09:00:00Z">
        <w:r>
          <w:delText xml:space="preserve">blurted</w:delText>
        </w:r>
      </w:del>
      <w:ins w:id="6865" w:author="Editor" w:date="2026-09-25T09:00:00Z">
        <w:r>
          <w:t xml:space="preserve">asked,</w:t>
        </w:r>
      </w:ins>
      <w:r>
        <w:t xml:space="preserve"> “Do you have a place to stay for the night?”</w:t>
      </w:r>
    </w:p>
    <w:p w14:paraId="08AB2C13" w14:textId="77777777" w:rsidR="00437F35" w:rsidRPr="00437F35" w:rsidRDefault="00437F35" w:rsidP="00437F35">
      <w:r>
        <w:t xml:space="preserve">Sanchez looked at her brother but failed to decipher his views. She went ahead and </w:t>
      </w:r>
      <w:del w:id="6866" w:author="Editor" w:date="2026-09-25T09:00:00Z">
        <w:r>
          <w:delText xml:space="preserve">stated about</w:delText>
        </w:r>
      </w:del>
      <w:ins w:id="6867" w:author="Editor" w:date="2026-09-25T09:00:00Z">
        <w:r>
          <w:t xml:space="preserve">explained</w:t>
        </w:r>
      </w:ins>
      <w:r>
        <w:t xml:space="preserve"> their plan to leave Portugal </w:t>
      </w:r>
      <w:del w:id="6868" w:author="Editor" w:date="2026-09-25T09:00:00Z">
        <w:r>
          <w:delText xml:space="preserve">tonight</w:delText>
        </w:r>
      </w:del>
      <w:ins w:id="6869" w:author="Editor" w:date="2026-09-25T09:00:00Z">
        <w:r>
          <w:t xml:space="preserve">that night</w:t>
        </w:r>
      </w:ins>
      <w:r>
        <w:t xml:space="preserve">.</w:t>
      </w:r>
    </w:p>
    <w:p w14:paraId="29C6871B" w14:textId="77777777" w:rsidR="00437F35" w:rsidRPr="00437F35" w:rsidRDefault="00437F35" w:rsidP="00437F35">
      <w:r>
        <w:t xml:space="preserve">“I need time to go through this</w:t>
      </w:r>
      <w:del w:id="6870" w:author="Editor" w:date="2026-09-25T09:00:00Z">
        <w:r>
          <w:delText xml:space="preserve">.”,</w:delText>
        </w:r>
      </w:del>
      <w:ins w:id="6871" w:author="Editor" w:date="2026-09-25T09:00:00Z">
        <w:r>
          <w:t xml:space="preserve">,”</w:t>
        </w:r>
      </w:ins>
      <w:r>
        <w:t xml:space="preserve"> Adriana </w:t>
      </w:r>
      <w:del w:id="6872" w:author="Editor" w:date="2026-09-25T09:00:00Z">
        <w:r>
          <w:delText xml:space="preserve">stated</w:delText>
        </w:r>
      </w:del>
      <w:ins w:id="6873" w:author="Editor" w:date="2026-09-25T09:00:00Z">
        <w:r>
          <w:t xml:space="preserve">said</w:t>
        </w:r>
      </w:ins>
      <w:r>
        <w:t xml:space="preserve"> without taking her attention away from the map.</w:t>
      </w:r>
    </w:p>
    <w:p w14:paraId="4039E51C" w14:textId="617EA710" w:rsidR="00437F35" w:rsidRPr="00437F35" w:rsidRDefault="00437F35" w:rsidP="00437F35">
      <w:r>
        <w:t xml:space="preserve">“We haven’t booked any hotel yet. We </w:t>
      </w:r>
      <w:del w:id="6874" w:author="Editor" w:date="2026-09-25T09:00:00Z">
        <w:r>
          <w:delText xml:space="preserve">are</w:delText>
        </w:r>
      </w:del>
      <w:ins w:id="6875" w:author="Editor" w:date="2026-09-25T09:00:00Z">
        <w:r>
          <w:t xml:space="preserve">have been</w:t>
        </w:r>
      </w:ins>
      <w:r>
        <w:t xml:space="preserve"> running blind since morning. Besides</w:t>
      </w:r>
      <w:ins w:id="6876" w:author="Editor" w:date="2026-09-25T09:00:00Z">
        <w:r>
          <w:t xml:space="preserve">,</w:t>
        </w:r>
      </w:ins>
      <w:r>
        <w:t xml:space="preserve"> we want to avoid staying in a hotel</w:t>
      </w:r>
      <w:ins w:id="6877" w:author="Editor" w:date="2026-09-25T09:00:00Z">
        <w:r>
          <w:t xml:space="preserve">,</w:t>
        </w:r>
      </w:ins>
      <w:r>
        <w:t xml:space="preserve"> as we noticed some people looking for us at</w:t>
      </w:r>
      <w:del w:id="6878" w:author="Editor" w:date="2026-09-25T09:00:00Z">
        <w:r>
          <w:delText xml:space="preserve"> the</w:delText>
        </w:r>
      </w:del>
      <w:r>
        <w:t xml:space="preserve"> Lisbon Airport.  If we need to stay for the night</w:t>
      </w:r>
      <w:ins w:id="6879" w:author="Editor" w:date="2026-09-25T09:00:00Z">
        <w:r>
          <w:t xml:space="preserve">,</w:t>
        </w:r>
      </w:ins>
      <w:r>
        <w:t xml:space="preserve"> we will need your help in finding a place</w:t>
      </w:r>
      <w:del w:id="6880" w:author="Editor" w:date="2026-09-25T09:00:00Z">
        <w:r>
          <w:delText xml:space="preserve">”, there</w:delText>
        </w:r>
      </w:del>
      <w:ins w:id="6881" w:author="Editor" w:date="2026-09-25T09:00:00Z">
        <w:r>
          <w:t xml:space="preserve">.” There</w:t>
        </w:r>
      </w:ins>
      <w:r>
        <w:t xml:space="preserve"> was a clear hesitation in her voice, confirmed </w:t>
      </w:r>
      <w:del w:id="6882" w:author="Editor" w:date="2026-09-25T09:00:00Z">
        <w:r>
          <w:delText xml:space="preserve">in</w:delText>
        </w:r>
      </w:del>
      <w:ins w:id="6883" w:author="Editor" w:date="2026-09-25T09:00:00Z">
        <w:r>
          <w:t xml:space="preserve">by</w:t>
        </w:r>
      </w:ins>
      <w:r>
        <w:t xml:space="preserve"> the way she was playing with her wristwatch.</w:t>
      </w:r>
    </w:p>
    <w:p w14:paraId="081735E5" w14:textId="77777777" w:rsidR="00437F35" w:rsidRPr="00437F35" w:rsidRDefault="00437F35" w:rsidP="00437F35">
      <w:r>
        <w:t xml:space="preserve">Adriana looked away from the phone, brought back her infectious smile and continued, “I live in this house alone. You </w:t>
      </w:r>
      <w:del w:id="6884" w:author="Editor" w:date="2026-09-25T09:00:00Z">
        <w:r>
          <w:delText xml:space="preserve">guys </w:delText>
        </w:r>
      </w:del>
      <w:r>
        <w:t xml:space="preserve">can stay here tonight. Why don’t you </w:t>
      </w:r>
      <w:del w:id="6885" w:author="Editor" w:date="2026-09-25T09:00:00Z">
        <w:r>
          <w:delText xml:space="preserve">guys </w:delText>
        </w:r>
      </w:del>
      <w:r>
        <w:t xml:space="preserve">settle down</w:t>
      </w:r>
      <w:del w:id="6886" w:author="Editor" w:date="2026-09-25T09:00:00Z">
        <w:r>
          <w:delText xml:space="preserve">, in</w:delText>
        </w:r>
      </w:del>
      <w:ins w:id="6887" w:author="Editor" w:date="2026-09-25T09:00:00Z">
        <w:r>
          <w:t xml:space="preserve">? In</w:t>
        </w:r>
      </w:ins>
      <w:r>
        <w:t xml:space="preserve"> the meantime I will print the maps. I have food in the kitchen, nothing fancy, but good enough to </w:t>
      </w:r>
      <w:del w:id="6888" w:author="Editor" w:date="2026-09-25T09:00:00Z">
        <w:r>
          <w:delText xml:space="preserve">round up</w:delText>
        </w:r>
      </w:del>
      <w:ins w:id="6889" w:author="Editor" w:date="2026-09-25T09:00:00Z">
        <w:r>
          <w:t xml:space="preserve">make</w:t>
        </w:r>
      </w:ins>
      <w:r>
        <w:t xml:space="preserve"> a decent dinner.</w:t>
      </w:r>
      <w:del w:id="6890" w:author="Editor (Typography)" w:date="2026-09-25T09:00:00Z">
        <w:r>
          <w:delText xml:space="preserve">"</w:delText>
        </w:r>
      </w:del>
      <w:ins w:id="6891" w:author="Editor (Typography)" w:date="2026-09-25T09:00:00Z">
        <w:r>
          <w:t xml:space="preserve">”</w:t>
        </w:r>
      </w:ins>
    </w:p>
    <w:p w14:paraId="7D7B5A0B" w14:textId="77777777" w:rsidR="00437F35" w:rsidRPr="00437F35" w:rsidRDefault="00437F35" w:rsidP="00437F35">
      <w:r>
        <w:t xml:space="preserve">Sanchez thanked Adriana </w:t>
      </w:r>
      <w:del w:id="6892" w:author="Editor" w:date="2026-09-25T09:00:00Z">
        <w:r>
          <w:delText xml:space="preserve">on</w:delText>
        </w:r>
      </w:del>
      <w:ins w:id="6893" w:author="Editor" w:date="2026-09-25T09:00:00Z">
        <w:r>
          <w:t xml:space="preserve">for</w:t>
        </w:r>
      </w:ins>
      <w:r>
        <w:t xml:space="preserve"> her kind </w:t>
      </w:r>
      <w:del w:id="6894" w:author="Editor" w:date="2026-09-25T09:00:00Z">
        <w:r>
          <w:delText xml:space="preserve">gestured, mentioned to</w:delText>
        </w:r>
      </w:del>
      <w:ins w:id="6895" w:author="Editor" w:date="2026-09-25T09:00:00Z">
        <w:r>
          <w:t xml:space="preserve">gesture and told</w:t>
        </w:r>
      </w:ins>
      <w:r>
        <w:t xml:space="preserve"> her that they had a good late afternoon lunch and dinner </w:t>
      </w:r>
      <w:del w:id="6896" w:author="Editor" w:date="2026-09-25T09:00:00Z">
        <w:r>
          <w:delText xml:space="preserve">may</w:delText>
        </w:r>
      </w:del>
      <w:ins w:id="6897" w:author="Editor" w:date="2026-09-25T09:00:00Z">
        <w:r>
          <w:t xml:space="preserve">might</w:t>
        </w:r>
      </w:ins>
      <w:r>
        <w:t xml:space="preserve"> not be necessary.</w:t>
      </w:r>
    </w:p>
    <w:p w14:paraId="003A5F9F" w14:textId="77777777" w:rsidR="00437F35" w:rsidRPr="00437F35" w:rsidRDefault="00437F35" w:rsidP="00437F35">
      <w:r>
        <w:t xml:space="preserve">“You will not regret the food. I have made some Portuguese delicacies. Take the stairs up to the first floor. There are two rooms</w:t>
      </w:r>
      <w:ins w:id="6898" w:author="Editor" w:date="2026-09-25T09:00:00Z">
        <w:r>
          <w:t xml:space="preserve">,</w:t>
        </w:r>
      </w:ins>
      <w:r>
        <w:t xml:space="preserve"> each </w:t>
      </w:r>
      <w:del w:id="6899" w:author="Editor" w:date="2026-09-25T09:00:00Z">
        <w:r>
          <w:delText xml:space="preserve">has</w:delText>
        </w:r>
      </w:del>
      <w:ins w:id="6900" w:author="Editor" w:date="2026-09-25T09:00:00Z">
        <w:r>
          <w:t xml:space="preserve">with an</w:t>
        </w:r>
      </w:ins>
      <w:r>
        <w:t xml:space="preserve"> attached bathroom. And when you come back</w:t>
      </w:r>
      <w:ins w:id="6901" w:author="Editor" w:date="2026-09-25T09:00:00Z">
        <w:r>
          <w:t xml:space="preserve">,</w:t>
        </w:r>
      </w:ins>
      <w:r>
        <w:t xml:space="preserve"> help yourself </w:t>
      </w:r>
      <w:del w:id="6902" w:author="Editor" w:date="2026-09-25T09:00:00Z">
        <w:r>
          <w:delText xml:space="preserve">with</w:delText>
        </w:r>
      </w:del>
      <w:ins w:id="6903" w:author="Editor" w:date="2026-09-25T09:00:00Z">
        <w:r>
          <w:t xml:space="preserve">to</w:t>
        </w:r>
      </w:ins>
      <w:r>
        <w:t xml:space="preserve"> the drinks. They are all by the kitchen area</w:t>
      </w:r>
      <w:ins w:id="6904" w:author="Editor" w:date="2026-09-25T09:00:00Z">
        <w:r>
          <w:t xml:space="preserve">.</w:t>
        </w:r>
      </w:ins>
      <w:r>
        <w:t xml:space="preserve">” Adriana went ahead with her business without waiting for their response.</w:t>
      </w:r>
    </w:p>
    <w:p w14:paraId="5A73018B" w14:textId="77777777" w:rsidR="00437F35" w:rsidRPr="00437F35" w:rsidRDefault="00437F35" w:rsidP="00437F35">
      <w:r>
        <w:t xml:space="preserve">Though Jules had done a great job decrypting the map, Sanchez wanted a second opinion. Besides</w:t>
      </w:r>
      <w:ins w:id="6905" w:author="Editor" w:date="2026-09-25T09:00:00Z">
        <w:r>
          <w:t xml:space="preserve">,</w:t>
        </w:r>
      </w:ins>
      <w:r>
        <w:t xml:space="preserve"> Adriana had dealt with these maps before, and she hoped to get some finer details in case Jules </w:t>
      </w:r>
      <w:ins w:id="6906" w:author="Editor" w:date="2026-09-25T09:00:00Z">
        <w:r>
          <w:t xml:space="preserve">had </w:t>
        </w:r>
      </w:ins>
      <w:r>
        <w:t xml:space="preserve">missed </w:t>
      </w:r>
      <w:del w:id="6907" w:author="Editor" w:date="2026-09-25T09:00:00Z">
        <w:r>
          <w:delText xml:space="preserve">out deciphering it</w:delText>
        </w:r>
      </w:del>
      <w:ins w:id="6908" w:author="Editor" w:date="2026-09-25T09:00:00Z">
        <w:r>
          <w:t xml:space="preserve">any</w:t>
        </w:r>
      </w:ins>
      <w:r>
        <w:t xml:space="preserve">. They took the stairs to the first floor and decided to occupy only one room. Sanchez got busy unpacking, while Stephen used the restroom.</w:t>
      </w:r>
    </w:p>
    <w:p w14:paraId="2B0A7241" w14:textId="3451D444" w:rsidR="005A7E96" w:rsidRDefault="00437F35" w:rsidP="00437F35">
      <w:r>
        <w:t xml:space="preserve">Thud!</w:t>
      </w:r>
      <w:del w:id="6909" w:author="Editor" w:date="2026-09-25T09:00:00Z">
        <w:r>
          <w:delText xml:space="preserve">! She heard</w:delText>
        </w:r>
      </w:del>
      <w:ins w:id="6910" w:author="Editor" w:date="2026-09-25T09:00:00Z">
        <w:r>
          <w:t xml:space="preserve"> It sounded</w:t>
        </w:r>
      </w:ins>
      <w:r>
        <w:t xml:space="preserve"> as if someone </w:t>
      </w:r>
      <w:del w:id="6911" w:author="Editor" w:date="2026-09-25T09:00:00Z">
        <w:r>
          <w:delText xml:space="preserve">fell</w:delText>
        </w:r>
      </w:del>
      <w:ins w:id="6912" w:author="Editor" w:date="2026-09-25T09:00:00Z">
        <w:r>
          <w:t xml:space="preserve">had fallen</w:t>
        </w:r>
      </w:ins>
      <w:r>
        <w:t xml:space="preserve"> right outside the house. The room </w:t>
      </w:r>
      <w:del w:id="6913" w:author="Editor" w:date="2026-09-25T09:00:00Z">
        <w:r>
          <w:delText xml:space="preserve">was facing the backside</w:delText>
        </w:r>
      </w:del>
      <w:ins w:id="6914" w:author="Editor" w:date="2026-09-25T09:00:00Z">
        <w:r>
          <w:t xml:space="preserve">faced the back</w:t>
        </w:r>
      </w:ins>
      <w:r>
        <w:t xml:space="preserve"> of the house. She rushed to the window and raised the curtains to get a clear </w:t>
      </w:r>
      <w:del w:id="6915" w:author="Editor" w:date="2026-09-25T09:00:00Z">
        <w:r>
          <w:delText xml:space="preserve">picture</w:delText>
        </w:r>
      </w:del>
      <w:ins w:id="6916" w:author="Editor" w:date="2026-09-25T09:00:00Z">
        <w:r>
          <w:t xml:space="preserve">view</w:t>
        </w:r>
      </w:ins>
      <w:r>
        <w:t xml:space="preserve">. She saw a person trying to climb up</w:t>
      </w:r>
      <w:del w:id="6917" w:author="Editor" w:date="2026-09-25T09:00:00Z">
        <w:r>
          <w:delText xml:space="preserve"> using</w:delText>
        </w:r>
      </w:del>
      <w:r>
        <w:t xml:space="preserve"> the drainpipe. Before she could react, she heard the front door open with a bang. She </w:t>
      </w:r>
      <w:del w:id="6918" w:author="Editor" w:date="2026-09-25T09:00:00Z">
        <w:r>
          <w:delText xml:space="preserve">hurled</w:delText>
        </w:r>
      </w:del>
      <w:ins w:id="6919" w:author="Editor" w:date="2026-09-25T09:00:00Z">
        <w:r>
          <w:t xml:space="preserve">hurried</w:t>
        </w:r>
      </w:ins>
      <w:r>
        <w:t xml:space="preserve"> to the bathroom and </w:t>
      </w:r>
      <w:del w:id="6920" w:author="Editor" w:date="2026-09-25T09:00:00Z">
        <w:r>
          <w:delText xml:space="preserve">with a silent, but firm whisper announced, “come</w:delText>
        </w:r>
      </w:del>
      <w:ins w:id="6921" w:author="Editor" w:date="2026-09-25T09:00:00Z">
        <w:r>
          <w:t xml:space="preserve">whispered, “Come</w:t>
        </w:r>
      </w:ins>
      <w:r>
        <w:t xml:space="preserve"> out quick, looks like we have some visitors.”</w:t>
      </w:r>
      <w:r>
        <w:br w:type="page"/>
      </w:r>
    </w:p>
    <w:p w14:paraId="66841015" w14:textId="309A5061" w:rsidR="005A7E96" w:rsidRPr="007C7BBF" w:rsidRDefault="005A7E96" w:rsidP="00F56514">
      <w:pPr>
        <w:outlineLvl w:val="0"/>
        <w:rPr>
          <w:b/>
        </w:rPr>
      </w:pPr>
      <w:r>
        <w:rPr>
          <w:b/>
        </w:rPr>
        <w:lastRenderedPageBreak/>
        <w:t>Chapter 34</w:t>
      </w:r>
    </w:p>
    <w:p w14:paraId="42D7E040" w14:textId="77777777" w:rsidR="005A7E96" w:rsidRPr="007C7BBF" w:rsidRDefault="005A7E96" w:rsidP="005A7E96">
      <w:pPr>
        <w:rPr>
          <w:b/>
        </w:rPr>
      </w:pPr>
      <w:commentRangeStart w:id="188"/>
      <w:del w:id="6922" w:author="Editor" w:date="2026-09-25T09:00:00Z">
        <w:r>
          <w:rPr>
            <w:b/>
          </w:rPr>
          <w:delText xml:space="preserve">2:00</w:delText>
        </w:r>
      </w:del>
      <w:ins w:id="6923" w:author="Editor" w:date="2026-09-25T09:00:00Z">
        <w:r>
          <w:rPr>
            <w:b/>
          </w:rPr>
          <w:t xml:space="preserve">4:15</w:t>
        </w:r>
      </w:ins>
      <w:r>
        <w:rPr>
          <w:b/>
        </w:rPr>
        <w:t xml:space="preserve"> PM 18th April 2014, </w:t>
      </w:r>
      <w:del w:id="6924" w:author="Editor" w:date="2026-09-25T09:00:00Z">
        <w:r>
          <w:rPr>
            <w:b/>
          </w:rPr>
          <w:delText xml:space="preserve">Nazaré</w:delText>
        </w:r>
      </w:del>
      <w:ins w:id="6925" w:author="Editor" w:date="2026-09-25T09:00:00Z">
        <w:r>
          <w:rPr>
            <w:b/>
          </w:rPr>
          <w:t xml:space="preserve">Lisbon</w:t>
        </w:r>
      </w:ins>
      <w:r>
        <w:rPr>
          <w:b/>
        </w:rPr>
        <w:t xml:space="preserve">, Portugal</w:t>
      </w:r>
      <w:commentRangeEnd w:id="188"/>
      <w:r>
        <w:commentReference w:id="188"/>
      </w:r>
    </w:p>
    <w:p w14:paraId="31AFF166" w14:textId="77777777" w:rsidR="00A477BC" w:rsidRPr="00A477BC" w:rsidRDefault="00A477BC" w:rsidP="00A477BC">
      <w:r>
        <w:t xml:space="preserve">“They are here</w:t>
      </w:r>
      <w:del w:id="6926" w:author="Editor" w:date="2026-09-25T09:00:00Z">
        <w:r>
          <w:delText xml:space="preserve">!</w:delText>
        </w:r>
      </w:del>
      <w:r>
        <w:t xml:space="preserve">!” the police officer announced</w:t>
      </w:r>
      <w:del w:id="6927" w:author="Editor" w:date="2026-09-25T09:00:00Z">
        <w:r>
          <w:delText xml:space="preserve"> the news</w:delText>
        </w:r>
      </w:del>
      <w:r>
        <w:t xml:space="preserve">.</w:t>
      </w:r>
    </w:p>
    <w:p w14:paraId="45CC9FDC" w14:textId="77777777" w:rsidR="00A477BC" w:rsidRPr="00A477BC" w:rsidRDefault="00A477BC" w:rsidP="00A477BC">
      <w:r>
        <w:t>“Fabulous. When did they come? Are they alone?” </w:t>
      </w:r>
    </w:p>
    <w:p w14:paraId="561D918A" w14:textId="77777777" w:rsidR="00A477BC" w:rsidRPr="00A477BC" w:rsidRDefault="00A477BC" w:rsidP="00A477BC">
      <w:r>
        <w:t xml:space="preserve">“They arrived a few minutes back</w:t>
      </w:r>
      <w:del w:id="6928" w:author="Editor" w:date="2026-09-25T09:00:00Z">
        <w:r>
          <w:delText xml:space="preserve">.</w:delText>
        </w:r>
      </w:del>
      <w:ins w:id="6929" w:author="Editor" w:date="2026-09-25T09:00:00Z">
        <w:r>
          <w:t xml:space="preserve">,</w:t>
        </w:r>
      </w:ins>
      <w:r>
        <w:t xml:space="preserve">” the officer </w:t>
      </w:r>
      <w:del w:id="6930" w:author="Editor" w:date="2026-09-25T09:00:00Z">
        <w:r>
          <w:delText xml:space="preserve">mentioned</w:delText>
        </w:r>
      </w:del>
      <w:ins w:id="6931" w:author="Editor" w:date="2026-09-25T09:00:00Z">
        <w:r>
          <w:t xml:space="preserve">said</w:t>
        </w:r>
      </w:ins>
      <w:r>
        <w:t xml:space="preserve"> in a hushed voice.</w:t>
      </w:r>
    </w:p>
    <w:p w14:paraId="47653413" w14:textId="77777777" w:rsidR="00A477BC" w:rsidRPr="00A477BC" w:rsidRDefault="00A477BC" w:rsidP="00A477BC">
      <w:r>
        <w:t xml:space="preserve">“Good. Keep a close eye on them and if you see anything unusual</w:t>
      </w:r>
      <w:ins w:id="6932" w:author="Editor" w:date="2026-09-25T09:00:00Z">
        <w:r>
          <w:t xml:space="preserve">,</w:t>
        </w:r>
      </w:ins>
      <w:r>
        <w:t xml:space="preserve"> call me</w:t>
      </w:r>
      <w:del w:id="6933" w:author="Editor" w:date="2026-09-25T09:00:00Z">
        <w:r>
          <w:delText xml:space="preserve">?</w:delText>
        </w:r>
      </w:del>
      <w:ins w:id="6934" w:author="Editor" w:date="2026-09-25T09:00:00Z">
        <w:r>
          <w:t xml:space="preserve">.</w:t>
        </w:r>
      </w:ins>
      <w:r>
        <w:t xml:space="preserve">”</w:t>
      </w:r>
    </w:p>
    <w:p w14:paraId="108B87AF" w14:textId="77777777" w:rsidR="00A477BC" w:rsidRPr="00A477BC" w:rsidRDefault="00A477BC" w:rsidP="00A477BC">
      <w:r>
        <w:t xml:space="preserve">Maxwell looked at the clock</w:t>
      </w:r>
      <w:del w:id="6935" w:author="Editor" w:date="2026-09-25T09:00:00Z">
        <w:r>
          <w:delText xml:space="preserve">, it was 2:00 PM</w:delText>
        </w:r>
      </w:del>
      <w:ins w:id="6936" w:author="Editor" w:date="2026-09-25T09:00:00Z">
        <w:r>
          <w:t xml:space="preserve">. It was quarter past four</w:t>
        </w:r>
      </w:ins>
      <w:r>
        <w:t xml:space="preserve"> in the afternoon. He </w:t>
      </w:r>
      <w:del w:id="6937" w:author="Editor" w:date="2026-09-25T09:00:00Z">
        <w:r>
          <w:delText xml:space="preserve">was</w:delText>
        </w:r>
      </w:del>
      <w:ins w:id="6938" w:author="Editor" w:date="2026-09-25T09:00:00Z">
        <w:r>
          <w:t xml:space="preserve">had been</w:t>
        </w:r>
      </w:ins>
      <w:r>
        <w:t xml:space="preserve"> lazing around the motel for a while</w:t>
      </w:r>
      <w:del w:id="6939" w:author="Editor" w:date="2026-09-25T09:00:00Z">
        <w:r>
          <w:delText xml:space="preserve"> now</w:delText>
        </w:r>
      </w:del>
      <w:r>
        <w:t xml:space="preserve">. It appeared Benedikt had forgotten Sanchez, for he refused to leave the house. He </w:t>
      </w:r>
      <w:del w:id="6940" w:author="Editor" w:date="2026-09-25T09:00:00Z">
        <w:r>
          <w:delText xml:space="preserve">was</w:delText>
        </w:r>
      </w:del>
      <w:ins w:id="6941" w:author="Editor" w:date="2026-09-25T09:00:00Z">
        <w:r>
          <w:t xml:space="preserve">had been</w:t>
        </w:r>
      </w:ins>
      <w:r>
        <w:t xml:space="preserve"> debating </w:t>
      </w:r>
      <w:del w:id="6942" w:author="Editor" w:date="2026-09-25T09:00:00Z">
        <w:r>
          <w:delText xml:space="preserve">for a while </w:delText>
        </w:r>
      </w:del>
      <w:r>
        <w:t xml:space="preserve">what </w:t>
      </w:r>
      <w:ins w:id="6943" w:author="Editor" w:date="2026-09-25T09:00:00Z">
        <w:r>
          <w:t xml:space="preserve">he </w:t>
        </w:r>
      </w:ins>
      <w:r>
        <w:t xml:space="preserve">should</w:t>
      </w:r>
      <w:del w:id="6944" w:author="Editor" w:date="2026-09-25T09:00:00Z">
        <w:r>
          <w:delText xml:space="preserve"> he</w:delText>
        </w:r>
      </w:del>
      <w:r>
        <w:t xml:space="preserve"> do next</w:t>
      </w:r>
      <w:del w:id="6945" w:author="Editor" w:date="2026-09-25T09:00:00Z">
        <w:r>
          <w:delText xml:space="preserve">,</w:delText>
        </w:r>
      </w:del>
      <w:r>
        <w:t xml:space="preserve"> when the transmitter came to life.</w:t>
      </w:r>
    </w:p>
    <w:p w14:paraId="53E102B0" w14:textId="77777777" w:rsidR="00A477BC" w:rsidRPr="00A477BC" w:rsidRDefault="00A477BC" w:rsidP="00A477BC">
      <w:r>
        <w:t xml:space="preserve">He had already paid the motel dues in </w:t>
      </w:r>
      <w:del w:id="6946" w:author="Editor" w:date="2026-09-25T09:00:00Z">
        <w:r>
          <w:delText xml:space="preserve">advance in </w:delText>
        </w:r>
      </w:del>
      <w:r>
        <w:t xml:space="preserve">anticipation of a situation like this</w:t>
      </w:r>
      <w:ins w:id="6947" w:author="Editor" w:date="2026-09-25T09:00:00Z">
        <w:r>
          <w:t xml:space="preserve">,</w:t>
        </w:r>
      </w:ins>
      <w:r>
        <w:t xml:space="preserve"> and without losing any time he rushed to the car. The receiver </w:t>
      </w:r>
      <w:del w:id="6948" w:author="Editor" w:date="2026-09-25T09:00:00Z">
        <w:r>
          <w:delText xml:space="preserve">was throwing</w:delText>
        </w:r>
      </w:del>
      <w:ins w:id="6949" w:author="Editor" w:date="2026-09-25T09:00:00Z">
        <w:r>
          <w:t xml:space="preserve">carried</w:t>
        </w:r>
      </w:ins>
      <w:r>
        <w:t xml:space="preserve"> the distinct voice of Benedikt, “We need to be there as soon as possible.”</w:t>
      </w:r>
    </w:p>
    <w:p w14:paraId="7A310A07" w14:textId="236A3876" w:rsidR="00A477BC" w:rsidRPr="00A477BC" w:rsidRDefault="00A477BC" w:rsidP="00A477BC">
      <w:r>
        <w:t xml:space="preserve">Something didn’t seem right to him. Benedikt sounded victorious</w:t>
      </w:r>
      <w:ins w:id="6950" w:author="Editor" w:date="2026-09-25T09:00:00Z">
        <w:r>
          <w:t xml:space="preserve">,</w:t>
        </w:r>
      </w:ins>
      <w:r>
        <w:t xml:space="preserve"> as if he had succeeded in unearthing Sanchez from her hideout. He knew he had to act with urgency to avoid any mishap. Without giving it a lot of deliberation, he instructed his police officer friend to get Sanchez out of the house as quickly as possible. He saw the van finding its way to Nazaré, confirming </w:t>
      </w:r>
      <w:del w:id="6951" w:author="Editor" w:date="2026-09-25T09:00:00Z">
        <w:r>
          <w:delText xml:space="preserve">the perturbations he was contemplating with</w:delText>
        </w:r>
      </w:del>
      <w:ins w:id="6952" w:author="Editor" w:date="2026-09-25T09:00:00Z">
        <w:r>
          <w:t xml:space="preserve">his apprehensions</w:t>
        </w:r>
      </w:ins>
      <w:r>
        <w:t xml:space="preserve">. “How did Benedikt </w:t>
      </w:r>
      <w:del w:id="6953" w:author="Editor" w:date="2026-09-25T09:00:00Z">
        <w:r>
          <w:delText xml:space="preserve">found</w:delText>
        </w:r>
      </w:del>
      <w:ins w:id="6954" w:author="Editor" w:date="2026-09-25T09:00:00Z">
        <w:r>
          <w:t xml:space="preserve">find out</w:t>
        </w:r>
      </w:ins>
      <w:r>
        <w:t xml:space="preserve"> about Adriana?” </w:t>
      </w:r>
      <w:del w:id="6955" w:author="Editor" w:date="2026-09-25T09:00:00Z">
        <w:r>
          <w:delText xml:space="preserve">He</w:delText>
        </w:r>
      </w:del>
      <w:ins w:id="6956" w:author="Editor" w:date="2026-09-25T09:00:00Z">
        <w:r>
          <w:t xml:space="preserve">he</w:t>
        </w:r>
      </w:ins>
      <w:r>
        <w:t xml:space="preserve"> mumbled</w:t>
      </w:r>
      <w:del w:id="6957" w:author="Editor" w:date="2026-09-25T09:00:00Z">
        <w:r>
          <w:delText xml:space="preserve"> with anxiousness</w:delText>
        </w:r>
      </w:del>
      <w:r>
        <w:t xml:space="preserve">. Other than following the van</w:t>
      </w:r>
      <w:ins w:id="6958" w:author="Editor" w:date="2026-09-25T09:00:00Z">
        <w:r>
          <w:t xml:space="preserve">,</w:t>
        </w:r>
      </w:ins>
      <w:r>
        <w:t xml:space="preserve"> he had no</w:t>
      </w:r>
      <w:del w:id="6959" w:author="Editor" w:date="2026-09-25T09:00:00Z">
        <w:r>
          <w:delText xml:space="preserve"> other</w:delText>
        </w:r>
      </w:del>
      <w:r>
        <w:t xml:space="preserve"> concrete plan to curtail Benedikt’s advances, so he followed the course.</w:t>
      </w:r>
    </w:p>
    <w:p w14:paraId="465AA48E" w14:textId="08C1CF97" w:rsidR="00A477BC" w:rsidRPr="00A477BC" w:rsidRDefault="00A477BC" w:rsidP="00A477BC">
      <w:r>
        <w:t xml:space="preserve">He was perplexed. He couldn’t afford to ruin the last three years of his sedulous plan. And </w:t>
      </w:r>
      <w:del w:id="6960" w:author="Editor" w:date="2026-09-25T09:00:00Z">
        <w:r>
          <w:delText xml:space="preserve">Sanchez, </w:delText>
        </w:r>
      </w:del>
      <w:r>
        <w:t xml:space="preserve">deep inside</w:t>
      </w:r>
      <w:ins w:id="6961" w:author="Editor" w:date="2026-09-25T09:00:00Z">
        <w:r>
          <w:t xml:space="preserve">,</w:t>
        </w:r>
      </w:ins>
      <w:r>
        <w:t xml:space="preserve"> he was more worried about </w:t>
      </w:r>
      <w:del w:id="6962" w:author="Editor" w:date="2026-09-25T09:00:00Z">
        <w:r>
          <w:delText xml:space="preserve">her</w:delText>
        </w:r>
      </w:del>
      <w:ins w:id="6963" w:author="Editor" w:date="2026-09-25T09:00:00Z">
        <w:r>
          <w:t xml:space="preserve">Sanchez</w:t>
        </w:r>
      </w:ins>
      <w:r>
        <w:t xml:space="preserve"> than anything else</w:t>
      </w:r>
      <w:del w:id="6964" w:author="Editor" w:date="2026-09-25T09:00:00Z">
        <w:r>
          <w:delText xml:space="preserve">. Her safety was his prime concern and everything else was trivial</w:delText>
        </w:r>
      </w:del>
      <w:r>
        <w:t xml:space="preserve">.  While he was reasoning with his quandary</w:t>
      </w:r>
      <w:ins w:id="6965" w:author="Editor" w:date="2026-09-25T09:00:00Z">
        <w:r>
          <w:t xml:space="preserve">,</w:t>
        </w:r>
      </w:ins>
      <w:r>
        <w:t xml:space="preserve"> he noticed the receiver was in complete silence. </w:t>
      </w:r>
      <w:del w:id="6966" w:author="Editor" w:date="2026-09-25T09:00:00Z">
        <w:r>
          <w:delText xml:space="preserve">it</w:delText>
        </w:r>
      </w:del>
      <w:ins w:id="6967" w:author="Editor" w:date="2026-09-25T09:00:00Z">
        <w:r>
          <w:t xml:space="preserve">It</w:t>
        </w:r>
      </w:ins>
      <w:r>
        <w:t xml:space="preserve"> appeared</w:t>
      </w:r>
      <w:del w:id="6968" w:author="Editor" w:date="2026-09-25T09:00:00Z">
        <w:r>
          <w:delText xml:space="preserve"> aberrantly</w:delText>
        </w:r>
      </w:del>
      <w:r>
        <w:t xml:space="preserve"> unusual, for he knew the van was on the move.  He concluded either the people in the van were observing silence or something </w:t>
      </w:r>
      <w:del w:id="6969" w:author="Editor" w:date="2026-09-25T09:00:00Z">
        <w:r>
          <w:delText xml:space="preserve">went</w:delText>
        </w:r>
      </w:del>
      <w:ins w:id="6970" w:author="Editor" w:date="2026-09-25T09:00:00Z">
        <w:r>
          <w:t xml:space="preserve">had gone</w:t>
        </w:r>
      </w:ins>
      <w:r>
        <w:t xml:space="preserve"> wrong with the transmitter. With no better alternative, he went after Benedikt, </w:t>
      </w:r>
      <w:del w:id="6971" w:author="Editor" w:date="2026-09-25T09:00:00Z">
        <w:r>
          <w:delText xml:space="preserve">despaired and angered</w:delText>
        </w:r>
      </w:del>
      <w:ins w:id="6972" w:author="Editor" w:date="2026-09-25T09:00:00Z">
        <w:r>
          <w:t xml:space="preserve">despairing and angry</w:t>
        </w:r>
      </w:ins>
      <w:r>
        <w:t xml:space="preserve">.</w:t>
      </w:r>
    </w:p>
    <w:p w14:paraId="1E67B8B9" w14:textId="4F141FB3" w:rsidR="00A477BC" w:rsidRPr="00A477BC" w:rsidRDefault="00A477BC" w:rsidP="00A477BC">
      <w:r>
        <w:t xml:space="preserve">He was fifteen minutes into following Benedikt when he </w:t>
      </w:r>
      <w:del w:id="6973" w:author="Editor (Spelling)" w:date="2026-09-25T09:00:00Z">
        <w:r>
          <w:delText xml:space="preserve">realized</w:delText>
        </w:r>
      </w:del>
      <w:ins w:id="6974" w:author="Editor (Spelling)" w:date="2026-09-25T09:00:00Z">
        <w:r>
          <w:t xml:space="preserve">realised</w:t>
        </w:r>
      </w:ins>
      <w:r>
        <w:t xml:space="preserve"> he had not heard anything back from his police officer friend.  In the past, </w:t>
      </w:r>
      <w:del w:id="6975" w:author="Editor" w:date="2026-09-25T09:00:00Z">
        <w:r>
          <w:delText xml:space="preserve">for</w:delText>
        </w:r>
      </w:del>
      <w:ins w:id="6976" w:author="Editor" w:date="2026-09-25T09:00:00Z">
        <w:r>
          <w:t xml:space="preserve">in</w:t>
        </w:r>
      </w:ins>
      <w:r>
        <w:t xml:space="preserve"> such</w:t>
      </w:r>
      <w:ins w:id="6977" w:author="Editor" w:date="2026-09-25T09:00:00Z">
        <w:r>
          <w:t xml:space="preserve"> a</w:t>
        </w:r>
      </w:ins>
      <w:r>
        <w:t xml:space="preserve"> situation, he would have given</w:t>
      </w:r>
      <w:ins w:id="6978" w:author="Editor" w:date="2026-09-25T09:00:00Z">
        <w:r>
          <w:t xml:space="preserve"> it</w:t>
        </w:r>
      </w:ins>
      <w:r>
        <w:t xml:space="preserve"> some more time, but this time it involved Sanchez and he couldn’t hold his nerve any longer. He called the number. The phone kept ringing until he heard the long beep tone. He tried the number again and nothing changed – no one answered the phone. His agitation was at </w:t>
      </w:r>
      <w:del w:id="6979" w:author="Editor" w:date="2026-09-25T09:00:00Z">
        <w:r>
          <w:delText xml:space="preserve">the extreme</w:delText>
        </w:r>
      </w:del>
      <w:ins w:id="6980" w:author="Editor" w:date="2026-09-25T09:00:00Z">
        <w:r>
          <w:t xml:space="preserve">its peak</w:t>
        </w:r>
      </w:ins>
      <w:r>
        <w:t xml:space="preserve">. All he could hope was to get to Sanchez before Benedikt</w:t>
      </w:r>
      <w:del w:id="6981" w:author="Editor" w:date="2026-09-25T09:00:00Z">
        <w:r>
          <w:delText xml:space="preserve"> and</w:delText>
        </w:r>
      </w:del>
      <w:ins w:id="6982" w:author="Editor" w:date="2026-09-25T09:00:00Z">
        <w:r>
          <w:t xml:space="preserve">. He</w:t>
        </w:r>
      </w:ins>
      <w:r>
        <w:t xml:space="preserve"> regretted his decision to let </w:t>
      </w:r>
      <w:del w:id="6983" w:author="Editor" w:date="2026-09-25T09:00:00Z">
        <w:r>
          <w:delText xml:space="preserve">Sanchez go off</w:delText>
        </w:r>
      </w:del>
      <w:ins w:id="6984" w:author="Editor" w:date="2026-09-25T09:00:00Z">
        <w:r>
          <w:t xml:space="preserve">her out of</w:t>
        </w:r>
      </w:ins>
      <w:r>
        <w:t xml:space="preserve"> his sight. He tried the number again. This time the phone line was cut right after the first ring. His heart sank. He was </w:t>
      </w:r>
      <w:del w:id="6985" w:author="Editor" w:date="2026-09-25T09:00:00Z">
        <w:r>
          <w:delText xml:space="preserve">definitive</w:delText>
        </w:r>
      </w:del>
      <w:ins w:id="6986" w:author="Editor" w:date="2026-09-25T09:00:00Z">
        <w:r>
          <w:t xml:space="preserve">certain</w:t>
        </w:r>
      </w:ins>
      <w:r>
        <w:t xml:space="preserve"> something wasn’t right. He tried the number again and this time </w:t>
      </w:r>
      <w:del w:id="6987" w:author="Editor" w:date="2026-09-25T09:00:00Z">
        <w:r>
          <w:delText xml:space="preserve">he got</w:delText>
        </w:r>
      </w:del>
      <w:ins w:id="6988" w:author="Editor" w:date="2026-09-25T09:00:00Z">
        <w:r>
          <w:t xml:space="preserve">it went</w:t>
        </w:r>
      </w:ins>
      <w:r>
        <w:t xml:space="preserve"> directly to</w:t>
      </w:r>
      <w:del w:id="6989" w:author="Editor" w:date="2026-09-25T09:00:00Z">
        <w:r>
          <w:delText xml:space="preserve"> the</w:delText>
        </w:r>
      </w:del>
      <w:r>
        <w:t xml:space="preserve"> voicemail. He knew he had a mountainous task </w:t>
      </w:r>
      <w:del w:id="6990" w:author="Editor" w:date="2026-09-25T09:00:00Z">
        <w:r>
          <w:delText xml:space="preserve">in his hand</w:delText>
        </w:r>
      </w:del>
      <w:ins w:id="6991" w:author="Editor" w:date="2026-09-25T09:00:00Z">
        <w:r>
          <w:t xml:space="preserve">on his hands,</w:t>
        </w:r>
      </w:ins>
      <w:r>
        <w:t xml:space="preserve"> and driving fast was the only resort he was left with.</w:t>
      </w:r>
    </w:p>
    <w:p w14:paraId="0C266295" w14:textId="77777777" w:rsidR="00A477BC" w:rsidRPr="00A477BC" w:rsidRDefault="00A477BC" w:rsidP="00A477BC">
      <w:r>
        <w:t xml:space="preserve">Right after the van turned towards highway A12 to make the final dash to Adriana’s house</w:t>
      </w:r>
      <w:ins w:id="6992" w:author="Editor" w:date="2026-09-25T09:00:00Z">
        <w:r>
          <w:t xml:space="preserve">,</w:t>
        </w:r>
      </w:ins>
      <w:r>
        <w:t xml:space="preserve"> a strange thing happened. Instead of going straight down the road, the van looped around and headed towards Lisbon</w:t>
      </w:r>
      <w:del w:id="6993" w:author="Editor" w:date="2026-09-25T09:00:00Z">
        <w:r>
          <w:delText xml:space="preserve"> instead</w:delText>
        </w:r>
      </w:del>
      <w:r>
        <w:t xml:space="preserve">. He had to decide soon. </w:t>
      </w:r>
      <w:del w:id="6994" w:author="Editor" w:date="2026-09-25T09:00:00Z">
        <w:r>
          <w:delText xml:space="preserve">Either he</w:delText>
        </w:r>
      </w:del>
      <w:ins w:id="6995" w:author="Editor" w:date="2026-09-25T09:00:00Z">
        <w:r>
          <w:t xml:space="preserve">He</w:t>
        </w:r>
      </w:ins>
      <w:r>
        <w:t xml:space="preserve"> could</w:t>
      </w:r>
      <w:ins w:id="6996" w:author="Editor" w:date="2026-09-25T09:00:00Z">
        <w:r>
          <w:t xml:space="preserve"> either</w:t>
        </w:r>
      </w:ins>
      <w:r>
        <w:t xml:space="preserve"> check on Sanchez’s safety or go after the van. His </w:t>
      </w:r>
      <w:del w:id="6997" w:author="Editor" w:date="2026-09-25T09:00:00Z">
        <w:r>
          <w:delText xml:space="preserve">mind was convoluted. His </w:delText>
        </w:r>
      </w:del>
      <w:r>
        <w:t xml:space="preserve">intuition was inclining mercilessly towards the possibility of </w:t>
      </w:r>
      <w:del w:id="6998" w:author="Editor" w:date="2026-09-25T09:00:00Z">
        <w:r>
          <w:delText xml:space="preserve">Sanchez captivation</w:delText>
        </w:r>
      </w:del>
      <w:ins w:id="6999" w:author="Editor" w:date="2026-09-25T09:00:00Z">
        <w:r>
          <w:t xml:space="preserve">Sanchez’s capture</w:t>
        </w:r>
      </w:ins>
      <w:r>
        <w:t xml:space="preserve">. He didn’t have much time to sanely play out his options, and in haste </w:t>
      </w:r>
      <w:ins w:id="7000" w:author="Editor" w:date="2026-09-25T09:00:00Z">
        <w:r>
          <w:t xml:space="preserve">he </w:t>
        </w:r>
      </w:ins>
      <w:r>
        <w:t xml:space="preserve">decided to</w:t>
      </w:r>
      <w:del w:id="7001" w:author="Editor" w:date="2026-09-25T09:00:00Z">
        <w:r>
          <w:delText xml:space="preserve"> go</w:delText>
        </w:r>
      </w:del>
      <w:r>
        <w:t xml:space="preserve"> check Adriana’s house first. He trusted the GPS locator to help him trace the van later if needed. For now, Sanchez was his only priority</w:t>
      </w:r>
      <w:ins w:id="7002" w:author="Editor" w:date="2026-09-25T09:00:00Z">
        <w:r>
          <w:t xml:space="preserve">.</w:t>
        </w:r>
      </w:ins>
    </w:p>
    <w:p w14:paraId="37B4254B" w14:textId="5519E4D7" w:rsidR="007C7BBF" w:rsidRDefault="00A477BC" w:rsidP="00437F35">
      <w:commentRangeStart w:id="189"/>
      <w:r>
        <w:t xml:space="preserve">From where he was, the distance to Adriana’s house was </w:t>
      </w:r>
      <w:del w:id="7003" w:author="Editor" w:date="2026-09-25T09:00:00Z">
        <w:r>
          <w:delText xml:space="preserve">less than 30 minutes</w:delText>
        </w:r>
      </w:del>
      <w:ins w:id="7004" w:author="Editor" w:date="2026-09-25T09:00:00Z">
        <w:r>
          <w:t xml:space="preserve">a little over an hour</w:t>
        </w:r>
      </w:ins>
      <w:r>
        <w:t xml:space="preserve">, and it appeared the longest drive he had ever taken in his life</w:t>
      </w:r>
      <w:del w:id="7005" w:author="Editor" w:date="2026-09-25T09:00:00Z">
        <w:r>
          <w:delText xml:space="preserve"> thus far</w:delText>
        </w:r>
      </w:del>
      <w:r>
        <w:t xml:space="preserve">.</w:t>
      </w:r>
      <w:r>
        <w:br w:type="page"/>
      </w:r>
      <w:commentRangeEnd w:id="189"/>
      <w:r>
        <w:commentReference w:id="189"/>
      </w:r>
    </w:p>
    <w:p w14:paraId="26E5B9EE" w14:textId="4503A3EA" w:rsidR="005A7E96" w:rsidRPr="007C7BBF" w:rsidRDefault="005A7E96" w:rsidP="00F56514">
      <w:pPr>
        <w:outlineLvl w:val="0"/>
        <w:rPr>
          <w:b/>
        </w:rPr>
      </w:pPr>
      <w:r>
        <w:rPr>
          <w:b/>
        </w:rPr>
        <w:lastRenderedPageBreak/>
        <w:t>Chapter 35</w:t>
      </w:r>
    </w:p>
    <w:p w14:paraId="554D09CE" w14:textId="77777777" w:rsidR="005A7E96" w:rsidRPr="007C7BBF" w:rsidRDefault="005A7E96" w:rsidP="005A7E96">
      <w:pPr>
        <w:rPr>
          <w:b/>
        </w:rPr>
      </w:pPr>
      <w:commentRangeStart w:id="190"/>
      <w:del w:id="7006" w:author="Editor" w:date="2026-09-25T09:00:00Z">
        <w:r>
          <w:rPr>
            <w:b/>
          </w:rPr>
          <w:delText xml:space="preserve">2:00</w:delText>
        </w:r>
      </w:del>
      <w:ins w:id="7007" w:author="Editor" w:date="2026-09-25T09:00:00Z">
        <w:r>
          <w:rPr>
            <w:b/>
          </w:rPr>
          <w:t xml:space="preserve">4:15</w:t>
        </w:r>
      </w:ins>
      <w:r>
        <w:rPr>
          <w:b/>
        </w:rPr>
        <w:t xml:space="preserve"> PM 18th April 2014, </w:t>
      </w:r>
      <w:del w:id="7008" w:author="Editor" w:date="2026-09-25T09:00:00Z">
        <w:r>
          <w:rPr>
            <w:b/>
          </w:rPr>
          <w:delText xml:space="preserve">Nazaré</w:delText>
        </w:r>
      </w:del>
      <w:ins w:id="7009" w:author="Editor" w:date="2026-09-25T09:00:00Z">
        <w:r>
          <w:rPr>
            <w:b/>
          </w:rPr>
          <w:t xml:space="preserve">Lisbon</w:t>
        </w:r>
      </w:ins>
      <w:r>
        <w:rPr>
          <w:b/>
        </w:rPr>
        <w:t xml:space="preserve">, Portugal</w:t>
      </w:r>
      <w:commentRangeEnd w:id="190"/>
      <w:r>
        <w:commentReference w:id="190"/>
      </w:r>
    </w:p>
    <w:p w14:paraId="202869E4" w14:textId="77777777" w:rsidR="0047184D" w:rsidRPr="0047184D" w:rsidRDefault="0047184D" w:rsidP="0047184D">
      <w:del w:id="7010" w:author="Editor" w:date="2026-09-25T09:00:00Z">
        <w:r>
          <w:delText xml:space="preserve">The</w:delText>
        </w:r>
      </w:del>
      <w:ins w:id="7011" w:author="Editor" w:date="2026-09-25T09:00:00Z">
        <w:r>
          <w:t xml:space="preserve">A late</w:t>
        </w:r>
      </w:ins>
      <w:r>
        <w:t xml:space="preserve"> lunch was ordered from a nearby restaurant. They ate in complete silence. </w:t>
      </w:r>
      <w:del w:id="7012" w:author="Editor" w:date="2026-09-25T09:00:00Z">
        <w:r>
          <w:delText xml:space="preserve">And besides</w:delText>
        </w:r>
      </w:del>
      <w:ins w:id="7013" w:author="Editor" w:date="2026-09-25T09:00:00Z">
        <w:r>
          <w:t xml:space="preserve">Besides</w:t>
        </w:r>
      </w:ins>
      <w:r>
        <w:t xml:space="preserve"> the occasional clinking of forks, there was no babel despite </w:t>
      </w:r>
      <w:ins w:id="7014" w:author="Editor" w:date="2026-09-25T09:00:00Z">
        <w:r>
          <w:t xml:space="preserve">a </w:t>
        </w:r>
      </w:ins>
      <w:r>
        <w:t xml:space="preserve">dozen people in </w:t>
      </w:r>
      <w:del w:id="7015" w:author="Editor" w:date="2026-09-25T09:00:00Z">
        <w:r>
          <w:delText xml:space="preserve">a</w:delText>
        </w:r>
      </w:del>
      <w:ins w:id="7016" w:author="Editor" w:date="2026-09-25T09:00:00Z">
        <w:r>
          <w:t xml:space="preserve">the</w:t>
        </w:r>
      </w:ins>
      <w:r>
        <w:t xml:space="preserve"> room. </w:t>
      </w:r>
    </w:p>
    <w:p w14:paraId="49732279" w14:textId="77777777" w:rsidR="0047184D" w:rsidRPr="0047184D" w:rsidRDefault="0047184D" w:rsidP="0047184D">
      <w:commentRangeStart w:id="191"/>
      <w:r>
        <w:t xml:space="preserve">Benedikt was lost in his own world, thinking about the conversation he had with </w:t>
      </w:r>
      <w:del w:id="7017" w:author="Editor (Names)" w:date="2026-09-25T09:00:00Z">
        <w:r>
          <w:delText xml:space="preserve">Adam</w:delText>
        </w:r>
      </w:del>
      <w:ins w:id="7018" w:author="Editor (Names)" w:date="2026-09-25T09:00:00Z">
        <w:r>
          <w:t xml:space="preserve">Oskar</w:t>
        </w:r>
      </w:ins>
      <w:r>
        <w:t xml:space="preserve">. </w:t>
      </w:r>
      <w:del w:id="7019" w:author="Editor (Names)" w:date="2026-09-25T09:00:00Z">
        <w:r>
          <w:delText xml:space="preserve">Adam</w:delText>
        </w:r>
      </w:del>
      <w:ins w:id="7020" w:author="Editor (Names)" w:date="2026-09-25T09:00:00Z">
        <w:r>
          <w:t xml:space="preserve">Oskar</w:t>
        </w:r>
      </w:ins>
      <w:r>
        <w:t xml:space="preserve"> was methodical, rational and always impeccable in executing any given job. When he informed him about Sanchez planning to visit a house in Nazaré, </w:t>
      </w:r>
      <w:del w:id="7021" w:author="Editor" w:date="2026-09-25T09:00:00Z">
        <w:r>
          <w:delText xml:space="preserve">he</w:delText>
        </w:r>
      </w:del>
      <w:ins w:id="7022" w:author="Editor" w:date="2026-09-25T09:00:00Z">
        <w:r>
          <w:t xml:space="preserve">Benedikt</w:t>
        </w:r>
      </w:ins>
      <w:r>
        <w:t xml:space="preserve"> was certain it would happen. However, with the passing time, his worries were slowly creeping back. Too many things had gone wrong in the last few days, rattling every one of his </w:t>
      </w:r>
      <w:del w:id="7023" w:author="Editor" w:date="2026-09-25T09:00:00Z">
        <w:r>
          <w:delText xml:space="preserve">belief</w:delText>
        </w:r>
      </w:del>
      <w:ins w:id="7024" w:author="Editor" w:date="2026-09-25T09:00:00Z">
        <w:r>
          <w:t xml:space="preserve">beliefs</w:t>
        </w:r>
      </w:ins>
      <w:r>
        <w:t xml:space="preserve">. The loud tone of the phone </w:t>
      </w:r>
      <w:del w:id="7025" w:author="Editor" w:date="2026-09-25T09:00:00Z">
        <w:r>
          <w:delText xml:space="preserve">rattled</w:delText>
        </w:r>
      </w:del>
      <w:ins w:id="7026" w:author="Editor" w:date="2026-09-25T09:00:00Z">
        <w:r>
          <w:t xml:space="preserve">jolted</w:t>
        </w:r>
      </w:ins>
      <w:r>
        <w:t xml:space="preserve"> him out of his cogitation. </w:t>
      </w:r>
      <w:commentRangeEnd w:id="191"/>
      <w:r>
        <w:commentReference w:id="191"/>
      </w:r>
    </w:p>
    <w:p w14:paraId="60FE6335" w14:textId="77777777" w:rsidR="0047184D" w:rsidRPr="0047184D" w:rsidRDefault="0047184D" w:rsidP="0047184D">
      <w:r>
        <w:t xml:space="preserve">“We saw them entering the house!</w:t>
      </w:r>
      <w:del w:id="7027" w:author="Editor" w:date="2026-09-25T09:00:00Z">
        <w:r>
          <w:delText xml:space="preserve">!</w:delText>
        </w:r>
      </w:del>
      <w:r>
        <w:t xml:space="preserve">”</w:t>
      </w:r>
    </w:p>
    <w:p w14:paraId="1A30CDA2" w14:textId="77777777" w:rsidR="0047184D" w:rsidRPr="0047184D" w:rsidRDefault="0047184D" w:rsidP="0047184D">
      <w:r>
        <w:t xml:space="preserve">“We are on our way. Keep a good eye on them. Remember</w:t>
      </w:r>
      <w:ins w:id="7028" w:author="Editor" w:date="2026-09-25T09:00:00Z">
        <w:r>
          <w:t xml:space="preserve">,</w:t>
        </w:r>
      </w:ins>
      <w:r>
        <w:t xml:space="preserve"> no mistakes</w:t>
      </w:r>
      <w:del w:id="7029" w:author="Editor" w:date="2026-09-25T09:00:00Z">
        <w:r>
          <w:delText xml:space="preserve">,” a</w:delText>
        </w:r>
      </w:del>
      <w:ins w:id="7030" w:author="Editor" w:date="2026-09-25T09:00:00Z">
        <w:r>
          <w:t xml:space="preserve">.” A</w:t>
        </w:r>
      </w:ins>
      <w:r>
        <w:t xml:space="preserve"> sense of achievement </w:t>
      </w:r>
      <w:ins w:id="7031" w:author="Editor" w:date="2026-09-25T09:00:00Z">
        <w:r>
          <w:t xml:space="preserve">was </w:t>
        </w:r>
      </w:ins>
      <w:r>
        <w:t xml:space="preserve">reflected </w:t>
      </w:r>
      <w:del w:id="7032" w:author="Editor" w:date="2026-09-25T09:00:00Z">
        <w:r>
          <w:delText xml:space="preserve">from his orotund</w:delText>
        </w:r>
      </w:del>
      <w:ins w:id="7033" w:author="Editor" w:date="2026-09-25T09:00:00Z">
        <w:r>
          <w:t xml:space="preserve">in his booming</w:t>
        </w:r>
      </w:ins>
      <w:r>
        <w:t xml:space="preserve"> voice.</w:t>
      </w:r>
    </w:p>
    <w:p w14:paraId="5D4D9079" w14:textId="77777777" w:rsidR="0047184D" w:rsidRPr="0047184D" w:rsidRDefault="0047184D" w:rsidP="0047184D">
      <w:r>
        <w:t>“We need to go right now.”</w:t>
      </w:r>
    </w:p>
    <w:p w14:paraId="03AC5CE2" w14:textId="77777777" w:rsidR="0047184D" w:rsidRPr="0047184D" w:rsidRDefault="0047184D" w:rsidP="0047184D">
      <w:del w:id="7034" w:author="Editor (Names)" w:date="2026-09-25T09:00:00Z">
        <w:r>
          <w:delText xml:space="preserve">Francis</w:delText>
        </w:r>
      </w:del>
      <w:ins w:id="7035" w:author="Editor (Names)" w:date="2026-09-25T09:00:00Z">
        <w:r>
          <w:t xml:space="preserve">Francisco</w:t>
        </w:r>
      </w:ins>
      <w:r>
        <w:t xml:space="preserve"> had no clue where they were headed. Benedikt’s indifferent </w:t>
      </w:r>
      <w:del w:id="7036" w:author="Editor (Spelling)" w:date="2026-09-25T09:00:00Z">
        <w:r>
          <w:delText xml:space="preserve">behavior</w:delText>
        </w:r>
      </w:del>
      <w:ins w:id="7037" w:author="Editor (Spelling)" w:date="2026-09-25T09:00:00Z">
        <w:r>
          <w:t xml:space="preserve">behaviour</w:t>
        </w:r>
      </w:ins>
      <w:r>
        <w:t xml:space="preserve"> towards him was making him </w:t>
      </w:r>
      <w:del w:id="7038" w:author="Editor" w:date="2026-09-25T09:00:00Z">
        <w:r>
          <w:delText xml:space="preserve">delirious</w:delText>
        </w:r>
      </w:del>
      <w:ins w:id="7039" w:author="Editor" w:date="2026-09-25T09:00:00Z">
        <w:r>
          <w:t xml:space="preserve">agitated</w:t>
        </w:r>
      </w:ins>
      <w:r>
        <w:t xml:space="preserve">. He knew his chief was working on a plan </w:t>
      </w:r>
      <w:del w:id="7040" w:author="Editor" w:date="2026-09-25T09:00:00Z">
        <w:r>
          <w:delText xml:space="preserve">in</w:delText>
        </w:r>
      </w:del>
      <w:ins w:id="7041" w:author="Editor" w:date="2026-09-25T09:00:00Z">
        <w:r>
          <w:t xml:space="preserve">with</w:t>
        </w:r>
      </w:ins>
      <w:r>
        <w:t xml:space="preserve"> complete discretion. And the fact that he was not part of it made him anxious and fidgety.</w:t>
      </w:r>
    </w:p>
    <w:p w14:paraId="0674054C" w14:textId="77777777" w:rsidR="0047184D" w:rsidRPr="0047184D" w:rsidRDefault="0047184D" w:rsidP="0047184D">
      <w:del w:id="7042" w:author="Editor (Names)" w:date="2026-09-25T09:00:00Z">
        <w:r>
          <w:delText xml:space="preserve">Francis</w:delText>
        </w:r>
      </w:del>
      <w:ins w:id="7043" w:author="Editor (Names)" w:date="2026-09-25T09:00:00Z">
        <w:r>
          <w:t xml:space="preserve">Francisco</w:t>
        </w:r>
      </w:ins>
      <w:r>
        <w:t xml:space="preserve"> took the </w:t>
      </w:r>
      <w:del w:id="7044" w:author="Editor" w:date="2026-09-25T09:00:00Z">
        <w:r>
          <w:delText xml:space="preserve">driver</w:delText>
        </w:r>
      </w:del>
      <w:ins w:id="7045" w:author="Editor" w:date="2026-09-25T09:00:00Z">
        <w:r>
          <w:t xml:space="preserve">driver’s</w:t>
        </w:r>
      </w:ins>
      <w:r>
        <w:t xml:space="preserve"> seat, </w:t>
      </w:r>
      <w:del w:id="7046" w:author="Editor" w:date="2026-09-25T09:00:00Z">
        <w:r>
          <w:delText xml:space="preserve">took</w:delText>
        </w:r>
      </w:del>
      <w:ins w:id="7047" w:author="Editor" w:date="2026-09-25T09:00:00Z">
        <w:r>
          <w:t xml:space="preserve">pulled</w:t>
        </w:r>
      </w:ins>
      <w:r>
        <w:t xml:space="preserve"> his gun out </w:t>
      </w:r>
      <w:del w:id="7048" w:author="Editor" w:date="2026-09-25T09:00:00Z">
        <w:r>
          <w:delText xml:space="preserve">from the</w:delText>
        </w:r>
      </w:del>
      <w:ins w:id="7049" w:author="Editor" w:date="2026-09-25T09:00:00Z">
        <w:r>
          <w:t xml:space="preserve">of his</w:t>
        </w:r>
      </w:ins>
      <w:r>
        <w:t xml:space="preserve"> pocket and threw it </w:t>
      </w:r>
      <w:del w:id="7050" w:author="Editor" w:date="2026-09-25T09:00:00Z">
        <w:r>
          <w:delText xml:space="preserve">in</w:delText>
        </w:r>
      </w:del>
      <w:ins w:id="7051" w:author="Editor" w:date="2026-09-25T09:00:00Z">
        <w:r>
          <w:t xml:space="preserve">into</w:t>
        </w:r>
      </w:ins>
      <w:r>
        <w:t xml:space="preserve"> the glove compartment. Soon they were on their way. The occasional passing vehicle was the only sound one could hear, for the </w:t>
      </w:r>
      <w:del w:id="7052" w:author="Editor" w:date="2026-09-25T09:00:00Z">
        <w:r>
          <w:delText xml:space="preserve">vehicle occupants</w:delText>
        </w:r>
      </w:del>
      <w:ins w:id="7053" w:author="Editor" w:date="2026-09-25T09:00:00Z">
        <w:r>
          <w:t xml:space="preserve">occupants had</w:t>
        </w:r>
      </w:ins>
      <w:r>
        <w:t xml:space="preserve"> decided to maintain complete silence. About five minutes into the drive</w:t>
      </w:r>
      <w:ins w:id="7054" w:author="Editor" w:date="2026-09-25T09:00:00Z">
        <w:r>
          <w:t xml:space="preserve">,</w:t>
        </w:r>
      </w:ins>
      <w:r>
        <w:t xml:space="preserve"> Benedikt got a call. After</w:t>
      </w:r>
      <w:ins w:id="7055" w:author="Editor" w:date="2026-09-25T09:00:00Z">
        <w:r>
          <w:t xml:space="preserve"> a</w:t>
        </w:r>
      </w:ins>
      <w:r>
        <w:t xml:space="preserve"> few minutes of listening, he announced, “Get them and meet me at the warehouse.”</w:t>
      </w:r>
    </w:p>
    <w:p w14:paraId="2BFBFB1E" w14:textId="77777777" w:rsidR="0047184D" w:rsidRPr="0047184D" w:rsidRDefault="0047184D" w:rsidP="0047184D">
      <w:r>
        <w:t xml:space="preserve">They </w:t>
      </w:r>
      <w:del w:id="7056" w:author="Editor" w:date="2026-09-25T09:00:00Z">
        <w:r>
          <w:delText xml:space="preserve">drove</w:delText>
        </w:r>
      </w:del>
      <w:ins w:id="7057" w:author="Editor" w:date="2026-09-25T09:00:00Z">
        <w:r>
          <w:t xml:space="preserve">had driven</w:t>
        </w:r>
      </w:ins>
      <w:r>
        <w:t xml:space="preserve"> for another ten minutes when Benedikt got </w:t>
      </w:r>
      <w:del w:id="7058" w:author="Editor" w:date="2026-09-25T09:00:00Z">
        <w:r>
          <w:delText xml:space="preserve">another</w:delText>
        </w:r>
      </w:del>
      <w:ins w:id="7059" w:author="Editor" w:date="2026-09-25T09:00:00Z">
        <w:r>
          <w:t xml:space="preserve">a second</w:t>
        </w:r>
      </w:ins>
      <w:r>
        <w:t xml:space="preserve"> call. The conversation didn</w:t>
      </w:r>
      <w:del w:id="7060" w:author="Editor (Typography)" w:date="2026-09-25T09:00:00Z">
        <w:r>
          <w:delText xml:space="preserve">'</w:delText>
        </w:r>
      </w:del>
      <w:ins w:id="7061" w:author="Editor (Typography)" w:date="2026-09-25T09:00:00Z">
        <w:r>
          <w:t xml:space="preserve">’</w:t>
        </w:r>
      </w:ins>
      <w:r>
        <w:t xml:space="preserve">t last long and ended abruptly. He instructed </w:t>
      </w:r>
      <w:del w:id="7062" w:author="Editor (Names)" w:date="2026-09-25T09:00:00Z">
        <w:r>
          <w:delText xml:space="preserve">Francis</w:delText>
        </w:r>
      </w:del>
      <w:ins w:id="7063" w:author="Editor (Names)" w:date="2026-09-25T09:00:00Z">
        <w:r>
          <w:t xml:space="preserve">Francisco</w:t>
        </w:r>
      </w:ins>
      <w:r>
        <w:t xml:space="preserve"> to make a U-turn and </w:t>
      </w:r>
      <w:del w:id="7064" w:author="Editor" w:date="2026-09-25T09:00:00Z">
        <w:r>
          <w:delText xml:space="preserve">asked him to </w:delText>
        </w:r>
      </w:del>
      <w:r>
        <w:t xml:space="preserve">drive towards Lisbon. </w:t>
      </w:r>
      <w:del w:id="7065" w:author="Editor (Names)" w:date="2026-09-25T09:00:00Z">
        <w:r>
          <w:delText xml:space="preserve">Francis</w:delText>
        </w:r>
      </w:del>
      <w:ins w:id="7066" w:author="Editor (Names)" w:date="2026-09-25T09:00:00Z">
        <w:r>
          <w:t xml:space="preserve">Francisco</w:t>
        </w:r>
      </w:ins>
      <w:r>
        <w:t xml:space="preserve"> kept his curiosity </w:t>
      </w:r>
      <w:del w:id="7067" w:author="Editor" w:date="2026-09-25T09:00:00Z">
        <w:r>
          <w:delText xml:space="preserve">under</w:delText>
        </w:r>
      </w:del>
      <w:ins w:id="7068" w:author="Editor" w:date="2026-09-25T09:00:00Z">
        <w:r>
          <w:t xml:space="preserve">in</w:t>
        </w:r>
      </w:ins>
      <w:r>
        <w:t xml:space="preserve"> check and followed the instructions without questioning his chief</w:t>
      </w:r>
      <w:del w:id="7069" w:author="Editor (Typography)" w:date="2026-09-25T09:00:00Z">
        <w:r>
          <w:delText xml:space="preserve">'</w:delText>
        </w:r>
      </w:del>
      <w:ins w:id="7070" w:author="Editor (Typography)" w:date="2026-09-25T09:00:00Z">
        <w:r>
          <w:t xml:space="preserve">’</w:t>
        </w:r>
      </w:ins>
      <w:r>
        <w:t xml:space="preserve">s intent. </w:t>
      </w:r>
    </w:p>
    <w:p w14:paraId="361DEA9F" w14:textId="763DA35B" w:rsidR="005A7E96" w:rsidRDefault="0047184D" w:rsidP="005A7E96">
      <w:commentRangeStart w:id="192"/>
      <w:r>
        <w:t>Benedikt knew this was his chance. He kept checking his watch every other minute. And for the first time since his arrival in Lisbon, he appeared anxious.</w:t>
      </w:r>
      <w:commentRangeEnd w:id="192"/>
      <w:r>
        <w:commentReference w:id="192"/>
      </w:r>
    </w:p>
    <w:p w14:paraId="4488F2D5" w14:textId="77777777" w:rsidR="007C7BBF" w:rsidRDefault="007C7BBF">
      <w:pPr>
        <w:spacing w:line="259" w:lineRule="auto"/>
        <w:jc w:val="left"/>
      </w:pPr>
      <w:r>
        <w:br w:type="page"/>
      </w:r>
    </w:p>
    <w:p w14:paraId="2B78C554" w14:textId="50B4D62A" w:rsidR="005A7E96" w:rsidRPr="007C7BBF" w:rsidRDefault="005A7E96" w:rsidP="00F56514">
      <w:pPr>
        <w:outlineLvl w:val="0"/>
        <w:rPr>
          <w:b/>
        </w:rPr>
      </w:pPr>
      <w:r>
        <w:rPr>
          <w:b/>
        </w:rPr>
        <w:lastRenderedPageBreak/>
        <w:t>Chapter 36</w:t>
      </w:r>
    </w:p>
    <w:p w14:paraId="7D44F3DE" w14:textId="77777777" w:rsidR="005A7E96" w:rsidRPr="007C7BBF" w:rsidRDefault="005A7E96" w:rsidP="005A7E96">
      <w:pPr>
        <w:rPr>
          <w:b/>
        </w:rPr>
      </w:pPr>
      <w:r>
        <w:rPr>
          <w:b/>
        </w:rPr>
        <w:t>4:30 PM 18th April 2014, Nazaré, Portugal</w:t>
      </w:r>
    </w:p>
    <w:p w14:paraId="55EDF603" w14:textId="77777777" w:rsidR="00334E77" w:rsidRPr="00334E77" w:rsidRDefault="00334E77" w:rsidP="00334E77">
      <w:r>
        <w:t xml:space="preserve">Stephen came out of the bathroom startled. He grabbed the shirt he </w:t>
      </w:r>
      <w:del w:id="7071" w:author="Editor" w:date="2026-09-25T09:00:00Z">
        <w:r>
          <w:delText xml:space="preserve">took</w:delText>
        </w:r>
      </w:del>
      <w:ins w:id="7072" w:author="Editor" w:date="2026-09-25T09:00:00Z">
        <w:r>
          <w:t xml:space="preserve">had taken</w:t>
        </w:r>
      </w:ins>
      <w:r>
        <w:t xml:space="preserve"> off not too long ago and followed Sanchez, who led the way</w:t>
      </w:r>
      <w:ins w:id="7073" w:author="Editor" w:date="2026-09-25T09:00:00Z">
        <w:r>
          <w:t xml:space="preserve">,</w:t>
        </w:r>
      </w:ins>
      <w:r>
        <w:t xml:space="preserve"> tiptoeing to the other side of the house. They took shelter in the room opposite to where they </w:t>
      </w:r>
      <w:del w:id="7074" w:author="Editor" w:date="2026-09-25T09:00:00Z">
        <w:r>
          <w:delText xml:space="preserve">were</w:delText>
        </w:r>
      </w:del>
      <w:ins w:id="7075" w:author="Editor" w:date="2026-09-25T09:00:00Z">
        <w:r>
          <w:t xml:space="preserve">had been</w:t>
        </w:r>
      </w:ins>
      <w:r>
        <w:t xml:space="preserve"> before. The room was facing the front side of the house.  She zeroed </w:t>
      </w:r>
      <w:del w:id="7076" w:author="Editor" w:date="2026-09-25T09:00:00Z">
        <w:r>
          <w:delText xml:space="preserve">down</w:delText>
        </w:r>
      </w:del>
      <w:ins w:id="7077" w:author="Editor" w:date="2026-09-25T09:00:00Z">
        <w:r>
          <w:t xml:space="preserve">in</w:t>
        </w:r>
      </w:ins>
      <w:r>
        <w:t xml:space="preserve"> on the window as her escape route and </w:t>
      </w:r>
      <w:del w:id="7078" w:author="Editor" w:date="2026-09-25T09:00:00Z">
        <w:r>
          <w:delText xml:space="preserve">she </w:delText>
        </w:r>
      </w:del>
      <w:r>
        <w:t xml:space="preserve">slowly opened it to arrest any</w:t>
      </w:r>
      <w:del w:id="7079" w:author="Editor" w:date="2026-09-25T09:00:00Z">
        <w:r>
          <w:delText xml:space="preserve"> unwarranted</w:delText>
        </w:r>
      </w:del>
      <w:r>
        <w:t xml:space="preserve"> squeaking sound. There was a drainpipe running from the roof to the ground next to the window. She pointed to the water pipe, expressing her intention</w:t>
      </w:r>
      <w:ins w:id="7080" w:author="Editor" w:date="2026-09-25T09:00:00Z">
        <w:r>
          <w:t xml:space="preserve">,</w:t>
        </w:r>
      </w:ins>
      <w:r>
        <w:t xml:space="preserve"> and took the lead.  As she slid down the pipe</w:t>
      </w:r>
      <w:ins w:id="7081" w:author="Editor" w:date="2026-09-25T09:00:00Z">
        <w:r>
          <w:t xml:space="preserve">,</w:t>
        </w:r>
      </w:ins>
      <w:r>
        <w:t xml:space="preserve"> a loud screaming voice got her attention. She ignored the voice and continued sliding down.  Stephen mustered some courage and followed her. The height was manageable</w:t>
      </w:r>
      <w:del w:id="7082" w:author="Editor" w:date="2026-09-25T09:00:00Z">
        <w:r>
          <w:delText xml:space="preserve">, even</w:delText>
        </w:r>
      </w:del>
      <w:ins w:id="7083" w:author="Editor" w:date="2026-09-25T09:00:00Z">
        <w:r>
          <w:t xml:space="preserve">. Even</w:t>
        </w:r>
      </w:ins>
      <w:r>
        <w:t xml:space="preserve"> if he </w:t>
      </w:r>
      <w:del w:id="7084" w:author="Editor" w:date="2026-09-25T09:00:00Z">
        <w:r>
          <w:delText xml:space="preserve">would have</w:delText>
        </w:r>
      </w:del>
      <w:ins w:id="7085" w:author="Editor" w:date="2026-09-25T09:00:00Z">
        <w:r>
          <w:t xml:space="preserve">had</w:t>
        </w:r>
      </w:ins>
      <w:r>
        <w:t xml:space="preserve"> fallen, it wouldn’t have killed him.</w:t>
      </w:r>
    </w:p>
    <w:p w14:paraId="2503A264" w14:textId="77777777" w:rsidR="00334E77" w:rsidRPr="00334E77" w:rsidRDefault="00334E77" w:rsidP="00334E77">
      <w:r>
        <w:t xml:space="preserve">Adriana was in her reading room when she heard some noise at the door. She wasn’t expecting anyone. </w:t>
      </w:r>
      <w:del w:id="7086" w:author="Editor" w:date="2026-09-25T09:00:00Z">
        <w:r>
          <w:delText xml:space="preserve">And then</w:delText>
        </w:r>
      </w:del>
      <w:ins w:id="7087" w:author="Editor" w:date="2026-09-25T09:00:00Z">
        <w:r>
          <w:t xml:space="preserve">Then</w:t>
        </w:r>
      </w:ins>
      <w:r>
        <w:t xml:space="preserve"> she recalled Sanchez mentioning</w:t>
      </w:r>
      <w:del w:id="7088" w:author="Editor" w:date="2026-09-25T09:00:00Z">
        <w:r>
          <w:delText xml:space="preserve"> about</w:delText>
        </w:r>
      </w:del>
      <w:r>
        <w:t xml:space="preserve"> some suspicious strangers at the airport. Before she could comprehend</w:t>
      </w:r>
      <w:ins w:id="7089" w:author="Editor" w:date="2026-09-25T09:00:00Z">
        <w:r>
          <w:t xml:space="preserve">,</w:t>
        </w:r>
      </w:ins>
      <w:r>
        <w:t xml:space="preserve"> two intruders were standing next to her in the living room.</w:t>
      </w:r>
    </w:p>
    <w:p w14:paraId="17798CE1" w14:textId="77777777" w:rsidR="00334E77" w:rsidRPr="00334E77" w:rsidRDefault="00334E77" w:rsidP="00334E77">
      <w:commentRangeStart w:id="193"/>
      <w:r>
        <w:t xml:space="preserve">“Como se </w:t>
      </w:r>
      <w:del w:id="7090" w:author="Editor" w:date="2026-09-25T09:00:00Z">
        <w:r>
          <w:delText xml:space="preserve">atreve</w:delText>
        </w:r>
      </w:del>
      <w:ins w:id="7091" w:author="Editor" w:date="2026-09-25T09:00:00Z">
        <w:r>
          <w:t xml:space="preserve">atrevem</w:t>
        </w:r>
      </w:ins>
      <w:r>
        <w:t xml:space="preserve"> a entrar na minha casa sem permissão</w:t>
      </w:r>
      <w:ins w:id="7092" w:author="Editor" w:date="2026-09-25T09:00:00Z">
        <w:r>
          <w:t xml:space="preserve">?</w:t>
        </w:r>
      </w:ins>
      <w:r>
        <w:t xml:space="preserve">” (“How dare you </w:t>
      </w:r>
      <w:del w:id="7093" w:author="Editor" w:date="2026-09-25T09:00:00Z">
        <w:r>
          <w:delText xml:space="preserve">entered</w:delText>
        </w:r>
      </w:del>
      <w:ins w:id="7094" w:author="Editor" w:date="2026-09-25T09:00:00Z">
        <w:r>
          <w:t xml:space="preserve">enter</w:t>
        </w:r>
      </w:ins>
      <w:r>
        <w:t xml:space="preserve"> my house without permission</w:t>
      </w:r>
      <w:del w:id="7095" w:author="Editor" w:date="2026-09-25T09:00:00Z">
        <w:r>
          <w:delText xml:space="preserve">.</w:delText>
        </w:r>
      </w:del>
      <w:ins w:id="7096" w:author="Editor" w:date="2026-09-25T09:00:00Z">
        <w:r>
          <w:t xml:space="preserve">?</w:t>
        </w:r>
      </w:ins>
      <w:r>
        <w:t xml:space="preserve">”)</w:t>
      </w:r>
      <w:commentRangeEnd w:id="193"/>
      <w:r>
        <w:commentReference w:id="193"/>
      </w:r>
    </w:p>
    <w:p w14:paraId="2D1E5035" w14:textId="5D4B22B6" w:rsidR="00334E77" w:rsidRPr="00334E77" w:rsidRDefault="00334E77" w:rsidP="00334E77">
      <w:commentRangeStart w:id="194"/>
      <w:r>
        <w:t xml:space="preserve">The goons showed no interest </w:t>
      </w:r>
      <w:del w:id="7097" w:author="Editor" w:date="2026-09-25T09:00:00Z">
        <w:r>
          <w:delText xml:space="preserve">to</w:delText>
        </w:r>
      </w:del>
      <w:ins w:id="7098" w:author="Editor" w:date="2026-09-25T09:00:00Z">
        <w:r>
          <w:t xml:space="preserve">in</w:t>
        </w:r>
      </w:ins>
      <w:r>
        <w:t xml:space="preserve"> her hollow threat.  Soon they were in the room where her </w:t>
      </w:r>
      <w:del w:id="7099" w:author="Editor" w:date="2026-09-25T09:00:00Z">
        <w:r>
          <w:delText xml:space="preserve">guest was there</w:delText>
        </w:r>
      </w:del>
      <w:ins w:id="7100" w:author="Editor" w:date="2026-09-25T09:00:00Z">
        <w:r>
          <w:t xml:space="preserve">guests had been</w:t>
        </w:r>
      </w:ins>
      <w:r>
        <w:t xml:space="preserve"> a few moments ago. They saw their belongings, but Sanchez was nowhere to be found. They peeped out </w:t>
      </w:r>
      <w:del w:id="7101" w:author="Editor" w:date="2026-09-25T09:00:00Z">
        <w:r>
          <w:delText xml:space="preserve">from</w:delText>
        </w:r>
      </w:del>
      <w:ins w:id="7102" w:author="Editor" w:date="2026-09-25T09:00:00Z">
        <w:r>
          <w:t xml:space="preserve">of</w:t>
        </w:r>
      </w:ins>
      <w:r>
        <w:t xml:space="preserve"> the window and </w:t>
      </w:r>
      <w:del w:id="7103" w:author="Editor" w:date="2026-09-25T09:00:00Z">
        <w:r>
          <w:delText xml:space="preserve">found</w:delText>
        </w:r>
      </w:del>
      <w:ins w:id="7104" w:author="Editor" w:date="2026-09-25T09:00:00Z">
        <w:r>
          <w:t xml:space="preserve">saw</w:t>
        </w:r>
      </w:ins>
      <w:r>
        <w:t xml:space="preserve"> two of their partners in a scuffle with a man. Losing them was never an option. They </w:t>
      </w:r>
      <w:del w:id="7105" w:author="Editor" w:date="2026-09-25T09:00:00Z">
        <w:r>
          <w:delText xml:space="preserve">scampered</w:delText>
        </w:r>
      </w:del>
      <w:ins w:id="7106" w:author="Editor" w:date="2026-09-25T09:00:00Z">
        <w:r>
          <w:t xml:space="preserve">searched</w:t>
        </w:r>
      </w:ins>
      <w:r>
        <w:t xml:space="preserve"> the house </w:t>
      </w:r>
      <w:del w:id="7107" w:author="Editor" w:date="2026-09-25T09:00:00Z">
        <w:r>
          <w:delText xml:space="preserve">to find</w:delText>
        </w:r>
      </w:del>
      <w:ins w:id="7108" w:author="Editor" w:date="2026-09-25T09:00:00Z">
        <w:r>
          <w:t xml:space="preserve">for</w:t>
        </w:r>
      </w:ins>
      <w:r>
        <w:t xml:space="preserve"> any trace of Sanchez but failed.</w:t>
      </w:r>
      <w:commentRangeEnd w:id="194"/>
      <w:r>
        <w:commentReference w:id="194"/>
      </w:r>
    </w:p>
    <w:p w14:paraId="7EF7CB21" w14:textId="77777777" w:rsidR="00334E77" w:rsidRPr="00334E77" w:rsidRDefault="00334E77" w:rsidP="00334E77">
      <w:r>
        <w:t xml:space="preserve">As they were running from room to room, one of the goons shouted: “Ali estão eles</w:t>
      </w:r>
      <w:ins w:id="7109" w:author="Editor" w:date="2026-09-25T09:00:00Z">
        <w:r>
          <w:t xml:space="preserve">!</w:t>
        </w:r>
      </w:ins>
      <w:r>
        <w:t xml:space="preserve">” (“There they are!”). He saw them running across the field towards a brick building. They jumped from the window and went after them. After a few minutes of chasing</w:t>
      </w:r>
      <w:ins w:id="7110" w:author="Editor" w:date="2026-09-25T09:00:00Z">
        <w:r>
          <w:t xml:space="preserve">,</w:t>
        </w:r>
      </w:ins>
      <w:r>
        <w:t xml:space="preserve"> they were near them. One of them grabbed Sanchez’s hand from </w:t>
      </w:r>
      <w:del w:id="7111" w:author="Editor" w:date="2026-09-25T09:00:00Z">
        <w:r>
          <w:delText xml:space="preserve">the rear side</w:delText>
        </w:r>
      </w:del>
      <w:ins w:id="7112" w:author="Editor" w:date="2026-09-25T09:00:00Z">
        <w:r>
          <w:t xml:space="preserve">behind</w:t>
        </w:r>
      </w:ins>
      <w:r>
        <w:t xml:space="preserve">. Sanchez turned around in a jiffy, clutched the shoulder of his stretched </w:t>
      </w:r>
      <w:del w:id="7113" w:author="Editor" w:date="2026-09-25T09:00:00Z">
        <w:r>
          <w:delText xml:space="preserve">hand</w:delText>
        </w:r>
      </w:del>
      <w:ins w:id="7114" w:author="Editor" w:date="2026-09-25T09:00:00Z">
        <w:r>
          <w:t xml:space="preserve">arm</w:t>
        </w:r>
      </w:ins>
      <w:r>
        <w:t xml:space="preserve"> and swung him to</w:t>
      </w:r>
      <w:ins w:id="7115" w:author="Editor" w:date="2026-09-25T09:00:00Z">
        <w:r>
          <w:t xml:space="preserve"> the</w:t>
        </w:r>
      </w:ins>
      <w:r>
        <w:t xml:space="preserve"> ground by rolling her body under him. Before he could react, she gave an elbow jab under his chin, and he collapsed to the ground unconscious. His companion couldn’t believe what he saw. He could never </w:t>
      </w:r>
      <w:del w:id="7116" w:author="Editor" w:date="2026-09-25T09:00:00Z">
        <w:r>
          <w:delText xml:space="preserve">imagine</w:delText>
        </w:r>
      </w:del>
      <w:ins w:id="7117" w:author="Editor" w:date="2026-09-25T09:00:00Z">
        <w:r>
          <w:t xml:space="preserve">have imagined</w:t>
        </w:r>
      </w:ins>
      <w:r>
        <w:t xml:space="preserve"> a fragile</w:t>
      </w:r>
      <w:del w:id="7118" w:author="Editor" w:date="2026-09-25T09:00:00Z">
        <w:r>
          <w:delText xml:space="preserve"> </w:delText>
        </w:r>
      </w:del>
      <w:ins w:id="7119" w:author="Editor" w:date="2026-09-25T09:00:00Z">
        <w:r>
          <w:t xml:space="preserve">-</w:t>
        </w:r>
      </w:ins>
      <w:r>
        <w:t xml:space="preserve">looking girl could be this strong. He </w:t>
      </w:r>
      <w:del w:id="7120" w:author="Editor" w:date="2026-09-25T09:00:00Z">
        <w:r>
          <w:delText xml:space="preserve">took</w:delText>
        </w:r>
      </w:del>
      <w:ins w:id="7121" w:author="Editor" w:date="2026-09-25T09:00:00Z">
        <w:r>
          <w:t xml:space="preserve">kept</w:t>
        </w:r>
      </w:ins>
      <w:r>
        <w:t xml:space="preserve"> his guard </w:t>
      </w:r>
      <w:del w:id="7122" w:author="Editor" w:date="2026-09-25T09:00:00Z">
        <w:r>
          <w:delText xml:space="preserve">well</w:delText>
        </w:r>
      </w:del>
      <w:ins w:id="7123" w:author="Editor" w:date="2026-09-25T09:00:00Z">
        <w:r>
          <w:t xml:space="preserve">up</w:t>
        </w:r>
      </w:ins>
      <w:r>
        <w:t xml:space="preserve"> and was </w:t>
      </w:r>
      <w:del w:id="7124" w:author="Editor" w:date="2026-09-25T09:00:00Z">
        <w:r>
          <w:delText xml:space="preserve">over cautious</w:delText>
        </w:r>
      </w:del>
      <w:ins w:id="7125" w:author="Editor" w:date="2026-09-25T09:00:00Z">
        <w:r>
          <w:t xml:space="preserve">overcautious</w:t>
        </w:r>
      </w:ins>
      <w:r>
        <w:t xml:space="preserve"> as he approached her with a half kick. Sanchez stopped his kick </w:t>
      </w:r>
      <w:del w:id="7126" w:author="Editor" w:date="2026-09-25T09:00:00Z">
        <w:r>
          <w:delText xml:space="preserve">half way</w:delText>
        </w:r>
      </w:del>
      <w:ins w:id="7127" w:author="Editor" w:date="2026-09-25T09:00:00Z">
        <w:r>
          <w:t xml:space="preserve">halfway</w:t>
        </w:r>
      </w:ins>
      <w:r>
        <w:t xml:space="preserve"> and gave him a full-blown thrust </w:t>
      </w:r>
      <w:del w:id="7128" w:author="Editor" w:date="2026-09-25T09:00:00Z">
        <w:r>
          <w:delText xml:space="preserve">under</w:delText>
        </w:r>
      </w:del>
      <w:ins w:id="7129" w:author="Editor" w:date="2026-09-25T09:00:00Z">
        <w:r>
          <w:t xml:space="preserve">to</w:t>
        </w:r>
      </w:ins>
      <w:r>
        <w:t xml:space="preserve"> his groin. He too </w:t>
      </w:r>
      <w:del w:id="7130" w:author="Editor" w:date="2026-09-25T09:00:00Z">
        <w:r>
          <w:delText xml:space="preserve">laid</w:delText>
        </w:r>
      </w:del>
      <w:ins w:id="7131" w:author="Editor" w:date="2026-09-25T09:00:00Z">
        <w:r>
          <w:t xml:space="preserve">lay</w:t>
        </w:r>
      </w:ins>
      <w:r>
        <w:t xml:space="preserve"> flat on the ground next to his friend.</w:t>
      </w:r>
    </w:p>
    <w:p w14:paraId="0338B4F1" w14:textId="7E52E93B" w:rsidR="00334E77" w:rsidRPr="00334E77" w:rsidRDefault="00334E77" w:rsidP="00334E77">
      <w:r>
        <w:t xml:space="preserve">Stephen was too shocked to react. She held his hand and forced him to run. A loud gunshot rattled the late afternoon quietness. A </w:t>
      </w:r>
      <w:del w:id="7132" w:author="Editor" w:date="2026-09-25T09:00:00Z">
        <w:r>
          <w:delText xml:space="preserve">loud </w:delText>
        </w:r>
      </w:del>
      <w:r>
        <w:t xml:space="preserve">voice screamed, “Stop</w:t>
      </w:r>
      <w:ins w:id="7133" w:author="Editor" w:date="2026-09-25T09:00:00Z">
        <w:r>
          <w:t xml:space="preserve">,</w:t>
        </w:r>
      </w:ins>
      <w:r>
        <w:t xml:space="preserve"> otherwise the next one will blow your head</w:t>
      </w:r>
      <w:ins w:id="7134" w:author="Editor" w:date="2026-09-25T09:00:00Z">
        <w:r>
          <w:t xml:space="preserve"> off</w:t>
        </w:r>
      </w:ins>
      <w:r>
        <w:t xml:space="preserve">.</w:t>
      </w:r>
      <w:del w:id="7135" w:author="Editor (Typography)" w:date="2026-09-25T09:00:00Z">
        <w:r>
          <w:delText xml:space="preserve">"</w:delText>
        </w:r>
      </w:del>
      <w:ins w:id="7136" w:author="Editor (Typography)" w:date="2026-09-25T09:00:00Z">
        <w:r>
          <w:t xml:space="preserve">”</w:t>
        </w:r>
      </w:ins>
    </w:p>
    <w:p w14:paraId="31823015" w14:textId="77777777" w:rsidR="00334E77" w:rsidRPr="00334E77" w:rsidRDefault="00334E77" w:rsidP="00334E77">
      <w:commentRangeStart w:id="195"/>
      <w:r>
        <w:t xml:space="preserve">Sanchez turned around and saw the person holding a .</w:t>
      </w:r>
      <w:del w:id="7137" w:author="Editor" w:date="2026-09-25T09:00:00Z">
        <w:r>
          <w:delText xml:space="preserve">42</w:delText>
        </w:r>
      </w:del>
      <w:ins w:id="7138" w:author="Editor" w:date="2026-09-25T09:00:00Z">
        <w:r>
          <w:t xml:space="preserve">45</w:t>
        </w:r>
      </w:ins>
      <w:r>
        <w:t xml:space="preserve"> caliber gun in his hand. </w:t>
      </w:r>
      <w:del w:id="7139" w:author="Editor" w:date="2026-09-25T09:00:00Z">
        <w:r>
          <w:delText xml:space="preserve">Sanchez</w:delText>
        </w:r>
      </w:del>
      <w:ins w:id="7140" w:author="Editor" w:date="2026-09-25T09:00:00Z">
        <w:r>
          <w:t xml:space="preserve">She</w:t>
        </w:r>
      </w:ins>
      <w:r>
        <w:t xml:space="preserve"> saw the grit on his face and</w:t>
      </w:r>
      <w:del w:id="7141" w:author="Editor" w:date="2026-09-25T09:00:00Z">
        <w:r>
          <w:delText xml:space="preserve"> she</w:delText>
        </w:r>
      </w:del>
      <w:r>
        <w:t xml:space="preserve"> knew he meant business. They had no option but to stop. Sanchez was shattered to pieces. Her mission got curtailed too fast</w:t>
      </w:r>
      <w:ins w:id="7142" w:author="Editor" w:date="2026-09-25T09:00:00Z">
        <w:r>
          <w:t xml:space="preserve">,</w:t>
        </w:r>
      </w:ins>
      <w:r>
        <w:t xml:space="preserve"> too soon.</w:t>
      </w:r>
      <w:commentRangeEnd w:id="195"/>
      <w:r>
        <w:commentReference w:id="195"/>
      </w:r>
    </w:p>
    <w:p w14:paraId="1E522C27" w14:textId="262C1FD6" w:rsidR="004D3524" w:rsidRPr="00BD631B" w:rsidRDefault="004D3524" w:rsidP="005A7E96">
      <w:r>
        <w:br w:type="page"/>
      </w:r>
    </w:p>
    <w:p w14:paraId="5174932F" w14:textId="77777777" w:rsidR="0009476C" w:rsidRPr="00BD631B" w:rsidRDefault="0009476C" w:rsidP="00BD631B"/>
    <w:p w14:paraId="003F42B4" w14:textId="77777777" w:rsidR="004D3524" w:rsidRPr="00BD631B" w:rsidRDefault="004D3524" w:rsidP="00BD631B"/>
    <w:p w14:paraId="15EE9197" w14:textId="77777777" w:rsidR="004D3524" w:rsidRPr="00BD631B" w:rsidRDefault="004D3524" w:rsidP="00BD631B"/>
    <w:p w14:paraId="7C54090C" w14:textId="77777777" w:rsidR="004D3524" w:rsidRPr="00BD631B" w:rsidRDefault="004D3524" w:rsidP="00BD631B"/>
    <w:p w14:paraId="3EEC0C99" w14:textId="77777777" w:rsidR="004D3524" w:rsidRPr="00BD631B" w:rsidRDefault="004D3524" w:rsidP="00BD631B"/>
    <w:p w14:paraId="00AC2393" w14:textId="77777777" w:rsidR="004D3524" w:rsidRPr="00BD631B" w:rsidRDefault="004D3524" w:rsidP="00BD631B"/>
    <w:p w14:paraId="66DD77A5" w14:textId="77777777" w:rsidR="004D3524" w:rsidRPr="00BD631B" w:rsidRDefault="004D3524" w:rsidP="00BD631B"/>
    <w:p w14:paraId="5943EC74" w14:textId="77777777" w:rsidR="004D3524" w:rsidRPr="00BD631B" w:rsidRDefault="004D3524" w:rsidP="00BD631B"/>
    <w:p w14:paraId="1DD2F895" w14:textId="77777777" w:rsidR="004D3524" w:rsidRPr="00BD631B" w:rsidRDefault="004D3524" w:rsidP="00BD631B"/>
    <w:p w14:paraId="419728D2" w14:textId="77777777" w:rsidR="004D3524" w:rsidRPr="00BD631B" w:rsidRDefault="004D3524" w:rsidP="00BD631B"/>
    <w:p w14:paraId="5F05DF12" w14:textId="77777777" w:rsidR="004D3524" w:rsidRPr="00BD631B" w:rsidRDefault="004D3524" w:rsidP="00BD631B"/>
    <w:p w14:paraId="7F4BAD1F" w14:textId="2D9D85B0" w:rsidR="004D3524" w:rsidRPr="008908D1" w:rsidRDefault="007B43EE" w:rsidP="00F56514">
      <w:pPr>
        <w:outlineLvl w:val="0"/>
        <w:rPr>
          <w:b/>
        </w:rPr>
      </w:pPr>
      <w:commentRangeStart w:id="196"/>
      <w:r>
        <w:rPr>
          <w:b/>
        </w:rPr>
        <w:t>PART IV</w:t>
      </w:r>
      <w:commentRangeEnd w:id="196"/>
      <w:r>
        <w:commentReference w:id="196"/>
      </w:r>
    </w:p>
    <w:p w14:paraId="153D7A92" w14:textId="77777777" w:rsidR="004D3524" w:rsidRPr="00BD631B" w:rsidRDefault="004D3524" w:rsidP="00BD631B">
      <w:r>
        <w:br w:type="page"/>
      </w:r>
    </w:p>
    <w:p w14:paraId="20AD52C3" w14:textId="77777777" w:rsidR="009F26CD" w:rsidRPr="009F26CD" w:rsidRDefault="009F26CD" w:rsidP="00F56514">
      <w:pPr>
        <w:outlineLvl w:val="0"/>
        <w:rPr>
          <w:b/>
        </w:rPr>
      </w:pPr>
      <w:r>
        <w:rPr>
          <w:b/>
        </w:rPr>
        <w:lastRenderedPageBreak/>
        <w:t>Chapter 37</w:t>
      </w:r>
    </w:p>
    <w:p w14:paraId="7A35F86B" w14:textId="4C475E3D" w:rsidR="009F26CD" w:rsidRPr="009F26CD" w:rsidRDefault="009F26CD" w:rsidP="00F56514">
      <w:pPr>
        <w:outlineLvl w:val="0"/>
        <w:rPr>
          <w:b/>
        </w:rPr>
      </w:pPr>
      <w:r>
        <w:rPr>
          <w:b/>
        </w:rPr>
        <w:t>4:45 PM 18th April 2014, Nazaré, Portugal</w:t>
      </w:r>
    </w:p>
    <w:p w14:paraId="6355680F" w14:textId="7BA6BA08" w:rsidR="00074A4F" w:rsidRPr="00074A4F" w:rsidRDefault="00074A4F" w:rsidP="00074A4F">
      <w:r>
        <w:t xml:space="preserve">The man with the gun approached the girl with cautious steps. He </w:t>
      </w:r>
      <w:del w:id="7143" w:author="Editor" w:date="2026-09-25T09:00:00Z">
        <w:r>
          <w:delText xml:space="preserve">saw it</w:delText>
        </w:r>
      </w:del>
      <w:ins w:id="7144" w:author="Editor" w:date="2026-09-25T09:00:00Z">
        <w:r>
          <w:t xml:space="preserve">had seen</w:t>
        </w:r>
      </w:ins>
      <w:r>
        <w:t xml:space="preserve"> from </w:t>
      </w:r>
      <w:del w:id="7145" w:author="Editor" w:date="2026-09-25T09:00:00Z">
        <w:r>
          <w:delText xml:space="preserve">the</w:delText>
        </w:r>
      </w:del>
      <w:ins w:id="7146" w:author="Editor" w:date="2026-09-25T09:00:00Z">
        <w:r>
          <w:t xml:space="preserve">a</w:t>
        </w:r>
      </w:ins>
      <w:r>
        <w:t xml:space="preserve"> distance how the girl overpowered his friends without effort. He was in a state of </w:t>
      </w:r>
      <w:del w:id="7147" w:author="Editor" w:date="2026-09-25T09:00:00Z">
        <w:r>
          <w:delText xml:space="preserve">disbelieve</w:delText>
        </w:r>
      </w:del>
      <w:ins w:id="7148" w:author="Editor" w:date="2026-09-25T09:00:00Z">
        <w:r>
          <w:t xml:space="preserve">disbelief</w:t>
        </w:r>
      </w:ins>
      <w:r>
        <w:t xml:space="preserve">. He couldn’t imagine in his wildest </w:t>
      </w:r>
      <w:del w:id="7149" w:author="Editor" w:date="2026-09-25T09:00:00Z">
        <w:r>
          <w:delText xml:space="preserve">dream</w:delText>
        </w:r>
      </w:del>
      <w:ins w:id="7150" w:author="Editor" w:date="2026-09-25T09:00:00Z">
        <w:r>
          <w:t xml:space="preserve">dreams</w:t>
        </w:r>
      </w:ins>
      <w:r>
        <w:t xml:space="preserve"> how a fragile</w:t>
      </w:r>
      <w:del w:id="7151" w:author="Editor" w:date="2026-09-25T09:00:00Z">
        <w:r>
          <w:delText xml:space="preserve"> </w:delText>
        </w:r>
      </w:del>
      <w:ins w:id="7152" w:author="Editor" w:date="2026-09-25T09:00:00Z">
        <w:r>
          <w:t xml:space="preserve">-</w:t>
        </w:r>
      </w:ins>
      <w:r>
        <w:t xml:space="preserve">looking girl could demonstrate such power and execute with such </w:t>
      </w:r>
      <w:del w:id="7153" w:author="Editor" w:date="2026-09-25T09:00:00Z">
        <w:r>
          <w:delText xml:space="preserve">perfectness</w:delText>
        </w:r>
      </w:del>
      <w:ins w:id="7154" w:author="Editor" w:date="2026-09-25T09:00:00Z">
        <w:r>
          <w:t xml:space="preserve">perfection</w:t>
        </w:r>
      </w:ins>
      <w:r>
        <w:t xml:space="preserve">.  During this entire </w:t>
      </w:r>
      <w:del w:id="7155" w:author="Editor" w:date="2026-09-25T09:00:00Z">
        <w:r>
          <w:delText xml:space="preserve">hullaballoo</w:delText>
        </w:r>
      </w:del>
      <w:ins w:id="7156" w:author="Editor" w:date="2026-09-25T09:00:00Z">
        <w:r>
          <w:t xml:space="preserve">hullabaloo</w:t>
        </w:r>
      </w:ins>
      <w:r>
        <w:t xml:space="preserve">, there was one thing he was certain about</w:t>
      </w:r>
      <w:del w:id="7157" w:author="Editor" w:date="2026-09-25T09:00:00Z">
        <w:r>
          <w:delText xml:space="preserve">, not to</w:delText>
        </w:r>
      </w:del>
      <w:ins w:id="7158" w:author="Editor" w:date="2026-09-25T09:00:00Z">
        <w:r>
          <w:t xml:space="preserve">. He would not</w:t>
        </w:r>
      </w:ins>
      <w:r>
        <w:t xml:space="preserve"> underestimate the girl anymore. His eyes were constantly watching them with his gun pointed </w:t>
      </w:r>
      <w:del w:id="7159" w:author="Editor" w:date="2026-09-25T09:00:00Z">
        <w:r>
          <w:delText xml:space="preserve">to</w:delText>
        </w:r>
      </w:del>
      <w:ins w:id="7160" w:author="Editor" w:date="2026-09-25T09:00:00Z">
        <w:r>
          <w:t xml:space="preserve">at</w:t>
        </w:r>
      </w:ins>
      <w:r>
        <w:t xml:space="preserve"> their </w:t>
      </w:r>
      <w:del w:id="7161" w:author="Editor" w:date="2026-09-25T09:00:00Z">
        <w:r>
          <w:delText xml:space="preserve">chest</w:delText>
        </w:r>
      </w:del>
      <w:ins w:id="7162" w:author="Editor" w:date="2026-09-25T09:00:00Z">
        <w:r>
          <w:t xml:space="preserve">chests</w:t>
        </w:r>
      </w:ins>
      <w:r>
        <w:t xml:space="preserve">.  He was </w:t>
      </w:r>
      <w:del w:id="7163" w:author="Editor" w:date="2026-09-25T09:00:00Z">
        <w:r>
          <w:delText xml:space="preserve">at a</w:delText>
        </w:r>
      </w:del>
      <w:ins w:id="7164" w:author="Editor" w:date="2026-09-25T09:00:00Z">
        <w:r>
          <w:t xml:space="preserve">within</w:t>
        </w:r>
      </w:ins>
      <w:r>
        <w:t xml:space="preserve"> striking distance </w:t>
      </w:r>
      <w:del w:id="7165" w:author="Editor" w:date="2026-09-25T09:00:00Z">
        <w:r>
          <w:delText xml:space="preserve">from</w:delText>
        </w:r>
      </w:del>
      <w:ins w:id="7166" w:author="Editor" w:date="2026-09-25T09:00:00Z">
        <w:r>
          <w:t xml:space="preserve">of</w:t>
        </w:r>
      </w:ins>
      <w:r>
        <w:t xml:space="preserve"> them, but he wanted to ensure that his targets had no more tricks up their sleeves. Without taking his eyes off them</w:t>
      </w:r>
      <w:ins w:id="7167" w:author="Editor" w:date="2026-09-25T09:00:00Z">
        <w:r>
          <w:t xml:space="preserve">,</w:t>
        </w:r>
      </w:ins>
      <w:r>
        <w:t xml:space="preserve"> he called upon his partner to search them. </w:t>
      </w:r>
      <w:del w:id="7168" w:author="Editor" w:date="2026-09-25T09:00:00Z">
        <w:r>
          <w:delText xml:space="preserve">With the gun pointing at them, he</w:delText>
        </w:r>
      </w:del>
      <w:ins w:id="7169" w:author="Editor" w:date="2026-09-25T09:00:00Z">
        <w:r>
          <w:t xml:space="preserve">He</w:t>
        </w:r>
      </w:ins>
      <w:r>
        <w:t xml:space="preserve"> was hopeful that the girl would behave. It was bizarre </w:t>
      </w:r>
      <w:del w:id="7170" w:author="Editor" w:date="2026-09-25T09:00:00Z">
        <w:r>
          <w:delText xml:space="preserve">as</w:delText>
        </w:r>
      </w:del>
      <w:ins w:id="7171" w:author="Editor" w:date="2026-09-25T09:00:00Z">
        <w:r>
          <w:t xml:space="preserve">that</w:t>
        </w:r>
      </w:ins>
      <w:r>
        <w:t xml:space="preserve"> he was </w:t>
      </w:r>
      <w:ins w:id="7172" w:author="Editor" w:date="2026-09-25T09:00:00Z">
        <w:r>
          <w:t xml:space="preserve">more </w:t>
        </w:r>
      </w:ins>
      <w:r>
        <w:t xml:space="preserve">worried</w:t>
      </w:r>
      <w:del w:id="7173" w:author="Editor" w:date="2026-09-25T09:00:00Z">
        <w:r>
          <w:delText xml:space="preserve"> more</w:delText>
        </w:r>
      </w:del>
      <w:r>
        <w:t xml:space="preserve"> about the girl than the man who accompanied her.</w:t>
      </w:r>
    </w:p>
    <w:p w14:paraId="5E85EE8D" w14:textId="6F032872" w:rsidR="00074A4F" w:rsidRPr="00074A4F" w:rsidRDefault="00074A4F" w:rsidP="00074A4F">
      <w:commentRangeStart w:id="197"/>
      <w:r>
        <w:t xml:space="preserve">His partner went ahead with his </w:t>
      </w:r>
      <w:del w:id="7174" w:author="Editor" w:date="2026-09-25T09:00:00Z">
        <w:r>
          <w:delText xml:space="preserve">vigilance </w:delText>
        </w:r>
      </w:del>
      <w:r>
        <w:t xml:space="preserve">guard </w:t>
      </w:r>
      <w:del w:id="7175" w:author="Editor" w:date="2026-09-25T09:00:00Z">
        <w:r>
          <w:delText xml:space="preserve">on</w:delText>
        </w:r>
      </w:del>
      <w:ins w:id="7176" w:author="Editor" w:date="2026-09-25T09:00:00Z">
        <w:r>
          <w:t xml:space="preserve">up</w:t>
        </w:r>
      </w:ins>
      <w:r>
        <w:t xml:space="preserve">. He turned towards Sanchez first. She was in her sleepwear. The man carefully tapped her </w:t>
      </w:r>
      <w:del w:id="7177" w:author="Editor (Spelling)" w:date="2026-09-25T09:00:00Z">
        <w:r>
          <w:delText xml:space="preserve">pajama</w:delText>
        </w:r>
      </w:del>
      <w:ins w:id="7178" w:author="Editor (Spelling)" w:date="2026-09-25T09:00:00Z">
        <w:r>
          <w:t xml:space="preserve">pyjama</w:t>
        </w:r>
      </w:ins>
      <w:r>
        <w:t xml:space="preserve"> pockets and screened her body. There was nothing on her. </w:t>
      </w:r>
      <w:del w:id="7179" w:author="Editor" w:date="2026-09-25T09:00:00Z">
        <w:r>
          <w:delText xml:space="preserve">The man behaved, and he meant business. </w:delText>
        </w:r>
      </w:del>
      <w:r>
        <w:t xml:space="preserve">He refrained from taking any advantage of the situation</w:t>
      </w:r>
      <w:del w:id="7180" w:author="Editor" w:date="2026-09-25T09:00:00Z">
        <w:r>
          <w:delText xml:space="preserve"> and avoided touching her with any shade of lust</w:delText>
        </w:r>
      </w:del>
      <w:r>
        <w:t xml:space="preserve">. Once </w:t>
      </w:r>
      <w:del w:id="7181" w:author="Editor" w:date="2026-09-25T09:00:00Z">
        <w:r>
          <w:delText xml:space="preserve">cleared by </w:delText>
        </w:r>
      </w:del>
      <w:r>
        <w:t xml:space="preserve">his partner</w:t>
      </w:r>
      <w:ins w:id="7182" w:author="Editor" w:date="2026-09-25T09:00:00Z">
        <w:r>
          <w:t xml:space="preserve"> had cleared her</w:t>
        </w:r>
      </w:ins>
      <w:r>
        <w:t xml:space="preserve">, the man</w:t>
      </w:r>
      <w:del w:id="7183" w:author="Editor" w:date="2026-09-25T09:00:00Z">
        <w:r>
          <w:delText xml:space="preserve"> who was</w:delText>
        </w:r>
      </w:del>
      <w:r>
        <w:t xml:space="preserve"> holding the gun instructed her to turn around with </w:t>
      </w:r>
      <w:del w:id="7184" w:author="Editor" w:date="2026-09-25T09:00:00Z">
        <w:r>
          <w:delText xml:space="preserve">the</w:delText>
        </w:r>
      </w:del>
      <w:ins w:id="7185" w:author="Editor" w:date="2026-09-25T09:00:00Z">
        <w:r>
          <w:t xml:space="preserve">her</w:t>
        </w:r>
      </w:ins>
      <w:r>
        <w:t xml:space="preserve"> back </w:t>
      </w:r>
      <w:del w:id="7186" w:author="Editor" w:date="2026-09-25T09:00:00Z">
        <w:r>
          <w:delText xml:space="preserve">facing</w:delText>
        </w:r>
      </w:del>
      <w:ins w:id="7187" w:author="Editor" w:date="2026-09-25T09:00:00Z">
        <w:r>
          <w:t xml:space="preserve">to</w:t>
        </w:r>
      </w:ins>
      <w:r>
        <w:t xml:space="preserve"> him. Next, his partner</w:t>
      </w:r>
      <w:del w:id="7188" w:author="Editor" w:date="2026-09-25T09:00:00Z">
        <w:r>
          <w:delText xml:space="preserve"> went ahead and</w:delText>
        </w:r>
      </w:del>
      <w:r>
        <w:t xml:space="preserve"> searched Stephen thoroughly.  Nothing was found on him either. Stephen was also made to </w:t>
      </w:r>
      <w:del w:id="7189" w:author="Editor" w:date="2026-09-25T09:00:00Z">
        <w:r>
          <w:delText xml:space="preserve">turnaround and he</w:delText>
        </w:r>
      </w:del>
      <w:ins w:id="7190" w:author="Editor" w:date="2026-09-25T09:00:00Z">
        <w:r>
          <w:t xml:space="preserve">turn around and</w:t>
        </w:r>
      </w:ins>
      <w:r>
        <w:t xml:space="preserve"> was put about two feet away from Sanchez. Once done </w:t>
      </w:r>
      <w:del w:id="7191" w:author="Editor (Spelling)" w:date="2026-09-25T09:00:00Z">
        <w:r>
          <w:delText xml:space="preserve">scrutinizing</w:delText>
        </w:r>
      </w:del>
      <w:ins w:id="7192" w:author="Editor (Spelling)" w:date="2026-09-25T09:00:00Z">
        <w:r>
          <w:t xml:space="preserve">scrutinising</w:t>
        </w:r>
      </w:ins>
      <w:r>
        <w:t xml:space="preserve">, he turned towards his unconscious partners to see if he could </w:t>
      </w:r>
      <w:del w:id="7193" w:author="Editor" w:date="2026-09-25T09:00:00Z">
        <w:r>
          <w:delText xml:space="preserve">resurrect</w:delText>
        </w:r>
      </w:del>
      <w:ins w:id="7194" w:author="Editor" w:date="2026-09-25T09:00:00Z">
        <w:r>
          <w:t xml:space="preserve">bring</w:t>
        </w:r>
      </w:ins>
      <w:r>
        <w:t xml:space="preserve"> them back to</w:t>
      </w:r>
      <w:ins w:id="7195" w:author="Editor" w:date="2026-09-25T09:00:00Z">
        <w:r>
          <w:t xml:space="preserve"> their</w:t>
        </w:r>
      </w:ins>
      <w:r>
        <w:t xml:space="preserve"> senses. His attempt to revive them was interrupted by a loud ringtone. The </w:t>
      </w:r>
      <w:del w:id="7196" w:author="Editor" w:date="2026-09-25T09:00:00Z">
        <w:r>
          <w:delText xml:space="preserve">quiet afternoon was soon engulfed by the loud shrill of the phone. The </w:delText>
        </w:r>
      </w:del>
      <w:r>
        <w:t xml:space="preserve">phone belonged to one of the </w:t>
      </w:r>
      <w:del w:id="7197" w:author="Editor" w:date="2026-09-25T09:00:00Z">
        <w:r>
          <w:delText xml:space="preserve">people</w:delText>
        </w:r>
      </w:del>
      <w:ins w:id="7198" w:author="Editor" w:date="2026-09-25T09:00:00Z">
        <w:r>
          <w:t xml:space="preserve">men</w:t>
        </w:r>
      </w:ins>
      <w:r>
        <w:t xml:space="preserve"> who lay </w:t>
      </w:r>
      <w:del w:id="7199" w:author="Editor" w:date="2026-09-25T09:00:00Z">
        <w:r>
          <w:delText xml:space="preserve">insentient</w:delText>
        </w:r>
      </w:del>
      <w:ins w:id="7200" w:author="Editor" w:date="2026-09-25T09:00:00Z">
        <w:r>
          <w:t xml:space="preserve">unconscious</w:t>
        </w:r>
      </w:ins>
      <w:r>
        <w:t xml:space="preserve">. With some hesitation, </w:t>
      </w:r>
      <w:del w:id="7201" w:author="Editor" w:date="2026-09-25T09:00:00Z">
        <w:r>
          <w:delText xml:space="preserve">the man who tried reviving his unconscious friends</w:delText>
        </w:r>
      </w:del>
      <w:ins w:id="7202" w:author="Editor" w:date="2026-09-25T09:00:00Z">
        <w:r>
          <w:t xml:space="preserve">he</w:t>
        </w:r>
      </w:ins>
      <w:r>
        <w:t xml:space="preserve"> searched for the phone</w:t>
      </w:r>
      <w:del w:id="7203" w:author="Editor" w:date="2026-09-25T09:00:00Z">
        <w:r>
          <w:delText xml:space="preserve"> existence. The loud</w:delText>
        </w:r>
      </w:del>
      <w:ins w:id="7204" w:author="Editor" w:date="2026-09-25T09:00:00Z">
        <w:r>
          <w:t xml:space="preserve">. The</w:t>
        </w:r>
      </w:ins>
      <w:r>
        <w:t xml:space="preserve"> tone was </w:t>
      </w:r>
      <w:ins w:id="7205" w:author="Editor" w:date="2026-09-25T09:00:00Z">
        <w:r>
          <w:t xml:space="preserve">becoming </w:t>
        </w:r>
      </w:ins>
      <w:r>
        <w:t xml:space="preserve">almost</w:t>
      </w:r>
      <w:del w:id="7206" w:author="Editor" w:date="2026-09-25T09:00:00Z">
        <w:r>
          <w:delText xml:space="preserve"> becoming</w:delText>
        </w:r>
      </w:del>
      <w:r>
        <w:t xml:space="preserve"> unbearable as he fumbled to locate it. </w:t>
      </w:r>
      <w:del w:id="7207" w:author="Editor" w:date="2026-09-25T09:00:00Z">
        <w:r>
          <w:delText xml:space="preserve">With</w:delText>
        </w:r>
      </w:del>
      <w:ins w:id="7208" w:author="Editor" w:date="2026-09-25T09:00:00Z">
        <w:r>
          <w:t xml:space="preserve">After</w:t>
        </w:r>
      </w:ins>
      <w:r>
        <w:t xml:space="preserve"> some persistent looking, he </w:t>
      </w:r>
      <w:del w:id="7209" w:author="Editor" w:date="2026-09-25T09:00:00Z">
        <w:r>
          <w:delText xml:space="preserve">traced</w:delText>
        </w:r>
      </w:del>
      <w:ins w:id="7210" w:author="Editor" w:date="2026-09-25T09:00:00Z">
        <w:r>
          <w:t xml:space="preserve">found</w:t>
        </w:r>
      </w:ins>
      <w:r>
        <w:t xml:space="preserve"> it in his friend’s trousers.  His face turned pale when he saw the name flashing on the phone</w:t>
      </w:r>
      <w:del w:id="7211" w:author="Editor (Typography)" w:date="2026-09-25T09:00:00Z">
        <w:r>
          <w:delText xml:space="preserve">'</w:delText>
        </w:r>
      </w:del>
      <w:ins w:id="7212" w:author="Editor (Typography)" w:date="2026-09-25T09:00:00Z">
        <w:r>
          <w:t xml:space="preserve">’</w:t>
        </w:r>
      </w:ins>
      <w:r>
        <w:t xml:space="preserve">s screen.</w:t>
      </w:r>
      <w:commentRangeEnd w:id="197"/>
      <w:r>
        <w:commentReference w:id="197"/>
      </w:r>
    </w:p>
    <w:p w14:paraId="531D6EAA" w14:textId="77777777" w:rsidR="00074A4F" w:rsidRPr="00074A4F" w:rsidRDefault="00074A4F" w:rsidP="00074A4F">
      <w:r>
        <w:t xml:space="preserve">“Who is it?” his partner </w:t>
      </w:r>
      <w:del w:id="7213" w:author="Editor" w:date="2026-09-25T09:00:00Z">
        <w:r>
          <w:delText xml:space="preserve">spoke with a shrieking tone</w:delText>
        </w:r>
      </w:del>
      <w:ins w:id="7214" w:author="Editor" w:date="2026-09-25T09:00:00Z">
        <w:r>
          <w:t xml:space="preserve">asked</w:t>
        </w:r>
      </w:ins>
      <w:r>
        <w:t xml:space="preserve"> in Portuguese.</w:t>
      </w:r>
    </w:p>
    <w:p w14:paraId="2B2B48A0" w14:textId="77777777" w:rsidR="00074A4F" w:rsidRPr="00074A4F" w:rsidRDefault="00074A4F" w:rsidP="00074A4F">
      <w:r>
        <w:t xml:space="preserve">He turned towards him and with a timid voice </w:t>
      </w:r>
      <w:del w:id="7215" w:author="Editor" w:date="2026-09-25T09:00:00Z">
        <w:r>
          <w:delText xml:space="preserve">announced</w:delText>
        </w:r>
      </w:del>
      <w:ins w:id="7216" w:author="Editor" w:date="2026-09-25T09:00:00Z">
        <w:r>
          <w:t xml:space="preserve">said</w:t>
        </w:r>
      </w:ins>
      <w:r>
        <w:t xml:space="preserve">, “It’s the chief</w:t>
      </w:r>
      <w:ins w:id="7217" w:author="Editor" w:date="2026-09-25T09:00:00Z">
        <w:r>
          <w:t xml:space="preserve">,</w:t>
        </w:r>
      </w:ins>
      <w:r>
        <w:t xml:space="preserve">” and with hesitation pressed the answer button.</w:t>
      </w:r>
    </w:p>
    <w:p w14:paraId="368DE5F0" w14:textId="77777777" w:rsidR="00074A4F" w:rsidRPr="00074A4F" w:rsidRDefault="00074A4F" w:rsidP="00074A4F">
      <w:r>
        <w:t>A harsh voice cracked through, “What took you so long?”</w:t>
      </w:r>
    </w:p>
    <w:p w14:paraId="7CBAEA6C" w14:textId="77777777" w:rsidR="00074A4F" w:rsidRPr="00074A4F" w:rsidRDefault="00074A4F" w:rsidP="00074A4F">
      <w:r>
        <w:t xml:space="preserve">“Chief</w:t>
      </w:r>
      <w:ins w:id="7218" w:author="Editor" w:date="2026-09-25T09:00:00Z">
        <w:r>
          <w:t xml:space="preserve">,</w:t>
        </w:r>
      </w:ins>
      <w:r>
        <w:t xml:space="preserve"> we were in a situation...” </w:t>
      </w:r>
      <w:del w:id="7219" w:author="Editor" w:date="2026-09-25T09:00:00Z">
        <w:r>
          <w:delText xml:space="preserve">before</w:delText>
        </w:r>
      </w:del>
      <w:ins w:id="7220" w:author="Editor" w:date="2026-09-25T09:00:00Z">
        <w:r>
          <w:t xml:space="preserve">Before</w:t>
        </w:r>
      </w:ins>
      <w:r>
        <w:t xml:space="preserve"> he could finish, his voice was </w:t>
      </w:r>
      <w:del w:id="7221" w:author="Editor" w:date="2026-09-25T09:00:00Z">
        <w:r>
          <w:delText xml:space="preserve">curtailed</w:delText>
        </w:r>
      </w:del>
      <w:ins w:id="7222" w:author="Editor" w:date="2026-09-25T09:00:00Z">
        <w:r>
          <w:t xml:space="preserve">interrupted</w:t>
        </w:r>
      </w:ins>
      <w:r>
        <w:t xml:space="preserve"> by Benedikt’s impatient scream.</w:t>
      </w:r>
    </w:p>
    <w:p w14:paraId="29C020F4" w14:textId="77777777" w:rsidR="00074A4F" w:rsidRPr="00074A4F" w:rsidRDefault="00074A4F" w:rsidP="00074A4F">
      <w:r>
        <w:t>“I told you to call me every ten minutes and it seems you didn’t bother. Do you have the girl?”</w:t>
      </w:r>
    </w:p>
    <w:p w14:paraId="4ABD03E3" w14:textId="77777777" w:rsidR="00074A4F" w:rsidRPr="00074A4F" w:rsidRDefault="00074A4F" w:rsidP="00074A4F">
      <w:r>
        <w:t xml:space="preserve">The man mustered some courage and with a trembling voice continued, “Chief</w:t>
      </w:r>
      <w:ins w:id="7223" w:author="Editor" w:date="2026-09-25T09:00:00Z">
        <w:r>
          <w:t xml:space="preserve">,</w:t>
        </w:r>
      </w:ins>
      <w:r>
        <w:t xml:space="preserve"> we have the girl, but we ran into a situation. The girl overpowered </w:t>
      </w:r>
      <w:del w:id="7224" w:author="Editor (Names)" w:date="2026-09-25T09:00:00Z">
        <w:r>
          <w:delText xml:space="preserve">Joseph</w:delText>
        </w:r>
      </w:del>
      <w:ins w:id="7225" w:author="Editor (Names)" w:date="2026-09-25T09:00:00Z">
        <w:r>
          <w:t xml:space="preserve">Paulo</w:t>
        </w:r>
      </w:ins>
      <w:r>
        <w:t xml:space="preserve"> and </w:t>
      </w:r>
      <w:del w:id="7226" w:author="Editor (Names)" w:date="2026-09-25T09:00:00Z">
        <w:r>
          <w:delText xml:space="preserve">Marty</w:delText>
        </w:r>
      </w:del>
      <w:ins w:id="7227" w:author="Editor (Names)" w:date="2026-09-25T09:00:00Z">
        <w:r>
          <w:t xml:space="preserve">Tiago</w:t>
        </w:r>
      </w:ins>
      <w:ins w:id="7228" w:author="Editor" w:date="2026-09-25T09:00:00Z">
        <w:r>
          <w:t xml:space="preserve">,</w:t>
        </w:r>
      </w:ins>
      <w:r>
        <w:t xml:space="preserve"> and they </w:t>
      </w:r>
      <w:del w:id="7229" w:author="Editor" w:date="2026-09-25T09:00:00Z">
        <w:r>
          <w:delText xml:space="preserve">lay</w:delText>
        </w:r>
      </w:del>
      <w:ins w:id="7230" w:author="Editor" w:date="2026-09-25T09:00:00Z">
        <w:r>
          <w:t xml:space="preserve">are lying</w:t>
        </w:r>
      </w:ins>
      <w:r>
        <w:t xml:space="preserve"> unconscious. I am </w:t>
      </w:r>
      <w:del w:id="7231" w:author="Editor (Names)" w:date="2026-09-25T09:00:00Z">
        <w:r>
          <w:delText xml:space="preserve">William</w:delText>
        </w:r>
      </w:del>
      <w:ins w:id="7232" w:author="Editor (Names)" w:date="2026-09-25T09:00:00Z">
        <w:r>
          <w:t xml:space="preserve">Nuno</w:t>
        </w:r>
      </w:ins>
      <w:r>
        <w:t xml:space="preserve">. This is </w:t>
      </w:r>
      <w:del w:id="7233" w:author="Editor (Names)" w:date="2026-09-25T09:00:00Z">
        <w:r>
          <w:delText xml:space="preserve">Joseph</w:delText>
        </w:r>
      </w:del>
      <w:ins w:id="7234" w:author="Editor (Names)" w:date="2026-09-25T09:00:00Z">
        <w:r>
          <w:t xml:space="preserve">Paulo</w:t>
        </w:r>
      </w:ins>
      <w:r>
        <w:t xml:space="preserve">’s phone. I answered as I saw you calling.”</w:t>
      </w:r>
    </w:p>
    <w:p w14:paraId="504AEDBC" w14:textId="77777777" w:rsidR="00074A4F" w:rsidRPr="00074A4F" w:rsidRDefault="00074A4F" w:rsidP="00074A4F">
      <w:del w:id="7235" w:author="Editor" w:date="2026-09-25T09:00:00Z">
        <w:r>
          <w:delText xml:space="preserve">Benedikt blurted, </w:delText>
        </w:r>
      </w:del>
      <w:r>
        <w:t xml:space="preserve">“What the hell are you doing there when you already have the girl?”</w:t>
      </w:r>
    </w:p>
    <w:p w14:paraId="658F3011" w14:textId="77777777" w:rsidR="00074A4F" w:rsidRPr="00074A4F" w:rsidRDefault="00074A4F" w:rsidP="00074A4F">
      <w:del w:id="7236" w:author="Editor (Names)" w:date="2026-09-25T09:00:00Z">
        <w:r>
          <w:delText xml:space="preserve">William</w:delText>
        </w:r>
      </w:del>
      <w:ins w:id="7237" w:author="Editor (Names)" w:date="2026-09-25T09:00:00Z">
        <w:r>
          <w:t xml:space="preserve">Nuno</w:t>
        </w:r>
      </w:ins>
      <w:r>
        <w:t xml:space="preserve">’s voice was shaking with the onslaught of questions. He responded</w:t>
      </w:r>
      <w:del w:id="7238" w:author="Editor" w:date="2026-09-25T09:00:00Z">
        <w:r>
          <w:delText xml:space="preserve"> with a shaking voice</w:delText>
        </w:r>
      </w:del>
      <w:r>
        <w:t xml:space="preserve">, “We are trying to bring them...”</w:t>
      </w:r>
    </w:p>
    <w:p w14:paraId="4133F629" w14:textId="77777777" w:rsidR="00074A4F" w:rsidRPr="00074A4F" w:rsidRDefault="00074A4F" w:rsidP="00074A4F">
      <w:r>
        <w:t xml:space="preserve">Benedikt snapped</w:t>
      </w:r>
      <w:del w:id="7239" w:author="Editor" w:date="2026-09-25T09:00:00Z">
        <w:r>
          <w:delText xml:space="preserve"> him</w:delText>
        </w:r>
      </w:del>
      <w:r>
        <w:t xml:space="preserve"> before he could finish</w:t>
      </w:r>
      <w:del w:id="7240" w:author="Editor" w:date="2026-09-25T09:00:00Z">
        <w:r>
          <w:delText xml:space="preserve"> his words</w:delText>
        </w:r>
      </w:del>
      <w:ins w:id="7241" w:author="Editor" w:date="2026-09-25T09:00:00Z">
        <w:r>
          <w:t xml:space="preserve">,</w:t>
        </w:r>
      </w:ins>
      <w:r>
        <w:t xml:space="preserve"> “Now listen carefully. I don’t give a damn about your friends. Too bad, a girl managed to beat the hell out of you guys. Leave everything and bring the girl to me. Also, as I had instructed before, they shouldn’t be harmed. Is that clear?”</w:t>
      </w:r>
    </w:p>
    <w:p w14:paraId="017751A6" w14:textId="77777777" w:rsidR="00074A4F" w:rsidRPr="00074A4F" w:rsidRDefault="00074A4F" w:rsidP="00074A4F">
      <w:r>
        <w:t xml:space="preserve">“Yes</w:t>
      </w:r>
      <w:del w:id="7242" w:author="Editor" w:date="2026-09-25T09:00:00Z">
        <w:r>
          <w:delText xml:space="preserve">”,</w:delText>
        </w:r>
      </w:del>
      <w:ins w:id="7243" w:author="Editor" w:date="2026-09-25T09:00:00Z">
        <w:r>
          <w:t xml:space="preserve">,”</w:t>
        </w:r>
      </w:ins>
      <w:r>
        <w:t xml:space="preserve"> came the reply</w:t>
      </w:r>
      <w:del w:id="7244" w:author="Editor" w:date="2026-09-25T09:00:00Z">
        <w:r>
          <w:delText xml:space="preserve"> from him</w:delText>
        </w:r>
      </w:del>
      <w:ins w:id="7245" w:author="Editor" w:date="2026-09-25T09:00:00Z">
        <w:r>
          <w:t xml:space="preserve">,</w:t>
        </w:r>
      </w:ins>
      <w:r>
        <w:t xml:space="preserve"> and the line went silent.</w:t>
      </w:r>
    </w:p>
    <w:p w14:paraId="5983FD1C" w14:textId="77777777" w:rsidR="00074A4F" w:rsidRPr="00074A4F" w:rsidRDefault="00074A4F" w:rsidP="00074A4F">
      <w:commentRangeStart w:id="198"/>
      <w:del w:id="7246" w:author="Editor (Names)" w:date="2026-09-25T09:00:00Z">
        <w:r>
          <w:delText xml:space="preserve">William</w:delText>
        </w:r>
      </w:del>
      <w:ins w:id="7247" w:author="Editor (Names)" w:date="2026-09-25T09:00:00Z">
        <w:r>
          <w:t xml:space="preserve">Nuno</w:t>
        </w:r>
      </w:ins>
      <w:r>
        <w:t xml:space="preserve"> had never spoken to Benedikt before, but he hardly regretted it now. His partner knew from his expression that it wasn’t a pleasant conversation. “We need to move quickly. Chief is waiting for us</w:t>
      </w:r>
      <w:ins w:id="7248" w:author="Editor" w:date="2026-09-25T09:00:00Z">
        <w:r>
          <w:t xml:space="preserve">,</w:t>
        </w:r>
      </w:ins>
      <w:r>
        <w:t xml:space="preserve">” was all he could manage to </w:t>
      </w:r>
      <w:del w:id="7249" w:author="Editor" w:date="2026-09-25T09:00:00Z">
        <w:r>
          <w:delText xml:space="preserve">divulge</w:delText>
        </w:r>
      </w:del>
      <w:ins w:id="7250" w:author="Editor" w:date="2026-09-25T09:00:00Z">
        <w:r>
          <w:t xml:space="preserve">say</w:t>
        </w:r>
      </w:ins>
      <w:r>
        <w:t xml:space="preserve">.</w:t>
      </w:r>
      <w:commentRangeEnd w:id="198"/>
      <w:r>
        <w:commentReference w:id="198"/>
      </w:r>
    </w:p>
    <w:p w14:paraId="3791F0AB" w14:textId="77777777" w:rsidR="00074A4F" w:rsidRPr="00074A4F" w:rsidRDefault="00074A4F" w:rsidP="00074A4F">
      <w:commentRangeStart w:id="199"/>
      <w:r>
        <w:t xml:space="preserve">The man pointing the gun hesitated, but he knew they hadn’t been given any choice. Against their wishes, they left their unconscious friends stranded.</w:t>
      </w:r>
      <w:del w:id="7251" w:author="Editor" w:date="2026-09-25T09:00:00Z">
        <w:r>
          <w:delText xml:space="preserve"> Something they would regret for the rest of their life.</w:delText>
        </w:r>
      </w:del>
      <w:commentRangeEnd w:id="199"/>
      <w:r>
        <w:commentReference w:id="199"/>
      </w:r>
    </w:p>
    <w:p w14:paraId="74CA98B9" w14:textId="77777777" w:rsidR="00074A4F" w:rsidRPr="00074A4F" w:rsidRDefault="00074A4F" w:rsidP="00074A4F">
      <w:r>
        <w:t xml:space="preserve">He commanded them to </w:t>
      </w:r>
      <w:del w:id="7252" w:author="Editor" w:date="2026-09-25T09:00:00Z">
        <w:r>
          <w:delText xml:space="preserve">saunter</w:delText>
        </w:r>
      </w:del>
      <w:ins w:id="7253" w:author="Editor" w:date="2026-09-25T09:00:00Z">
        <w:r>
          <w:t xml:space="preserve">walk</w:t>
        </w:r>
      </w:ins>
      <w:r>
        <w:t xml:space="preserve"> towards the house. Their car was parked </w:t>
      </w:r>
      <w:ins w:id="7254" w:author="Editor" w:date="2026-09-25T09:00:00Z">
        <w:r>
          <w:t xml:space="preserve">a </w:t>
        </w:r>
      </w:ins>
      <w:r>
        <w:t xml:space="preserve">little away from the entrance. </w:t>
      </w:r>
      <w:del w:id="7255" w:author="Editor" w:date="2026-09-25T09:00:00Z">
        <w:r>
          <w:delText xml:space="preserve">And the</w:delText>
        </w:r>
      </w:del>
      <w:ins w:id="7256" w:author="Editor" w:date="2026-09-25T09:00:00Z">
        <w:r>
          <w:t xml:space="preserve">The</w:t>
        </w:r>
      </w:ins>
      <w:r>
        <w:t xml:space="preserve"> walk was </w:t>
      </w:r>
      <w:del w:id="7257" w:author="Editor" w:date="2026-09-25T09:00:00Z">
        <w:r>
          <w:delText xml:space="preserve">about</w:delText>
        </w:r>
      </w:del>
      <w:ins w:id="7258" w:author="Editor" w:date="2026-09-25T09:00:00Z">
        <w:r>
          <w:t xml:space="preserve">a</w:t>
        </w:r>
      </w:ins>
      <w:r>
        <w:t xml:space="preserve"> few hundred </w:t>
      </w:r>
      <w:del w:id="7259" w:author="Editor (Spelling)" w:date="2026-09-25T09:00:00Z">
        <w:r>
          <w:delText xml:space="preserve">meters</w:delText>
        </w:r>
      </w:del>
      <w:ins w:id="7260" w:author="Editor (Spelling)" w:date="2026-09-25T09:00:00Z">
        <w:r>
          <w:t xml:space="preserve">metres</w:t>
        </w:r>
      </w:ins>
      <w:r>
        <w:t xml:space="preserve"> through the open paddy fields. Sanchez was sensing the physical and</w:t>
      </w:r>
      <w:del w:id="7261" w:author="Editor" w:date="2026-09-25T09:00:00Z">
        <w:r>
          <w:delText xml:space="preserve"> the</w:delText>
        </w:r>
      </w:del>
      <w:r>
        <w:t xml:space="preserve"> mental trauma the two men were going through. She knew they weren’t fully focused on them, and their hearts were still longing for their </w:t>
      </w:r>
      <w:del w:id="7262" w:author="Editor" w:date="2026-09-25T09:00:00Z">
        <w:r>
          <w:delText xml:space="preserve">friend’s</w:delText>
        </w:r>
      </w:del>
      <w:ins w:id="7263" w:author="Editor" w:date="2026-09-25T09:00:00Z">
        <w:r>
          <w:t xml:space="preserve">friends’</w:t>
        </w:r>
      </w:ins>
      <w:r>
        <w:t xml:space="preserve"> wellbeing. She also knew this could be her only chance to break free. Had it not been for the gun</w:t>
      </w:r>
      <w:ins w:id="7264" w:author="Editor" w:date="2026-09-25T09:00:00Z">
        <w:r>
          <w:t xml:space="preserve">,</w:t>
        </w:r>
      </w:ins>
      <w:r>
        <w:t xml:space="preserve"> she could have easily taken them down</w:t>
      </w:r>
      <w:ins w:id="7265" w:author="Editor" w:date="2026-09-25T09:00:00Z">
        <w:r>
          <w:t xml:space="preserve">,</w:t>
        </w:r>
      </w:ins>
      <w:r>
        <w:t xml:space="preserve"> but for now</w:t>
      </w:r>
      <w:del w:id="7266" w:author="Editor" w:date="2026-09-25T09:00:00Z">
        <w:r>
          <w:delText xml:space="preserve">,</w:delText>
        </w:r>
      </w:del>
      <w:r>
        <w:t xml:space="preserve"> she had to find some other way to escape the goons.</w:t>
      </w:r>
    </w:p>
    <w:p w14:paraId="1B51F1C9" w14:textId="77777777" w:rsidR="00074A4F" w:rsidRPr="00074A4F" w:rsidRDefault="00074A4F" w:rsidP="00074A4F">
      <w:r>
        <w:t xml:space="preserve">She </w:t>
      </w:r>
      <w:del w:id="7267" w:author="Editor" w:date="2026-09-25T09:00:00Z">
        <w:r>
          <w:delText xml:space="preserve">put</w:delText>
        </w:r>
      </w:del>
      <w:ins w:id="7268" w:author="Editor" w:date="2026-09-25T09:00:00Z">
        <w:r>
          <w:t xml:space="preserve">gave</w:t>
        </w:r>
      </w:ins>
      <w:r>
        <w:t xml:space="preserve"> a cursory glance at her brother in an attempt to get his attention, but he appeared too preoccupied to notice. She had no sight of the goons as they were walking behind her. Her senses were working on steroids and she had a vague idea that the man who was checking on their friends was close to her and his partner was guarding Stephen. She knew both possessed guns. How she wished Stephen could read her mind, but it appeared he had already surrendered to </w:t>
      </w:r>
      <w:del w:id="7269" w:author="Editor" w:date="2026-09-25T09:00:00Z">
        <w:r>
          <w:delText xml:space="preserve">the </w:delText>
        </w:r>
      </w:del>
      <w:r>
        <w:t xml:space="preserve">fate.  She looked ahead and saw the path curving to the left before entering the backyard of the house. She picked that curve as her spot to execute her plan. </w:t>
      </w:r>
      <w:del w:id="7270" w:author="Editor" w:date="2026-09-25T09:00:00Z">
        <w:r>
          <w:delText xml:space="preserve">For one last time she looked towards Stephen, but he was in no mood to come out of his deliberations. </w:delText>
        </w:r>
      </w:del>
      <w:r>
        <w:t xml:space="preserve">What she was thinking was dangerous, but she had to take her chances.</w:t>
      </w:r>
    </w:p>
    <w:p w14:paraId="31B57A2C" w14:textId="77777777" w:rsidR="00074A4F" w:rsidRPr="00074A4F" w:rsidRDefault="00074A4F" w:rsidP="00074A4F">
      <w:r>
        <w:t xml:space="preserve">The bend was only a few </w:t>
      </w:r>
      <w:del w:id="7271" w:author="Editor (Spelling)" w:date="2026-09-25T09:00:00Z">
        <w:r>
          <w:delText xml:space="preserve">meters</w:delText>
        </w:r>
      </w:del>
      <w:ins w:id="7272" w:author="Editor (Spelling)" w:date="2026-09-25T09:00:00Z">
        <w:r>
          <w:t xml:space="preserve">metres</w:t>
        </w:r>
      </w:ins>
      <w:r>
        <w:t xml:space="preserve"> away. Sanchez knew what she needed to do. She closed her eyes for </w:t>
      </w:r>
      <w:ins w:id="7273" w:author="Editor" w:date="2026-09-25T09:00:00Z">
        <w:r>
          <w:t xml:space="preserve">a </w:t>
        </w:r>
      </w:ins>
      <w:r>
        <w:t xml:space="preserve">few seconds, drove all her unwanted fears away and focused on the fast-approaching curve. </w:t>
      </w:r>
      <w:del w:id="7274" w:author="Editor" w:date="2026-09-25T09:00:00Z">
        <w:r>
          <w:delText xml:space="preserve">Few</w:delText>
        </w:r>
      </w:del>
      <w:ins w:id="7275" w:author="Editor" w:date="2026-09-25T09:00:00Z">
        <w:r>
          <w:t xml:space="preserve">A few</w:t>
        </w:r>
      </w:ins>
      <w:r>
        <w:t xml:space="preserve"> </w:t>
      </w:r>
      <w:del w:id="7276" w:author="Editor (Spelling)" w:date="2026-09-25T09:00:00Z">
        <w:r>
          <w:delText xml:space="preserve">meters</w:delText>
        </w:r>
      </w:del>
      <w:ins w:id="7277" w:author="Editor (Spelling)" w:date="2026-09-25T09:00:00Z">
        <w:r>
          <w:t xml:space="preserve">metres</w:t>
        </w:r>
      </w:ins>
      <w:r>
        <w:t xml:space="preserve"> before the path curved, she increased her speed</w:t>
      </w:r>
      <w:ins w:id="7278" w:author="Editor" w:date="2026-09-25T09:00:00Z">
        <w:r>
          <w:t xml:space="preserve">,</w:t>
        </w:r>
      </w:ins>
      <w:r>
        <w:t xml:space="preserve"> and before anyone could comprehend</w:t>
      </w:r>
      <w:ins w:id="7279" w:author="Editor" w:date="2026-09-25T09:00:00Z">
        <w:r>
          <w:t xml:space="preserve">,</w:t>
        </w:r>
      </w:ins>
      <w:r>
        <w:t xml:space="preserve"> she bent low, turned 180 degrees</w:t>
      </w:r>
      <w:del w:id="7280" w:author="Editor" w:date="2026-09-25T09:00:00Z">
        <w:r>
          <w:delText xml:space="preserve">, and with utmost suave she</w:delText>
        </w:r>
      </w:del>
      <w:ins w:id="7281" w:author="Editor" w:date="2026-09-25T09:00:00Z">
        <w:r>
          <w:t xml:space="preserve"> and</w:t>
        </w:r>
      </w:ins>
      <w:r>
        <w:t xml:space="preserve"> kicked the person behind her on </w:t>
      </w:r>
      <w:del w:id="7282" w:author="Editor" w:date="2026-09-25T09:00:00Z">
        <w:r>
          <w:delText xml:space="preserve">his knees</w:delText>
        </w:r>
      </w:del>
      <w:ins w:id="7283" w:author="Editor" w:date="2026-09-25T09:00:00Z">
        <w:r>
          <w:t xml:space="preserve">the knee</w:t>
        </w:r>
      </w:ins>
      <w:r>
        <w:t xml:space="preserve">.</w:t>
      </w:r>
    </w:p>
    <w:p w14:paraId="1A1CAEC5" w14:textId="77777777" w:rsidR="00074A4F" w:rsidRPr="00074A4F" w:rsidRDefault="00074A4F" w:rsidP="00074A4F">
      <w:r>
        <w:t xml:space="preserve">He was taken off-guard </w:t>
      </w:r>
      <w:del w:id="7284" w:author="Editor" w:date="2026-09-25T09:00:00Z">
        <w:r>
          <w:delText xml:space="preserve">as he</w:delText>
        </w:r>
      </w:del>
      <w:ins w:id="7285" w:author="Editor" w:date="2026-09-25T09:00:00Z">
        <w:r>
          <w:t xml:space="preserve">and</w:t>
        </w:r>
      </w:ins>
      <w:r>
        <w:t xml:space="preserve"> screamed with pain. His gun flew</w:t>
      </w:r>
      <w:del w:id="7286" w:author="Editor" w:date="2026-09-25T09:00:00Z">
        <w:r>
          <w:delText xml:space="preserve"> away</w:delText>
        </w:r>
      </w:del>
      <w:r>
        <w:t xml:space="preserve"> from his hand and he held his knee in discomfort. Before the other person could grasp what </w:t>
      </w:r>
      <w:ins w:id="7287" w:author="Editor" w:date="2026-09-25T09:00:00Z">
        <w:r>
          <w:t xml:space="preserve">had </w:t>
        </w:r>
      </w:ins>
      <w:r>
        <w:t xml:space="preserve">struck them, Sanchez wrestled him to the ground with a </w:t>
      </w:r>
      <w:del w:id="7288" w:author="Editor" w:date="2026-09-25T09:00:00Z">
        <w:r>
          <w:delText xml:space="preserve">deadlock</w:delText>
        </w:r>
      </w:del>
      <w:ins w:id="7289" w:author="Editor" w:date="2026-09-25T09:00:00Z">
        <w:r>
          <w:t xml:space="preserve">lock</w:t>
        </w:r>
      </w:ins>
      <w:r>
        <w:t xml:space="preserve"> around his neck. She strangled him to </w:t>
      </w:r>
      <w:del w:id="7290" w:author="Editor" w:date="2026-09-25T09:00:00Z">
        <w:r>
          <w:delText xml:space="preserve">a</w:delText>
        </w:r>
      </w:del>
      <w:ins w:id="7291" w:author="Editor" w:date="2026-09-25T09:00:00Z">
        <w:r>
          <w:t xml:space="preserve">the</w:t>
        </w:r>
      </w:ins>
      <w:r>
        <w:t xml:space="preserve"> point he was breathless. He struggled for </w:t>
      </w:r>
      <w:ins w:id="7292" w:author="Editor" w:date="2026-09-25T09:00:00Z">
        <w:r>
          <w:t xml:space="preserve">a </w:t>
        </w:r>
      </w:ins>
      <w:r>
        <w:t xml:space="preserve">few moments before </w:t>
      </w:r>
      <w:del w:id="7293" w:author="Editor" w:date="2026-09-25T09:00:00Z">
        <w:r>
          <w:delText xml:space="preserve">falling off to ground</w:delText>
        </w:r>
      </w:del>
      <w:ins w:id="7294" w:author="Editor" w:date="2026-09-25T09:00:00Z">
        <w:r>
          <w:t xml:space="preserve">he fell</w:t>
        </w:r>
      </w:ins>
      <w:r>
        <w:t xml:space="preserve"> unconscious.</w:t>
      </w:r>
    </w:p>
    <w:p w14:paraId="39ED49E5" w14:textId="616CA06E" w:rsidR="009F26CD" w:rsidRDefault="00074A4F" w:rsidP="00074A4F">
      <w:commentRangeStart w:id="200"/>
      <w:r>
        <w:t xml:space="preserve">It took</w:t>
      </w:r>
      <w:ins w:id="7295" w:author="Editor" w:date="2026-09-25T09:00:00Z">
        <w:r>
          <w:t xml:space="preserve"> a</w:t>
        </w:r>
      </w:ins>
      <w:r>
        <w:t xml:space="preserve"> few moments for Stephen to </w:t>
      </w:r>
      <w:del w:id="7296" w:author="Editor" w:date="2026-09-25T09:00:00Z">
        <w:r>
          <w:delText xml:space="preserve">apprehend</w:delText>
        </w:r>
      </w:del>
      <w:ins w:id="7297" w:author="Editor" w:date="2026-09-25T09:00:00Z">
        <w:r>
          <w:t xml:space="preserve">comprehend</w:t>
        </w:r>
      </w:ins>
      <w:r>
        <w:t xml:space="preserve"> the situation. But soon he </w:t>
      </w:r>
      <w:del w:id="7298" w:author="Editor" w:date="2026-09-25T09:00:00Z">
        <w:r>
          <w:delText xml:space="preserve">sprung</w:delText>
        </w:r>
      </w:del>
      <w:ins w:id="7299" w:author="Editor" w:date="2026-09-25T09:00:00Z">
        <w:r>
          <w:t xml:space="preserve">sprang</w:t>
        </w:r>
      </w:ins>
      <w:r>
        <w:t xml:space="preserve"> to action and kicked the person who was guarding Sanchez </w:t>
      </w:r>
      <w:del w:id="7300" w:author="Editor" w:date="2026-09-25T09:00:00Z">
        <w:r>
          <w:delText xml:space="preserve">on his</w:delText>
        </w:r>
      </w:del>
      <w:ins w:id="7301" w:author="Editor" w:date="2026-09-25T09:00:00Z">
        <w:r>
          <w:t xml:space="preserve">in the</w:t>
        </w:r>
      </w:ins>
      <w:r>
        <w:t xml:space="preserve"> chest with all his might. </w:t>
      </w:r>
      <w:del w:id="7302" w:author="Editor" w:date="2026-09-25T09:00:00Z">
        <w:r>
          <w:delText xml:space="preserve">He was already</w:delText>
        </w:r>
      </w:del>
      <w:ins w:id="7303" w:author="Editor" w:date="2026-09-25T09:00:00Z">
        <w:r>
          <w:t xml:space="preserve">Already</w:t>
        </w:r>
      </w:ins>
      <w:r>
        <w:t xml:space="preserve"> in agony because of the injured knee, </w:t>
      </w:r>
      <w:ins w:id="7304" w:author="Editor" w:date="2026-09-25T09:00:00Z">
        <w:r>
          <w:t xml:space="preserve">the man </w:t>
        </w:r>
      </w:ins>
      <w:r>
        <w:t xml:space="preserve">couldn’t take the impact of the boot </w:t>
      </w:r>
      <w:del w:id="7305" w:author="Editor" w:date="2026-09-25T09:00:00Z">
        <w:r>
          <w:delText xml:space="preserve">anymore </w:delText>
        </w:r>
      </w:del>
      <w:r>
        <w:t xml:space="preserve">and collapsed to the ground</w:t>
      </w:r>
      <w:del w:id="7306" w:author="Editor" w:date="2026-09-25T09:00:00Z">
        <w:r>
          <w:delText xml:space="preserve"> without resistance. In</w:delText>
        </w:r>
      </w:del>
      <w:ins w:id="7307" w:author="Editor" w:date="2026-09-25T09:00:00Z">
        <w:r>
          <w:t xml:space="preserve">. In a</w:t>
        </w:r>
      </w:ins>
      <w:r>
        <w:t xml:space="preserve"> few minutes both the miscreants were lying senseless on the ground. Without wasting another minute, they ran towards Adriana’s house. They were worried about her and hoped to find her safe.</w:t>
      </w:r>
      <w:r>
        <w:br w:type="page"/>
      </w:r>
      <w:commentRangeEnd w:id="200"/>
      <w:r>
        <w:commentReference w:id="200"/>
      </w:r>
    </w:p>
    <w:p w14:paraId="3FBE61E2" w14:textId="29CD095F" w:rsidR="009F26CD" w:rsidRPr="009F26CD" w:rsidRDefault="009F26CD" w:rsidP="00F56514">
      <w:pPr>
        <w:outlineLvl w:val="0"/>
        <w:rPr>
          <w:b/>
        </w:rPr>
      </w:pPr>
      <w:r>
        <w:rPr>
          <w:b/>
        </w:rPr>
        <w:lastRenderedPageBreak/>
        <w:t>Chapter 38</w:t>
      </w:r>
    </w:p>
    <w:p w14:paraId="619EB361" w14:textId="77777777" w:rsidR="009F26CD" w:rsidRPr="00E66AB8" w:rsidRDefault="009F26CD" w:rsidP="009F26CD">
      <w:pPr>
        <w:rPr>
          <w:b/>
        </w:rPr>
      </w:pPr>
      <w:commentRangeStart w:id="201"/>
      <w:r>
        <w:rPr>
          <w:b/>
        </w:rPr>
        <w:t xml:space="preserve">4:</w:t>
      </w:r>
      <w:del w:id="7308" w:author="Editor" w:date="2026-09-25T09:00:00Z">
        <w:r>
          <w:rPr>
            <w:b/>
          </w:rPr>
          <w:delText xml:space="preserve">30</w:delText>
        </w:r>
      </w:del>
      <w:ins w:id="7309" w:author="Editor" w:date="2026-09-25T09:00:00Z">
        <w:r>
          <w:rPr>
            <w:b/>
          </w:rPr>
          <w:t xml:space="preserve">40</w:t>
        </w:r>
      </w:ins>
      <w:r>
        <w:rPr>
          <w:b/>
        </w:rPr>
        <w:t xml:space="preserve"> PM 18th April 2014, </w:t>
      </w:r>
      <w:del w:id="7310" w:author="Editor" w:date="2026-09-25T09:00:00Z">
        <w:r>
          <w:rPr>
            <w:b/>
          </w:rPr>
          <w:delText xml:space="preserve">Nazaré</w:delText>
        </w:r>
      </w:del>
      <w:ins w:id="7311" w:author="Editor" w:date="2026-09-25T09:00:00Z">
        <w:r>
          <w:rPr>
            <w:b/>
          </w:rPr>
          <w:t xml:space="preserve">Lisbon</w:t>
        </w:r>
      </w:ins>
      <w:r>
        <w:rPr>
          <w:b/>
        </w:rPr>
        <w:t xml:space="preserve">, Portugal</w:t>
      </w:r>
      <w:commentRangeEnd w:id="201"/>
      <w:r>
        <w:commentReference w:id="201"/>
      </w:r>
    </w:p>
    <w:p w14:paraId="575CA0CD" w14:textId="77777777" w:rsidR="000E731B" w:rsidRPr="000E731B" w:rsidRDefault="000E731B" w:rsidP="000E731B">
      <w:r>
        <w:t xml:space="preserve">Damian had never seen Benedikt in such </w:t>
      </w:r>
      <w:del w:id="7312" w:author="Editor" w:date="2026-09-25T09:00:00Z">
        <w:r>
          <w:delText xml:space="preserve">delirious</w:delText>
        </w:r>
      </w:del>
      <w:ins w:id="7313" w:author="Editor" w:date="2026-09-25T09:00:00Z">
        <w:r>
          <w:t xml:space="preserve">an agitated</w:t>
        </w:r>
      </w:ins>
      <w:r>
        <w:t xml:space="preserve"> state. He demonstrated a teenager</w:t>
      </w:r>
      <w:del w:id="7314" w:author="Editor (Typography)" w:date="2026-09-25T09:00:00Z">
        <w:r>
          <w:delText xml:space="preserve">'</w:delText>
        </w:r>
      </w:del>
      <w:ins w:id="7315" w:author="Editor (Typography)" w:date="2026-09-25T09:00:00Z">
        <w:r>
          <w:t xml:space="preserve">’</w:t>
        </w:r>
      </w:ins>
      <w:r>
        <w:t xml:space="preserve">s restlessness and </w:t>
      </w:r>
      <w:del w:id="7316" w:author="Editor" w:date="2026-09-25T09:00:00Z">
        <w:r>
          <w:delText xml:space="preserve">displayed</w:delText>
        </w:r>
      </w:del>
      <w:ins w:id="7317" w:author="Editor" w:date="2026-09-25T09:00:00Z">
        <w:r>
          <w:t xml:space="preserve">the</w:t>
        </w:r>
      </w:ins>
      <w:r>
        <w:t xml:space="preserve"> nervousness of a rookie. </w:t>
      </w:r>
      <w:del w:id="7318" w:author="Editor" w:date="2026-09-25T09:00:00Z">
        <w:r>
          <w:delText xml:space="preserve">It was over a decade he</w:delText>
        </w:r>
      </w:del>
      <w:ins w:id="7319" w:author="Editor" w:date="2026-09-25T09:00:00Z">
        <w:r>
          <w:t xml:space="preserve">Damian</w:t>
        </w:r>
      </w:ins>
      <w:r>
        <w:t xml:space="preserve"> had worked under him </w:t>
      </w:r>
      <w:ins w:id="7320" w:author="Editor" w:date="2026-09-25T09:00:00Z">
        <w:r>
          <w:t xml:space="preserve">for over a decade, </w:t>
        </w:r>
      </w:ins>
      <w:r>
        <w:t xml:space="preserve">and never once </w:t>
      </w:r>
      <w:del w:id="7321" w:author="Editor" w:date="2026-09-25T09:00:00Z">
        <w:r>
          <w:delText xml:space="preserve">he had</w:delText>
        </w:r>
      </w:del>
      <w:ins w:id="7322" w:author="Editor" w:date="2026-09-25T09:00:00Z">
        <w:r>
          <w:t xml:space="preserve">had he</w:t>
        </w:r>
      </w:ins>
      <w:r>
        <w:t xml:space="preserve"> seen him in such</w:t>
      </w:r>
      <w:ins w:id="7323" w:author="Editor" w:date="2026-09-25T09:00:00Z">
        <w:r>
          <w:t xml:space="preserve"> a</w:t>
        </w:r>
      </w:ins>
      <w:r>
        <w:t xml:space="preserve"> wrecked state. He remained on </w:t>
      </w:r>
      <w:del w:id="7324" w:author="Editor" w:date="2026-09-25T09:00:00Z">
        <w:r>
          <w:delText xml:space="preserve">the </w:delText>
        </w:r>
      </w:del>
      <w:r>
        <w:t xml:space="preserve">edge, ready to implode</w:t>
      </w:r>
      <w:del w:id="7325" w:author="Editor" w:date="2026-09-25T09:00:00Z">
        <w:r>
          <w:delText xml:space="preserve">,</w:delText>
        </w:r>
      </w:del>
      <w:ins w:id="7326" w:author="Editor" w:date="2026-09-25T09:00:00Z">
        <w:r>
          <w:t xml:space="preserve"> at</w:t>
        </w:r>
      </w:ins>
      <w:r>
        <w:t xml:space="preserve"> any moment. Though he refrained from mentioning</w:t>
      </w:r>
      <w:del w:id="7327" w:author="Editor" w:date="2026-09-25T09:00:00Z">
        <w:r>
          <w:delText xml:space="preserve"> anything about</w:delText>
        </w:r>
      </w:del>
      <w:r>
        <w:t xml:space="preserve"> whom he was after, it was quite evident he was chasing the girl.</w:t>
      </w:r>
    </w:p>
    <w:p w14:paraId="1791C0D0" w14:textId="77777777" w:rsidR="000E731B" w:rsidRPr="000E731B" w:rsidRDefault="000E731B" w:rsidP="000E731B">
      <w:r>
        <w:t xml:space="preserve">Damian was equally frustrated about his failure to get hold of her. He was tired of the constant nagging and the rage Benedikt had embraced </w:t>
      </w:r>
      <w:del w:id="7328" w:author="Editor" w:date="2026-09-25T09:00:00Z">
        <w:r>
          <w:delText xml:space="preserve">from the time</w:delText>
        </w:r>
      </w:del>
      <w:ins w:id="7329" w:author="Editor" w:date="2026-09-25T09:00:00Z">
        <w:r>
          <w:t xml:space="preserve">since</w:t>
        </w:r>
      </w:ins>
      <w:r>
        <w:t xml:space="preserve"> the girl had escaped him </w:t>
      </w:r>
      <w:del w:id="7330" w:author="Editor" w:date="2026-09-25T09:00:00Z">
        <w:r>
          <w:delText xml:space="preserve">from</w:delText>
        </w:r>
      </w:del>
      <w:ins w:id="7331" w:author="Editor" w:date="2026-09-25T09:00:00Z">
        <w:r>
          <w:t xml:space="preserve">at</w:t>
        </w:r>
      </w:ins>
      <w:r>
        <w:t xml:space="preserve"> the hotel. Every passing moment was making him more unreasonable and unpredictable. He dreaded the thought of her leaving Lisbon unscathed, as that would make Benedikt obstinate, and he knew it would make his life a living hell</w:t>
      </w:r>
      <w:del w:id="7332" w:author="Editor" w:date="2026-09-25T09:00:00Z">
        <w:r>
          <w:delText xml:space="preserve"> for sure</w:delText>
        </w:r>
      </w:del>
      <w:r>
        <w:t xml:space="preserve">.</w:t>
      </w:r>
    </w:p>
    <w:p w14:paraId="4D9EAFBF" w14:textId="77777777" w:rsidR="000E731B" w:rsidRPr="000E731B" w:rsidRDefault="000E731B" w:rsidP="000E731B">
      <w:r>
        <w:t xml:space="preserve">Benedikt’s sudden</w:t>
      </w:r>
      <w:del w:id="7333" w:author="Editor" w:date="2026-09-25T09:00:00Z">
        <w:r>
          <w:delText xml:space="preserve"> surreal</w:delText>
        </w:r>
      </w:del>
      <w:r>
        <w:t xml:space="preserve"> screaming shook </w:t>
      </w:r>
      <w:del w:id="7334" w:author="Editor" w:date="2026-09-25T09:00:00Z">
        <w:r>
          <w:delText xml:space="preserve">Damian’s</w:delText>
        </w:r>
      </w:del>
      <w:ins w:id="7335" w:author="Editor" w:date="2026-09-25T09:00:00Z">
        <w:r>
          <w:t xml:space="preserve">Damian</w:t>
        </w:r>
      </w:ins>
      <w:r>
        <w:t xml:space="preserve"> out of his pondering. He saw him bellowing in frustration, failing to get someone on the phone. He called a few more times without any response and threw away the phone with extreme anger. “Take the next exit and loop around. We have to go back to Nazaré</w:t>
      </w:r>
      <w:del w:id="7336" w:author="Editor" w:date="2026-09-25T09:00:00Z">
        <w:r>
          <w:delText xml:space="preserve">.” He</w:delText>
        </w:r>
      </w:del>
      <w:ins w:id="7337" w:author="Editor" w:date="2026-09-25T09:00:00Z">
        <w:r>
          <w:t xml:space="preserve">,” he</w:t>
        </w:r>
      </w:ins>
      <w:r>
        <w:t xml:space="preserve"> announced in a stentorian tone.</w:t>
      </w:r>
    </w:p>
    <w:p w14:paraId="5BC91777" w14:textId="40C341FD" w:rsidR="000E731B" w:rsidRPr="000E731B" w:rsidRDefault="000E731B" w:rsidP="000E731B">
      <w:r>
        <w:t xml:space="preserve">“What has happened to him?” Damian brooded. </w:t>
      </w:r>
      <w:del w:id="7338" w:author="Editor" w:date="2026-09-25T09:00:00Z">
        <w:r>
          <w:delText xml:space="preserve">He</w:delText>
        </w:r>
      </w:del>
      <w:ins w:id="7339" w:author="Editor" w:date="2026-09-25T09:00:00Z">
        <w:r>
          <w:t xml:space="preserve">Benedikt</w:t>
        </w:r>
      </w:ins>
      <w:r>
        <w:t xml:space="preserve"> was known for his calm </w:t>
      </w:r>
      <w:del w:id="7340" w:author="Editor" w:date="2026-09-25T09:00:00Z">
        <w:r>
          <w:delText xml:space="preserve">stature</w:delText>
        </w:r>
      </w:del>
      <w:ins w:id="7341" w:author="Editor" w:date="2026-09-25T09:00:00Z">
        <w:r>
          <w:t xml:space="preserve">demeanour</w:t>
        </w:r>
      </w:ins>
      <w:r>
        <w:t xml:space="preserve">, never giving away anything in his expression. </w:t>
      </w:r>
      <w:del w:id="7342" w:author="Editor" w:date="2026-09-25T09:00:00Z">
        <w:r>
          <w:delText xml:space="preserve">He never recalled once when</w:delText>
        </w:r>
      </w:del>
      <w:ins w:id="7343" w:author="Editor" w:date="2026-09-25T09:00:00Z">
        <w:r>
          <w:t xml:space="preserve">Damian could not recall a time</w:t>
        </w:r>
      </w:ins>
      <w:r>
        <w:t xml:space="preserve"> he had raised his voice</w:t>
      </w:r>
      <w:del w:id="7344" w:author="Editor" w:date="2026-09-25T09:00:00Z">
        <w:r>
          <w:delText xml:space="preserve"> in the past</w:delText>
        </w:r>
      </w:del>
      <w:r>
        <w:t xml:space="preserve">. There were situations</w:t>
      </w:r>
      <w:del w:id="7345" w:author="Editor" w:date="2026-09-25T09:00:00Z">
        <w:r>
          <w:delText xml:space="preserve">,</w:delText>
        </w:r>
      </w:del>
      <w:r>
        <w:t xml:space="preserve"> which were tough, and circumstances that were life-threatening, but never once </w:t>
      </w:r>
      <w:del w:id="7346" w:author="Editor" w:date="2026-09-25T09:00:00Z">
        <w:r>
          <w:delText xml:space="preserve">he had</w:delText>
        </w:r>
      </w:del>
      <w:ins w:id="7347" w:author="Editor" w:date="2026-09-25T09:00:00Z">
        <w:r>
          <w:t xml:space="preserve">had he</w:t>
        </w:r>
      </w:ins>
      <w:r>
        <w:t xml:space="preserve"> behaved in such</w:t>
      </w:r>
      <w:ins w:id="7348" w:author="Editor" w:date="2026-09-25T09:00:00Z">
        <w:r>
          <w:t xml:space="preserve"> an</w:t>
        </w:r>
      </w:ins>
      <w:r>
        <w:t xml:space="preserve"> erratic manner. The only reason he could think of was the </w:t>
      </w:r>
      <w:del w:id="7349" w:author="Editor" w:date="2026-09-25T09:00:00Z">
        <w:r>
          <w:delText xml:space="preserve">taboo</w:delText>
        </w:r>
      </w:del>
      <w:ins w:id="7350" w:author="Editor" w:date="2026-09-25T09:00:00Z">
        <w:r>
          <w:t xml:space="preserve">shame</w:t>
        </w:r>
      </w:ins>
      <w:r>
        <w:t xml:space="preserve"> of getting defeated by a naïve girl. He could have accepted failure against a rogue, but a girl keeping him on the run and thwarting all his moves was making him wild, exposing his real self.</w:t>
      </w:r>
    </w:p>
    <w:p w14:paraId="4C960B58" w14:textId="2CB1D0F3" w:rsidR="000E731B" w:rsidRPr="000E731B" w:rsidRDefault="000E731B" w:rsidP="000E731B">
      <w:r>
        <w:t xml:space="preserve">The phone lying on the floor started ringing. Benedikt fumbled to get to it, finally managed to pick it up and screamed, “Didn’t I instruct you to call me every ten minutes? What took you so long?” The conversation went on for </w:t>
      </w:r>
      <w:ins w:id="7351" w:author="Editor" w:date="2026-09-25T09:00:00Z">
        <w:r>
          <w:t xml:space="preserve">a </w:t>
        </w:r>
      </w:ins>
      <w:r>
        <w:t xml:space="preserve">few minutes</w:t>
      </w:r>
      <w:ins w:id="7352" w:author="Editor" w:date="2026-09-25T09:00:00Z">
        <w:r>
          <w:t xml:space="preserve">,</w:t>
        </w:r>
      </w:ins>
      <w:r>
        <w:t xml:space="preserve"> and once he was done</w:t>
      </w:r>
      <w:del w:id="7353" w:author="Editor" w:date="2026-09-25T09:00:00Z">
        <w:r>
          <w:delText xml:space="preserve"> conversing</w:delText>
        </w:r>
      </w:del>
      <w:r>
        <w:t xml:space="preserve"> he announced, “We need to head back to Lisbon</w:t>
      </w:r>
      <w:ins w:id="7354" w:author="Editor" w:date="2026-09-25T09:00:00Z">
        <w:r>
          <w:t xml:space="preserve">.</w:t>
        </w:r>
      </w:ins>
      <w:r>
        <w:t xml:space="preserve">”</w:t>
      </w:r>
    </w:p>
    <w:p w14:paraId="333E0403" w14:textId="77777777" w:rsidR="000E731B" w:rsidRPr="000E731B" w:rsidRDefault="000E731B" w:rsidP="000E731B">
      <w:commentRangeStart w:id="203"/>
      <w:commentRangeStart w:id="202"/>
      <w:r>
        <w:t xml:space="preserve">By </w:t>
      </w:r>
      <w:del w:id="7355" w:author="Editor" w:date="2026-09-25T09:00:00Z">
        <w:r>
          <w:delText xml:space="preserve">now</w:delText>
        </w:r>
      </w:del>
      <w:ins w:id="7356" w:author="Editor" w:date="2026-09-25T09:00:00Z">
        <w:r>
          <w:t xml:space="preserve">then</w:t>
        </w:r>
      </w:ins>
      <w:r>
        <w:t xml:space="preserve"> they were</w:t>
      </w:r>
      <w:ins w:id="7357" w:author="Editor" w:date="2026-09-25T09:00:00Z">
        <w:r>
          <w:t xml:space="preserve"> already</w:t>
        </w:r>
      </w:ins>
      <w:r>
        <w:t xml:space="preserve"> on their way to Nazaré. </w:t>
      </w:r>
      <w:del w:id="7358" w:author="Editor (Names)" w:date="2026-09-25T09:00:00Z">
        <w:r>
          <w:delText xml:space="preserve">Francis</w:delText>
        </w:r>
      </w:del>
      <w:ins w:id="7359" w:author="Editor (Names)" w:date="2026-09-25T09:00:00Z">
        <w:r>
          <w:t xml:space="preserve">Francisco</w:t>
        </w:r>
      </w:ins>
      <w:r>
        <w:t xml:space="preserve"> was clueless</w:t>
      </w:r>
      <w:del w:id="7360" w:author="Editor" w:date="2026-09-25T09:00:00Z">
        <w:r>
          <w:delText xml:space="preserve">, he was</w:delText>
        </w:r>
      </w:del>
      <w:ins w:id="7361" w:author="Editor" w:date="2026-09-25T09:00:00Z">
        <w:r>
          <w:t xml:space="preserve"> and</w:t>
        </w:r>
      </w:ins>
      <w:r>
        <w:t xml:space="preserve"> frustrated, but all he could manage was a nod, and </w:t>
      </w:r>
      <w:ins w:id="7362" w:author="Editor" w:date="2026-09-25T09:00:00Z">
        <w:r>
          <w:t xml:space="preserve">he </w:t>
        </w:r>
      </w:ins>
      <w:r>
        <w:t xml:space="preserve">swung </w:t>
      </w:r>
      <w:del w:id="7363" w:author="Editor" w:date="2026-09-25T09:00:00Z">
        <w:r>
          <w:delText xml:space="preserve">to</w:delText>
        </w:r>
      </w:del>
      <w:ins w:id="7364" w:author="Editor" w:date="2026-09-25T09:00:00Z">
        <w:r>
          <w:t xml:space="preserve">into</w:t>
        </w:r>
      </w:ins>
      <w:r>
        <w:t xml:space="preserve"> action following </w:t>
      </w:r>
      <w:del w:id="7365" w:author="Editor" w:date="2026-09-25T09:00:00Z">
        <w:r>
          <w:delText xml:space="preserve">on </w:delText>
        </w:r>
      </w:del>
      <w:r>
        <w:t xml:space="preserve">Benedikt’s order.</w:t>
      </w:r>
      <w:commentRangeEnd w:id="202"/>
      <w:r>
        <w:commentReference w:id="202"/>
      </w:r>
      <w:commentRangeEnd w:id="203"/>
      <w:r>
        <w:commentReference w:id="203"/>
      </w:r>
    </w:p>
    <w:p w14:paraId="1D220122" w14:textId="77777777" w:rsidR="00E66AB8" w:rsidRDefault="00E66AB8">
      <w:pPr>
        <w:spacing w:line="259" w:lineRule="auto"/>
        <w:jc w:val="left"/>
      </w:pPr>
      <w:r>
        <w:br w:type="page"/>
      </w:r>
    </w:p>
    <w:p w14:paraId="7036859B" w14:textId="1F550EB5" w:rsidR="009F26CD" w:rsidRPr="00E66AB8" w:rsidRDefault="009F26CD" w:rsidP="00F56514">
      <w:pPr>
        <w:outlineLvl w:val="0"/>
        <w:rPr>
          <w:b/>
        </w:rPr>
      </w:pPr>
      <w:r>
        <w:rPr>
          <w:b/>
        </w:rPr>
        <w:lastRenderedPageBreak/>
        <w:t>Chapter 39</w:t>
      </w:r>
    </w:p>
    <w:p w14:paraId="6CD3DE8C" w14:textId="77777777" w:rsidR="009F26CD" w:rsidRPr="00E66AB8" w:rsidRDefault="009F26CD" w:rsidP="009F26CD">
      <w:pPr>
        <w:rPr>
          <w:b/>
        </w:rPr>
      </w:pPr>
      <w:r>
        <w:rPr>
          <w:b/>
        </w:rPr>
        <w:t>5:15 PM 18th April 2014, Nazaré, Portugal</w:t>
      </w:r>
    </w:p>
    <w:p w14:paraId="1F9FF103" w14:textId="77777777" w:rsidR="00E12FD5" w:rsidRPr="00E12FD5" w:rsidRDefault="00E12FD5" w:rsidP="00E12FD5">
      <w:r>
        <w:t xml:space="preserve">Adriana’s house was in complete shambles. The living room table was overturned, the chairs were upside down, and the floor was covered with </w:t>
      </w:r>
      <w:del w:id="7366" w:author="Editor" w:date="2026-09-25T09:00:00Z">
        <w:r>
          <w:delText xml:space="preserve">mud</w:delText>
        </w:r>
      </w:del>
      <w:ins w:id="7367" w:author="Editor" w:date="2026-09-25T09:00:00Z">
        <w:r>
          <w:t xml:space="preserve">muddy</w:t>
        </w:r>
      </w:ins>
      <w:r>
        <w:t xml:space="preserve"> footsteps. It appeared as if the house </w:t>
      </w:r>
      <w:del w:id="7368" w:author="Editor" w:date="2026-09-25T09:00:00Z">
        <w:r>
          <w:delText xml:space="preserve">managed to abate</w:delText>
        </w:r>
      </w:del>
      <w:ins w:id="7369" w:author="Editor" w:date="2026-09-25T09:00:00Z">
        <w:r>
          <w:t xml:space="preserve">had survived</w:t>
        </w:r>
      </w:ins>
      <w:r>
        <w:t xml:space="preserve"> a colossal tempest.</w:t>
      </w:r>
    </w:p>
    <w:p w14:paraId="55EDC938" w14:textId="77777777" w:rsidR="00E12FD5" w:rsidRPr="00E12FD5" w:rsidRDefault="00E12FD5" w:rsidP="00E12FD5">
      <w:commentRangeStart w:id="204"/>
      <w:r>
        <w:t xml:space="preserve">Sanchez’s and Stephen’s eyes were searching for Adriana, but she was nowhere to be seen. Sanchez took the stairs to check the upstairs room while Stephen continued his search </w:t>
      </w:r>
      <w:del w:id="7370" w:author="Editor" w:date="2026-09-25T09:00:00Z">
        <w:r>
          <w:delText xml:space="preserve">in</w:delText>
        </w:r>
      </w:del>
      <w:ins w:id="7371" w:author="Editor" w:date="2026-09-25T09:00:00Z">
        <w:r>
          <w:t xml:space="preserve">on</w:t>
        </w:r>
      </w:ins>
      <w:r>
        <w:t xml:space="preserve"> the ground floor. The room they </w:t>
      </w:r>
      <w:del w:id="7372" w:author="Editor" w:date="2026-09-25T09:00:00Z">
        <w:r>
          <w:delText xml:space="preserve">were housed</w:delText>
        </w:r>
      </w:del>
      <w:ins w:id="7373" w:author="Editor" w:date="2026-09-25T09:00:00Z">
        <w:r>
          <w:t xml:space="preserve">had stayed in</w:t>
        </w:r>
      </w:ins>
      <w:r>
        <w:t xml:space="preserve"> not long ago</w:t>
      </w:r>
      <w:del w:id="7374" w:author="Editor" w:date="2026-09-25T09:00:00Z">
        <w:r>
          <w:delText xml:space="preserve">,</w:delText>
        </w:r>
      </w:del>
      <w:r>
        <w:t xml:space="preserve"> was in total disarray. The place was ransacked and items from their bags were scattered all over the </w:t>
      </w:r>
      <w:del w:id="7375" w:author="Editor" w:date="2026-09-25T09:00:00Z">
        <w:r>
          <w:delText xml:space="preserve">place</w:delText>
        </w:r>
      </w:del>
      <w:ins w:id="7376" w:author="Editor" w:date="2026-09-25T09:00:00Z">
        <w:r>
          <w:t xml:space="preserve">floor</w:t>
        </w:r>
      </w:ins>
      <w:r>
        <w:t xml:space="preserve">. Sanchez couldn’t find any trace of Adriana. All she found were traces of the </w:t>
      </w:r>
      <w:del w:id="7377" w:author="Editor" w:date="2026-09-25T09:00:00Z">
        <w:r>
          <w:delText xml:space="preserve">rouges</w:delText>
        </w:r>
      </w:del>
      <w:ins w:id="7378" w:author="Editor" w:date="2026-09-25T09:00:00Z">
        <w:r>
          <w:t xml:space="preserve">rogues</w:t>
        </w:r>
      </w:ins>
      <w:r>
        <w:t xml:space="preserve"> turning a beautiful house </w:t>
      </w:r>
      <w:del w:id="7379" w:author="Editor" w:date="2026-09-25T09:00:00Z">
        <w:r>
          <w:delText xml:space="preserve">to</w:delText>
        </w:r>
      </w:del>
      <w:ins w:id="7380" w:author="Editor" w:date="2026-09-25T09:00:00Z">
        <w:r>
          <w:t xml:space="preserve">into</w:t>
        </w:r>
      </w:ins>
      <w:r>
        <w:t xml:space="preserve"> a complete disaster. Once convinced of her absence on the first floor</w:t>
      </w:r>
      <w:ins w:id="7381" w:author="Editor" w:date="2026-09-25T09:00:00Z">
        <w:r>
          <w:t xml:space="preserve">,</w:t>
        </w:r>
      </w:ins>
      <w:r>
        <w:t xml:space="preserve"> she rushed down and found Stephen equally startled and shocked</w:t>
      </w:r>
      <w:del w:id="7382" w:author="Editor" w:date="2026-09-25T09:00:00Z">
        <w:r>
          <w:delText xml:space="preserve">. There was no sign of Adriana anywhere in the house</w:delText>
        </w:r>
      </w:del>
      <w:r>
        <w:t xml:space="preserve">. Sanchez was puzzled by her mysterious disappearance. She knew Benedikt’s men were after her, and not finding Adriana wasn’t making any sense. Besides, all four intruders were lying unconscious in the backyard.</w:t>
      </w:r>
      <w:commentRangeEnd w:id="204"/>
      <w:r>
        <w:commentReference w:id="204"/>
      </w:r>
    </w:p>
    <w:p w14:paraId="1E4D4DFA" w14:textId="77777777" w:rsidR="00E12FD5" w:rsidRPr="00E12FD5" w:rsidRDefault="00E12FD5" w:rsidP="00E12FD5">
      <w:r>
        <w:t xml:space="preserve">A sudden flash of wisdom crossed her mind</w:t>
      </w:r>
      <w:del w:id="7383" w:author="Editor" w:date="2026-09-25T09:00:00Z">
        <w:r>
          <w:delText xml:space="preserve"> and in a subliminal state</w:delText>
        </w:r>
      </w:del>
      <w:ins w:id="7384" w:author="Editor" w:date="2026-09-25T09:00:00Z">
        <w:r>
          <w:t xml:space="preserve">, and</w:t>
        </w:r>
      </w:ins>
      <w:r>
        <w:t xml:space="preserve"> she mumbled, “She must be in her workshop</w:t>
      </w:r>
      <w:del w:id="7385" w:author="Editor" w:date="2026-09-25T09:00:00Z">
        <w:r>
          <w:delText xml:space="preserve">”.</w:delText>
        </w:r>
      </w:del>
      <w:ins w:id="7386" w:author="Editor" w:date="2026-09-25T09:00:00Z">
        <w:r>
          <w:t xml:space="preserve">.”</w:t>
        </w:r>
      </w:ins>
      <w:r>
        <w:t xml:space="preserve"> She looked at Stephen and </w:t>
      </w:r>
      <w:del w:id="7387" w:author="Editor" w:date="2026-09-25T09:00:00Z">
        <w:r>
          <w:delText xml:space="preserve">with a hurried tone blurted</w:delText>
        </w:r>
      </w:del>
      <w:ins w:id="7388" w:author="Editor" w:date="2026-09-25T09:00:00Z">
        <w:r>
          <w:t xml:space="preserve">asked</w:t>
        </w:r>
      </w:ins>
      <w:r>
        <w:t xml:space="preserve">, “Did you check the basement?”</w:t>
      </w:r>
    </w:p>
    <w:p w14:paraId="16B52120" w14:textId="77777777" w:rsidR="00E12FD5" w:rsidRPr="00E12FD5" w:rsidRDefault="00E12FD5" w:rsidP="00E12FD5">
      <w:r>
        <w:t xml:space="preserve">Stephen looked blank and </w:t>
      </w:r>
      <w:del w:id="7389" w:author="Editor" w:date="2026-09-25T09:00:00Z">
        <w:r>
          <w:delText xml:space="preserve">swayed</w:delText>
        </w:r>
      </w:del>
      <w:ins w:id="7390" w:author="Editor" w:date="2026-09-25T09:00:00Z">
        <w:r>
          <w:t xml:space="preserve">shook</w:t>
        </w:r>
      </w:ins>
      <w:r>
        <w:t xml:space="preserve"> his head</w:t>
      </w:r>
      <w:del w:id="7391" w:author="Editor" w:date="2026-09-25T09:00:00Z">
        <w:r>
          <w:delText xml:space="preserve"> sideways</w:delText>
        </w:r>
      </w:del>
      <w:r>
        <w:t xml:space="preserve">. And in unison, they sprinted to the basement.</w:t>
      </w:r>
    </w:p>
    <w:p w14:paraId="3DC49008" w14:textId="77777777" w:rsidR="00E12FD5" w:rsidRPr="00E12FD5" w:rsidRDefault="00E12FD5" w:rsidP="00E12FD5">
      <w:r>
        <w:t xml:space="preserve">This was the first time they </w:t>
      </w:r>
      <w:del w:id="7392" w:author="Editor" w:date="2026-09-25T09:00:00Z">
        <w:r>
          <w:delText xml:space="preserve">were entering</w:delText>
        </w:r>
      </w:del>
      <w:ins w:id="7393" w:author="Editor" w:date="2026-09-25T09:00:00Z">
        <w:r>
          <w:t xml:space="preserve">had entered</w:t>
        </w:r>
      </w:ins>
      <w:r>
        <w:t xml:space="preserve"> Adriana’s workshop</w:t>
      </w:r>
      <w:ins w:id="7394" w:author="Editor" w:date="2026-09-25T09:00:00Z">
        <w:r>
          <w:t xml:space="preserve">,</w:t>
        </w:r>
      </w:ins>
      <w:r>
        <w:t xml:space="preserve"> and it looked no different from what they </w:t>
      </w:r>
      <w:del w:id="7395" w:author="Editor" w:date="2026-09-25T09:00:00Z">
        <w:r>
          <w:delText xml:space="preserve">saw in Jules</w:delText>
        </w:r>
      </w:del>
      <w:ins w:id="7396" w:author="Editor" w:date="2026-09-25T09:00:00Z">
        <w:r>
          <w:t xml:space="preserve">had seen in Jules’s</w:t>
        </w:r>
      </w:ins>
      <w:r>
        <w:t xml:space="preserve"> house. Scattered papers, unkempt piles of books,</w:t>
      </w:r>
      <w:ins w:id="7397" w:author="Editor" w:date="2026-09-25T09:00:00Z">
        <w:r>
          <w:t xml:space="preserve"> a</w:t>
        </w:r>
      </w:ins>
      <w:r>
        <w:t xml:space="preserve"> dust-ridden computer and tons of cartographic instruments. She looked around and couldn’t find Adriana anywhere. There was a large velvet</w:t>
      </w:r>
      <w:del w:id="7398" w:author="Editor" w:date="2026-09-25T09:00:00Z">
        <w:r>
          <w:delText xml:space="preserve"> </w:delText>
        </w:r>
      </w:del>
      <w:ins w:id="7399" w:author="Editor" w:date="2026-09-25T09:00:00Z">
        <w:r>
          <w:t xml:space="preserve">-</w:t>
        </w:r>
      </w:ins>
      <w:r>
        <w:t xml:space="preserve">covered sofa on the left of the entrance. The height of the sofa </w:t>
      </w:r>
      <w:del w:id="7400" w:author="Editor" w:date="2026-09-25T09:00:00Z">
        <w:r>
          <w:delText xml:space="preserve">was hiding</w:delText>
        </w:r>
      </w:del>
      <w:ins w:id="7401" w:author="Editor" w:date="2026-09-25T09:00:00Z">
        <w:r>
          <w:t xml:space="preserve">hid</w:t>
        </w:r>
      </w:ins>
      <w:r>
        <w:t xml:space="preserve"> the area between </w:t>
      </w:r>
      <w:del w:id="7402" w:author="Editor" w:date="2026-09-25T09:00:00Z">
        <w:r>
          <w:delText xml:space="preserve">the sofa</w:delText>
        </w:r>
      </w:del>
      <w:ins w:id="7403" w:author="Editor" w:date="2026-09-25T09:00:00Z">
        <w:r>
          <w:t xml:space="preserve">it</w:t>
        </w:r>
      </w:ins>
      <w:r>
        <w:t xml:space="preserve"> and the wall. Sanchez’s instinct drew her to the sofa, and she </w:t>
      </w:r>
      <w:del w:id="7404" w:author="Editor" w:date="2026-09-25T09:00:00Z">
        <w:r>
          <w:delText xml:space="preserve">took a big leap to jump</w:delText>
        </w:r>
      </w:del>
      <w:ins w:id="7405" w:author="Editor" w:date="2026-09-25T09:00:00Z">
        <w:r>
          <w:t xml:space="preserve">leaped</w:t>
        </w:r>
      </w:ins>
      <w:r>
        <w:t xml:space="preserve"> over it.</w:t>
      </w:r>
    </w:p>
    <w:p w14:paraId="38D660B8" w14:textId="77777777" w:rsidR="00E12FD5" w:rsidRPr="00E12FD5" w:rsidRDefault="00E12FD5" w:rsidP="00E12FD5">
      <w:r>
        <w:t xml:space="preserve">There she was! </w:t>
      </w:r>
      <w:del w:id="7406" w:author="Editor" w:date="2026-09-25T09:00:00Z">
        <w:r>
          <w:delText xml:space="preserve">Sacred</w:delText>
        </w:r>
      </w:del>
      <w:ins w:id="7407" w:author="Editor" w:date="2026-09-25T09:00:00Z">
        <w:r>
          <w:t xml:space="preserve">Scared</w:t>
        </w:r>
      </w:ins>
      <w:r>
        <w:t xml:space="preserve">. Sitting in the corner, hiding behind the sofa. She </w:t>
      </w:r>
      <w:del w:id="7408" w:author="Editor" w:date="2026-09-25T09:00:00Z">
        <w:r>
          <w:delText xml:space="preserve">had</w:delText>
        </w:r>
      </w:del>
      <w:ins w:id="7409" w:author="Editor" w:date="2026-09-25T09:00:00Z">
        <w:r>
          <w:t xml:space="preserve">bore</w:t>
        </w:r>
      </w:ins>
      <w:r>
        <w:t xml:space="preserve"> no resemblance to the Adriana they</w:t>
      </w:r>
      <w:ins w:id="7410" w:author="Editor" w:date="2026-09-25T09:00:00Z">
        <w:r>
          <w:t xml:space="preserve"> had</w:t>
        </w:r>
      </w:ins>
      <w:r>
        <w:t xml:space="preserve"> met a few hours ago. Her hair was all over her face, </w:t>
      </w:r>
      <w:ins w:id="7411" w:author="Editor" w:date="2026-09-25T09:00:00Z">
        <w:r>
          <w:t xml:space="preserve">her </w:t>
        </w:r>
      </w:ins>
      <w:r>
        <w:t xml:space="preserve">clothes were </w:t>
      </w:r>
      <w:del w:id="7412" w:author="Editor" w:date="2026-09-25T09:00:00Z">
        <w:r>
          <w:delText xml:space="preserve">crumbled</w:delText>
        </w:r>
      </w:del>
      <w:ins w:id="7413" w:author="Editor" w:date="2026-09-25T09:00:00Z">
        <w:r>
          <w:t xml:space="preserve">crumpled</w:t>
        </w:r>
      </w:ins>
      <w:r>
        <w:t xml:space="preserve">, and her face had hues of terror</w:t>
      </w:r>
      <w:del w:id="7414" w:author="Editor" w:date="2026-09-25T09:00:00Z">
        <w:r>
          <w:delText xml:space="preserve"> and fear</w:delText>
        </w:r>
      </w:del>
      <w:r>
        <w:t xml:space="preserve">. Her eyes appeared lost, </w:t>
      </w:r>
      <w:del w:id="7415" w:author="Editor" w:date="2026-09-25T09:00:00Z">
        <w:r>
          <w:delText xml:space="preserve">starring in the vacuum</w:delText>
        </w:r>
      </w:del>
      <w:ins w:id="7416" w:author="Editor" w:date="2026-09-25T09:00:00Z">
        <w:r>
          <w:t xml:space="preserve">staring into space</w:t>
        </w:r>
      </w:ins>
      <w:r>
        <w:t xml:space="preserve">. She had no visible mark of being hurt, the only good thing in the otherwise </w:t>
      </w:r>
      <w:del w:id="7417" w:author="Editor (Spelling)" w:date="2026-09-25T09:00:00Z">
        <w:r>
          <w:delText xml:space="preserve">disheveled</w:delText>
        </w:r>
      </w:del>
      <w:ins w:id="7418" w:author="Editor (Spelling)" w:date="2026-09-25T09:00:00Z">
        <w:r>
          <w:t xml:space="preserve">dishevelled</w:t>
        </w:r>
      </w:ins>
      <w:r>
        <w:t xml:space="preserve"> surroundings. She was in a state of shock, and she hardly reacted </w:t>
      </w:r>
      <w:del w:id="7419" w:author="Editor" w:date="2026-09-25T09:00:00Z">
        <w:r>
          <w:delText xml:space="preserve">despite Sanchez</w:delText>
        </w:r>
      </w:del>
      <w:ins w:id="7420" w:author="Editor" w:date="2026-09-25T09:00:00Z">
        <w:r>
          <w:t xml:space="preserve">to Sanchez’s</w:t>
        </w:r>
      </w:ins>
      <w:r>
        <w:t xml:space="preserve"> sudden appearance.</w:t>
      </w:r>
    </w:p>
    <w:p w14:paraId="13493635" w14:textId="77777777" w:rsidR="00E12FD5" w:rsidRPr="00E12FD5" w:rsidRDefault="00E12FD5" w:rsidP="00E12FD5">
      <w:r>
        <w:t xml:space="preserve">Sanchez held her by </w:t>
      </w:r>
      <w:del w:id="7421" w:author="Editor" w:date="2026-09-25T09:00:00Z">
        <w:r>
          <w:delText xml:space="preserve">her</w:delText>
        </w:r>
      </w:del>
      <w:ins w:id="7422" w:author="Editor" w:date="2026-09-25T09:00:00Z">
        <w:r>
          <w:t xml:space="preserve">the</w:t>
        </w:r>
      </w:ins>
      <w:r>
        <w:t xml:space="preserve"> arms and enquired softly, “Are you ok?” There was no answer. Sanchez shook her hard to bring her out of her </w:t>
      </w:r>
      <w:del w:id="7423" w:author="Editor (Spelling)" w:date="2026-09-25T09:00:00Z">
        <w:r>
          <w:delText xml:space="preserve">traumatized</w:delText>
        </w:r>
      </w:del>
      <w:ins w:id="7424" w:author="Editor (Spelling)" w:date="2026-09-25T09:00:00Z">
        <w:r>
          <w:t xml:space="preserve">traumatised</w:t>
        </w:r>
      </w:ins>
      <w:r>
        <w:t xml:space="preserve"> state. After </w:t>
      </w:r>
      <w:del w:id="7425" w:author="Editor" w:date="2026-09-25T09:00:00Z">
        <w:r>
          <w:delText xml:space="preserve">some</w:delText>
        </w:r>
      </w:del>
      <w:ins w:id="7426" w:author="Editor" w:date="2026-09-25T09:00:00Z">
        <w:r>
          <w:t xml:space="preserve">a few</w:t>
        </w:r>
      </w:ins>
      <w:r>
        <w:t xml:space="preserve"> moments</w:t>
      </w:r>
      <w:del w:id="7427" w:author="Editor" w:date="2026-09-25T09:00:00Z">
        <w:r>
          <w:delText xml:space="preserve"> in despair</w:delText>
        </w:r>
      </w:del>
      <w:r>
        <w:t xml:space="preserve">, she came out of </w:t>
      </w:r>
      <w:del w:id="7428" w:author="Editor" w:date="2026-09-25T09:00:00Z">
        <w:r>
          <w:delText xml:space="preserve">her appalling state</w:delText>
        </w:r>
      </w:del>
      <w:ins w:id="7429" w:author="Editor" w:date="2026-09-25T09:00:00Z">
        <w:r>
          <w:t xml:space="preserve">it</w:t>
        </w:r>
      </w:ins>
      <w:r>
        <w:t xml:space="preserve">, still </w:t>
      </w:r>
      <w:del w:id="7430" w:author="Editor" w:date="2026-09-25T09:00:00Z">
        <w:r>
          <w:delText xml:space="preserve">shuddered</w:delText>
        </w:r>
      </w:del>
      <w:ins w:id="7431" w:author="Editor" w:date="2026-09-25T09:00:00Z">
        <w:r>
          <w:t xml:space="preserve">shuddering</w:t>
        </w:r>
      </w:ins>
      <w:r>
        <w:t xml:space="preserve"> with horror, </w:t>
      </w:r>
      <w:del w:id="7432" w:author="Editor" w:date="2026-09-25T09:00:00Z">
        <w:r>
          <w:delText xml:space="preserve">looking</w:delText>
        </w:r>
      </w:del>
      <w:ins w:id="7433" w:author="Editor" w:date="2026-09-25T09:00:00Z">
        <w:r>
          <w:t xml:space="preserve">and looked</w:t>
        </w:r>
      </w:ins>
      <w:r>
        <w:t xml:space="preserve"> at Sanchez with </w:t>
      </w:r>
      <w:del w:id="7434" w:author="Editor" w:date="2026-09-25T09:00:00Z">
        <w:r>
          <w:delText xml:space="preserve">disbelieve</w:delText>
        </w:r>
      </w:del>
      <w:ins w:id="7435" w:author="Editor" w:date="2026-09-25T09:00:00Z">
        <w:r>
          <w:t xml:space="preserve">disbelief</w:t>
        </w:r>
      </w:ins>
      <w:r>
        <w:t xml:space="preserve">.</w:t>
      </w:r>
    </w:p>
    <w:p>
      <w:pPr>
        <w:rPr>
          <w:ins w:id="7445" w:author="Editor" w:date="2026-09-25T09:00:00Z"/>
        </w:rPr>
      </w:pPr>
      <w:r>
        <w:t xml:space="preserve">“Oh! Thank God you are ok</w:t>
      </w:r>
      <w:del w:id="7436" w:author="Editor" w:date="2026-09-25T09:00:00Z">
        <w:r>
          <w:delText xml:space="preserve">”,</w:delText>
        </w:r>
      </w:del>
      <w:ins w:id="7437" w:author="Editor" w:date="2026-09-25T09:00:00Z">
        <w:r>
          <w:t xml:space="preserve">,”</w:t>
        </w:r>
      </w:ins>
      <w:r>
        <w:t xml:space="preserve"> Adriana </w:t>
      </w:r>
      <w:del w:id="7438" w:author="Editor" w:date="2026-09-25T09:00:00Z">
        <w:r>
          <w:delText xml:space="preserve">spoke, coming out of her shocked state</w:delText>
        </w:r>
      </w:del>
      <w:ins w:id="7439" w:author="Editor" w:date="2026-09-25T09:00:00Z">
        <w:r>
          <w:t xml:space="preserve">said</w:t>
        </w:r>
      </w:ins>
      <w:r>
        <w:t xml:space="preserve">. Her voice sounded brittle</w:t>
      </w:r>
      <w:del w:id="7440" w:author="Editor" w:date="2026-09-25T09:00:00Z">
        <w:r>
          <w:delText xml:space="preserve">, she</w:delText>
        </w:r>
      </w:del>
      <w:ins w:id="7441" w:author="Editor" w:date="2026-09-25T09:00:00Z">
        <w:r>
          <w:t xml:space="preserve">. She</w:t>
        </w:r>
      </w:ins>
      <w:r>
        <w:t xml:space="preserve"> couldn’t hold</w:t>
      </w:r>
      <w:ins w:id="7442" w:author="Editor" w:date="2026-09-25T09:00:00Z">
        <w:r>
          <w:t xml:space="preserve"> back</w:t>
        </w:r>
      </w:ins>
      <w:r>
        <w:t xml:space="preserve"> her emotions for long</w:t>
      </w:r>
      <w:ins w:id="7443" w:author="Editor" w:date="2026-09-25T09:00:00Z">
        <w:r>
          <w:t xml:space="preserve">,</w:t>
        </w:r>
      </w:ins>
      <w:r>
        <w:t xml:space="preserve"> and soon she bawled like a child.</w:t>
      </w:r>
      <w:del w:id="7444" w:author="Editor" w:date="2026-09-25T09:00:00Z">
        <w:r>
          <w:delText xml:space="preserve"> </w:delText>
        </w:r>
      </w:del>
    </w:p>
    <w:p w14:paraId="7AB14E0A" w14:textId="77777777" w:rsidR="00E12FD5" w:rsidRPr="00E12FD5" w:rsidRDefault="00E12FD5" w:rsidP="00E12FD5">
      <w:r>
        <w:t xml:space="preserve">Sanchez comforted her by holding her close </w:t>
      </w:r>
      <w:del w:id="7446" w:author="Editor" w:date="2026-09-25T09:00:00Z">
        <w:r>
          <w:delText xml:space="preserve">to her chest and spoke</w:delText>
        </w:r>
      </w:del>
      <w:ins w:id="7447" w:author="Editor" w:date="2026-09-25T09:00:00Z">
        <w:r>
          <w:t xml:space="preserve">and said</w:t>
        </w:r>
      </w:ins>
      <w:r>
        <w:t xml:space="preserve"> softly, “We need to be out of this place at the earliest. They can come back anytime. Can you walk?”</w:t>
      </w:r>
    </w:p>
    <w:p w14:paraId="7F0BDE13" w14:textId="77777777" w:rsidR="00E12FD5" w:rsidRPr="00E12FD5" w:rsidRDefault="00E12FD5" w:rsidP="00E12FD5">
      <w:r>
        <w:t>Adriana confirmed she was fine to walk.</w:t>
      </w:r>
    </w:p>
    <w:p w14:paraId="05537644" w14:textId="77777777" w:rsidR="00E12FD5" w:rsidRPr="00E12FD5" w:rsidRDefault="00E12FD5" w:rsidP="00E12FD5">
      <w:r>
        <w:t xml:space="preserve">“Do you have a car?” Sanchez asked as she rushed out of the basement</w:t>
      </w:r>
      <w:ins w:id="7448" w:author="Editor" w:date="2026-09-25T09:00:00Z">
        <w:r>
          <w:t xml:space="preserve">.</w:t>
        </w:r>
      </w:ins>
    </w:p>
    <w:p w14:paraId="6DECCFD0" w14:textId="77777777" w:rsidR="00E12FD5" w:rsidRPr="00E12FD5" w:rsidRDefault="00E12FD5" w:rsidP="00E12FD5">
      <w:r>
        <w:t>“Yes, I do. It is in the garage and the keys are on the kitchen table.”</w:t>
      </w:r>
    </w:p>
    <w:p w14:paraId="30ED58D9" w14:textId="77777777" w:rsidR="00E12FD5" w:rsidRPr="00E12FD5" w:rsidRDefault="00E12FD5" w:rsidP="00E12FD5">
      <w:commentRangeStart w:id="205"/>
      <w:r>
        <w:t xml:space="preserve">The garage was a standalone unit</w:t>
      </w:r>
      <w:del w:id="7449" w:author="Editor" w:date="2026-09-25T09:00:00Z">
        <w:r>
          <w:delText xml:space="preserve">, detached from the house</w:delText>
        </w:r>
      </w:del>
      <w:r>
        <w:t xml:space="preserve">, a few </w:t>
      </w:r>
      <w:del w:id="7450" w:author="Editor (Spelling)" w:date="2026-09-25T09:00:00Z">
        <w:r>
          <w:delText xml:space="preserve">meters</w:delText>
        </w:r>
      </w:del>
      <w:ins w:id="7451" w:author="Editor (Spelling)" w:date="2026-09-25T09:00:00Z">
        <w:r>
          <w:t xml:space="preserve">metres</w:t>
        </w:r>
      </w:ins>
      <w:r>
        <w:t xml:space="preserve"> away from the door. Stephen led them as he sprinted to get the car out. He </w:t>
      </w:r>
      <w:del w:id="7452" w:author="Editor" w:date="2026-09-25T09:00:00Z">
        <w:r>
          <w:delText xml:space="preserve">hurled</w:delText>
        </w:r>
      </w:del>
      <w:ins w:id="7453" w:author="Editor" w:date="2026-09-25T09:00:00Z">
        <w:r>
          <w:t xml:space="preserve">thrust</w:t>
        </w:r>
      </w:ins>
      <w:r>
        <w:t xml:space="preserve"> the key </w:t>
      </w:r>
      <w:del w:id="7454" w:author="Editor" w:date="2026-09-25T09:00:00Z">
        <w:r>
          <w:delText xml:space="preserve">in</w:delText>
        </w:r>
      </w:del>
      <w:ins w:id="7455" w:author="Editor" w:date="2026-09-25T09:00:00Z">
        <w:r>
          <w:t xml:space="preserve">into</w:t>
        </w:r>
      </w:ins>
      <w:r>
        <w:t xml:space="preserve"> the ignition</w:t>
      </w:r>
      <w:ins w:id="7456" w:author="Editor" w:date="2026-09-25T09:00:00Z">
        <w:r>
          <w:t xml:space="preserve">,</w:t>
        </w:r>
      </w:ins>
      <w:r>
        <w:t xml:space="preserve"> and with a gentle nudge the </w:t>
      </w:r>
      <w:del w:id="7457" w:author="Editor" w:date="2026-09-25T09:00:00Z">
        <w:r>
          <w:delText xml:space="preserve">car </w:delText>
        </w:r>
      </w:del>
      <w:r>
        <w:t xml:space="preserve">engine </w:t>
      </w:r>
      <w:del w:id="7458" w:author="Editor" w:date="2026-09-25T09:00:00Z">
        <w:r>
          <w:delText xml:space="preserve">revered</w:delText>
        </w:r>
      </w:del>
      <w:ins w:id="7459" w:author="Editor" w:date="2026-09-25T09:00:00Z">
        <w:r>
          <w:t xml:space="preserve">revved</w:t>
        </w:r>
      </w:ins>
      <w:r>
        <w:t xml:space="preserve"> to life with a </w:t>
      </w:r>
      <w:del w:id="7460" w:author="Editor" w:date="2026-09-25T09:00:00Z">
        <w:r>
          <w:delText xml:space="preserve">large</w:delText>
        </w:r>
      </w:del>
      <w:ins w:id="7461" w:author="Editor" w:date="2026-09-25T09:00:00Z">
        <w:r>
          <w:t xml:space="preserve">loud</w:t>
        </w:r>
      </w:ins>
      <w:r>
        <w:t xml:space="preserve"> roaring sound. He reversed the car </w:t>
      </w:r>
      <w:del w:id="7462" w:author="Editor" w:date="2026-09-25T09:00:00Z">
        <w:r>
          <w:delText xml:space="preserve">and aligned it to</w:delText>
        </w:r>
      </w:del>
      <w:ins w:id="7463" w:author="Editor" w:date="2026-09-25T09:00:00Z">
        <w:r>
          <w:t xml:space="preserve">onto</w:t>
        </w:r>
      </w:ins>
      <w:r>
        <w:t xml:space="preserve"> the muddy road and waited for the ladies to get in</w:t>
      </w:r>
      <w:del w:id="7464" w:author="Editor" w:date="2026-09-25T09:00:00Z">
        <w:r>
          <w:delText xml:space="preserve"> the car</w:delText>
        </w:r>
      </w:del>
      <w:r>
        <w:t xml:space="preserve">.  Sanchez </w:t>
      </w:r>
      <w:del w:id="7465" w:author="Editor" w:date="2026-09-25T09:00:00Z">
        <w:r>
          <w:delText xml:space="preserve">paced</w:delText>
        </w:r>
      </w:del>
      <w:ins w:id="7466" w:author="Editor" w:date="2026-09-25T09:00:00Z">
        <w:r>
          <w:t xml:space="preserve">walked</w:t>
        </w:r>
      </w:ins>
      <w:r>
        <w:t xml:space="preserve"> to the old Peugeot van with cautious steps, for she </w:t>
      </w:r>
      <w:del w:id="7467" w:author="Editor" w:date="2026-09-25T09:00:00Z">
        <w:r>
          <w:delText xml:space="preserve">avoided rushing</w:delText>
        </w:r>
      </w:del>
      <w:ins w:id="7468" w:author="Editor" w:date="2026-09-25T09:00:00Z">
        <w:r>
          <w:t xml:space="preserve">did not want to rush</w:t>
        </w:r>
      </w:ins>
      <w:r>
        <w:t xml:space="preserve"> Adriana. She put Adriana </w:t>
      </w:r>
      <w:del w:id="7469" w:author="Editor" w:date="2026-09-25T09:00:00Z">
        <w:r>
          <w:delText xml:space="preserve">on</w:delText>
        </w:r>
      </w:del>
      <w:ins w:id="7470" w:author="Editor" w:date="2026-09-25T09:00:00Z">
        <w:r>
          <w:t xml:space="preserve">in</w:t>
        </w:r>
      </w:ins>
      <w:r>
        <w:t xml:space="preserve"> the back seat and rushed to join her brother in the front passenger seat.</w:t>
      </w:r>
      <w:commentRangeEnd w:id="205"/>
      <w:r>
        <w:commentReference w:id="205"/>
      </w:r>
    </w:p>
    <w:p w14:paraId="1C764118" w14:textId="77777777" w:rsidR="00E12FD5" w:rsidRPr="00E12FD5" w:rsidRDefault="00E12FD5" w:rsidP="00E12FD5">
      <w:r>
        <w:t xml:space="preserve">A loud </w:t>
      </w:r>
      <w:del w:id="7471" w:author="Editor" w:date="2026-09-25T09:00:00Z">
        <w:r>
          <w:delText xml:space="preserve">gun burst</w:delText>
        </w:r>
      </w:del>
      <w:ins w:id="7472" w:author="Editor" w:date="2026-09-25T09:00:00Z">
        <w:r>
          <w:t xml:space="preserve">gunshot</w:t>
        </w:r>
      </w:ins>
      <w:r>
        <w:t xml:space="preserve"> made Stephen jump, and his head hit the car roof. Before he could comprehend what </w:t>
      </w:r>
      <w:del w:id="7473" w:author="Editor" w:date="2026-09-25T09:00:00Z">
        <w:r>
          <w:delText xml:space="preserve">struck him</w:delText>
        </w:r>
      </w:del>
      <w:ins w:id="7474" w:author="Editor" w:date="2026-09-25T09:00:00Z">
        <w:r>
          <w:t xml:space="preserve">had happened</w:t>
        </w:r>
      </w:ins>
      <w:r>
        <w:t xml:space="preserve">, he saw Sanchez collapsing in a pool of blood.</w:t>
      </w:r>
    </w:p>
    <w:p w14:paraId="7FABFB66" w14:textId="77777777" w:rsidR="00E12FD5" w:rsidRPr="00E12FD5" w:rsidRDefault="00E12FD5" w:rsidP="00E12FD5">
      <w:r>
        <w:t xml:space="preserve">“SANCHEZ</w:t>
      </w:r>
      <w:del w:id="7475" w:author="Editor" w:date="2026-09-25T09:00:00Z">
        <w:r>
          <w:delText xml:space="preserve">!</w:delText>
        </w:r>
      </w:del>
      <w:r>
        <w:t xml:space="preserve">!” he shouted at the top of his </w:t>
      </w:r>
      <w:del w:id="7476" w:author="Editor" w:date="2026-09-25T09:00:00Z">
        <w:r>
          <w:delText xml:space="preserve">lung</w:delText>
        </w:r>
      </w:del>
      <w:ins w:id="7477" w:author="Editor" w:date="2026-09-25T09:00:00Z">
        <w:r>
          <w:t xml:space="preserve">lungs</w:t>
        </w:r>
      </w:ins>
      <w:r>
        <w:t xml:space="preserve">.</w:t>
      </w:r>
    </w:p>
    <w:p w14:paraId="03D8756A" w14:textId="77777777" w:rsidR="00E12FD5" w:rsidRPr="00E12FD5" w:rsidRDefault="00E12FD5" w:rsidP="00E12FD5">
      <w:r>
        <w:t xml:space="preserve">Sanchez </w:t>
      </w:r>
      <w:del w:id="7478" w:author="Editor" w:date="2026-09-25T09:00:00Z">
        <w:r>
          <w:delText xml:space="preserve">fell</w:delText>
        </w:r>
      </w:del>
      <w:ins w:id="7479" w:author="Editor" w:date="2026-09-25T09:00:00Z">
        <w:r>
          <w:t xml:space="preserve">had fallen</w:t>
        </w:r>
      </w:ins>
      <w:r>
        <w:t xml:space="preserve"> a few </w:t>
      </w:r>
      <w:del w:id="7480" w:author="Editor (Spelling)" w:date="2026-09-25T09:00:00Z">
        <w:r>
          <w:delText xml:space="preserve">meters</w:delText>
        </w:r>
      </w:del>
      <w:ins w:id="7481" w:author="Editor (Spelling)" w:date="2026-09-25T09:00:00Z">
        <w:r>
          <w:t xml:space="preserve">metres</w:t>
        </w:r>
      </w:ins>
      <w:r>
        <w:t xml:space="preserve"> away from the car. Stephen opened the door and was about to leave the car when Sanchez shouted, “Don’t get </w:t>
      </w:r>
      <w:del w:id="7482" w:author="Editor" w:date="2026-09-25T09:00:00Z">
        <w:r>
          <w:delText xml:space="preserve">off</w:delText>
        </w:r>
      </w:del>
      <w:ins w:id="7483" w:author="Editor" w:date="2026-09-25T09:00:00Z">
        <w:r>
          <w:t xml:space="preserve">out of</w:t>
        </w:r>
      </w:ins>
      <w:r>
        <w:t xml:space="preserve"> the car. Go. At least one of us will be safe, and with you around I will have a chance to escape.</w:t>
      </w:r>
      <w:del w:id="7484" w:author="Editor (Typography)" w:date="2026-09-25T09:00:00Z">
        <w:r>
          <w:delText xml:space="preserve">"</w:delText>
        </w:r>
      </w:del>
      <w:ins w:id="7485" w:author="Editor (Typography)" w:date="2026-09-25T09:00:00Z">
        <w:r>
          <w:t xml:space="preserve">”</w:t>
        </w:r>
      </w:ins>
    </w:p>
    <w:p w14:paraId="221D12A4" w14:textId="77777777" w:rsidR="00E12FD5" w:rsidRPr="00E12FD5" w:rsidRDefault="00E12FD5" w:rsidP="00E12FD5">
      <w:r>
        <w:t xml:space="preserve">Stephen was perplexed. He was worried and nervous and had no clue how to respond</w:t>
      </w:r>
      <w:del w:id="7486" w:author="Editor" w:date="2026-09-25T09:00:00Z">
        <w:r>
          <w:delText xml:space="preserve"> to the situation</w:delText>
        </w:r>
      </w:del>
      <w:r>
        <w:t xml:space="preserve">. He finally </w:t>
      </w:r>
      <w:del w:id="7487" w:author="Editor" w:date="2026-09-25T09:00:00Z">
        <w:r>
          <w:delText xml:space="preserve">spoke, and his tone demonstrated</w:delText>
        </w:r>
      </w:del>
      <w:ins w:id="7488" w:author="Editor" w:date="2026-09-25T09:00:00Z">
        <w:r>
          <w:t xml:space="preserve">said, with</w:t>
        </w:r>
      </w:ins>
      <w:r>
        <w:t xml:space="preserve"> clear resistance, “I can’t.</w:t>
      </w:r>
      <w:del w:id="7489" w:author="Editor (Typography)" w:date="2026-09-25T09:00:00Z">
        <w:r>
          <w:delText xml:space="preserve">"</w:delText>
        </w:r>
      </w:del>
      <w:ins w:id="7490" w:author="Editor (Typography)" w:date="2026-09-25T09:00:00Z">
        <w:r>
          <w:t xml:space="preserve">”</w:t>
        </w:r>
      </w:ins>
    </w:p>
    <w:p w14:paraId="5060DAB8" w14:textId="77777777" w:rsidR="00E12FD5" w:rsidRPr="00E12FD5" w:rsidRDefault="00E12FD5" w:rsidP="00E12FD5">
      <w:r>
        <w:t xml:space="preserve">The man was fast approaching</w:t>
      </w:r>
      <w:del w:id="7491" w:author="Editor" w:date="2026-09-25T09:00:00Z">
        <w:r>
          <w:delText xml:space="preserve">; he shot</w:delText>
        </w:r>
      </w:del>
      <w:ins w:id="7492" w:author="Editor" w:date="2026-09-25T09:00:00Z">
        <w:r>
          <w:t xml:space="preserve">. He fired</w:t>
        </w:r>
      </w:ins>
      <w:r>
        <w:t xml:space="preserve"> another </w:t>
      </w:r>
      <w:del w:id="7493" w:author="Editor" w:date="2026-09-25T09:00:00Z">
        <w:r>
          <w:delText xml:space="preserve">fire</w:delText>
        </w:r>
      </w:del>
      <w:ins w:id="7494" w:author="Editor" w:date="2026-09-25T09:00:00Z">
        <w:r>
          <w:t xml:space="preserve">shot</w:t>
        </w:r>
      </w:ins>
      <w:r>
        <w:t xml:space="preserve">, which hit the car trunk </w:t>
      </w:r>
      <w:del w:id="7495" w:author="Editor" w:date="2026-09-25T09:00:00Z">
        <w:r>
          <w:delText xml:space="preserve">giving away</w:delText>
        </w:r>
      </w:del>
      <w:ins w:id="7496" w:author="Editor" w:date="2026-09-25T09:00:00Z">
        <w:r>
          <w:t xml:space="preserve">with</w:t>
        </w:r>
      </w:ins>
      <w:r>
        <w:t xml:space="preserve"> a loud ear-splitting BANG</w:t>
      </w:r>
      <w:del w:id="7497" w:author="Editor" w:date="2026-09-25T09:00:00Z">
        <w:r>
          <w:delText xml:space="preserve">”</w:delText>
        </w:r>
      </w:del>
      <w:ins w:id="7498" w:author="Editor" w:date="2026-09-25T09:00:00Z">
        <w:r>
          <w:t xml:space="preserve">.</w:t>
        </w:r>
      </w:ins>
    </w:p>
    <w:p w14:paraId="2EB3A713" w14:textId="77777777" w:rsidR="00E12FD5" w:rsidRPr="00E12FD5" w:rsidRDefault="00E12FD5" w:rsidP="00E12FD5">
      <w:r>
        <w:t xml:space="preserve">“Don’t be a fool. Can’t you hear the footsteps?”</w:t>
      </w:r>
      <w:del w:id="7499" w:author="Editor" w:date="2026-09-25T09:00:00Z">
        <w:r>
          <w:delText xml:space="preserve">,</w:delText>
        </w:r>
      </w:del>
      <w:r>
        <w:t xml:space="preserve"> she screamed.</w:t>
      </w:r>
    </w:p>
    <w:p w14:paraId="3D1D62C3" w14:textId="77777777" w:rsidR="00E12FD5" w:rsidRPr="00E12FD5" w:rsidRDefault="00E12FD5" w:rsidP="00E12FD5">
      <w:r>
        <w:t xml:space="preserve">In that</w:t>
      </w:r>
      <w:del w:id="7500" w:author="Editor" w:date="2026-09-25T09:00:00Z">
        <w:r>
          <w:delText xml:space="preserve"> blink of the</w:delText>
        </w:r>
      </w:del>
      <w:r>
        <w:t xml:space="preserve"> moment, Stephen saw the sense in </w:t>
      </w:r>
      <w:del w:id="7501" w:author="Editor" w:date="2026-09-25T09:00:00Z">
        <w:r>
          <w:delText xml:space="preserve">her</w:delText>
        </w:r>
      </w:del>
      <w:ins w:id="7502" w:author="Editor" w:date="2026-09-25T09:00:00Z">
        <w:r>
          <w:t xml:space="preserve">his</w:t>
        </w:r>
      </w:ins>
      <w:r>
        <w:t xml:space="preserve"> sister’s words. He knew another minute of delay would </w:t>
      </w:r>
      <w:del w:id="7503" w:author="Editor (Spelling)" w:date="2026-09-25T09:00:00Z">
        <w:r>
          <w:delText xml:space="preserve">jeopardize</w:delText>
        </w:r>
      </w:del>
      <w:ins w:id="7504" w:author="Editor (Spelling)" w:date="2026-09-25T09:00:00Z">
        <w:r>
          <w:t xml:space="preserve">jeopardise</w:t>
        </w:r>
      </w:ins>
      <w:r>
        <w:t xml:space="preserve"> any chance of his escape. He put his foot on the accelerator and sped away. The screeching sound of the </w:t>
      </w:r>
      <w:del w:id="7505" w:author="Editor (Spelling)" w:date="2026-09-25T09:00:00Z">
        <w:r>
          <w:delText xml:space="preserve">tires</w:delText>
        </w:r>
      </w:del>
      <w:ins w:id="7506" w:author="Editor (Spelling)" w:date="2026-09-25T09:00:00Z">
        <w:r>
          <w:t xml:space="preserve">tyres</w:t>
        </w:r>
      </w:ins>
      <w:r>
        <w:t xml:space="preserve"> was dreadful</w:t>
      </w:r>
      <w:ins w:id="7507" w:author="Editor" w:date="2026-09-25T09:00:00Z">
        <w:r>
          <w:t xml:space="preserve">,</w:t>
        </w:r>
      </w:ins>
      <w:r>
        <w:t xml:space="preserve"> as if providing its final resistance </w:t>
      </w:r>
      <w:del w:id="7508" w:author="Editor" w:date="2026-09-25T09:00:00Z">
        <w:r>
          <w:delText xml:space="preserve">from</w:delText>
        </w:r>
      </w:del>
      <w:ins w:id="7509" w:author="Editor" w:date="2026-09-25T09:00:00Z">
        <w:r>
          <w:t xml:space="preserve">to</w:t>
        </w:r>
      </w:ins>
      <w:r>
        <w:t xml:space="preserve"> leaving Sanchez behind. He was </w:t>
      </w:r>
      <w:del w:id="7510" w:author="Editor" w:date="2026-09-25T09:00:00Z">
        <w:r>
          <w:delText xml:space="preserve">delirious, he</w:delText>
        </w:r>
      </w:del>
      <w:ins w:id="7511" w:author="Editor" w:date="2026-09-25T09:00:00Z">
        <w:r>
          <w:t xml:space="preserve">frantic. He</w:t>
        </w:r>
      </w:ins>
      <w:r>
        <w:t xml:space="preserve"> screamed with frustration</w:t>
      </w:r>
      <w:ins w:id="7512" w:author="Editor" w:date="2026-09-25T09:00:00Z">
        <w:r>
          <w:t xml:space="preserve">,</w:t>
        </w:r>
      </w:ins>
      <w:r>
        <w:t xml:space="preserve"> and tears rolled down his </w:t>
      </w:r>
      <w:del w:id="7513" w:author="Editor" w:date="2026-09-25T09:00:00Z">
        <w:r>
          <w:delText xml:space="preserve">eyes</w:delText>
        </w:r>
      </w:del>
      <w:ins w:id="7514" w:author="Editor" w:date="2026-09-25T09:00:00Z">
        <w:r>
          <w:t xml:space="preserve">cheeks</w:t>
        </w:r>
      </w:ins>
      <w:r>
        <w:t xml:space="preserve">. He kept looking </w:t>
      </w:r>
      <w:del w:id="7515" w:author="Editor" w:date="2026-09-25T09:00:00Z">
        <w:r>
          <w:delText xml:space="preserve">at</w:delText>
        </w:r>
      </w:del>
      <w:ins w:id="7516" w:author="Editor" w:date="2026-09-25T09:00:00Z">
        <w:r>
          <w:t xml:space="preserve">in</w:t>
        </w:r>
      </w:ins>
      <w:r>
        <w:t xml:space="preserve"> the rear mirror till the house faded away </w:t>
      </w:r>
      <w:del w:id="7517" w:author="Editor" w:date="2026-09-25T09:00:00Z">
        <w:r>
          <w:delText xml:space="preserve">from</w:delText>
        </w:r>
      </w:del>
      <w:ins w:id="7518" w:author="Editor" w:date="2026-09-25T09:00:00Z">
        <w:r>
          <w:t xml:space="preserve">in the</w:t>
        </w:r>
      </w:ins>
      <w:r>
        <w:t xml:space="preserve"> distance. Adriana was too shell-shocked to react to anything. She kept staring at Sanchez without uttering a word. Soon Sanchez </w:t>
      </w:r>
      <w:del w:id="7519" w:author="Editor" w:date="2026-09-25T09:00:00Z">
        <w:r>
          <w:delText xml:space="preserve">went</w:delText>
        </w:r>
      </w:del>
      <w:ins w:id="7520" w:author="Editor" w:date="2026-09-25T09:00:00Z">
        <w:r>
          <w:t xml:space="preserve">was</w:t>
        </w:r>
      </w:ins>
      <w:r>
        <w:t xml:space="preserve"> out of her sight.</w:t>
      </w:r>
    </w:p>
    <w:p w14:paraId="20254749" w14:textId="77777777" w:rsidR="00E66AB8" w:rsidRDefault="00E66AB8">
      <w:pPr>
        <w:spacing w:line="259" w:lineRule="auto"/>
        <w:jc w:val="left"/>
      </w:pPr>
      <w:r>
        <w:br w:type="page"/>
      </w:r>
    </w:p>
    <w:p w14:paraId="0AA354A1" w14:textId="758F93C8" w:rsidR="009F26CD" w:rsidRPr="00E66AB8" w:rsidRDefault="009F26CD" w:rsidP="00F56514">
      <w:pPr>
        <w:outlineLvl w:val="0"/>
        <w:rPr>
          <w:b/>
        </w:rPr>
      </w:pPr>
      <w:r>
        <w:rPr>
          <w:b/>
        </w:rPr>
        <w:lastRenderedPageBreak/>
        <w:t>Chapter 40</w:t>
      </w:r>
    </w:p>
    <w:p w14:paraId="0CF41013" w14:textId="77777777" w:rsidR="009F26CD" w:rsidRPr="00E66AB8" w:rsidRDefault="009F26CD" w:rsidP="009F26CD">
      <w:pPr>
        <w:rPr>
          <w:b/>
        </w:rPr>
      </w:pPr>
      <w:r>
        <w:rPr>
          <w:b/>
        </w:rPr>
        <w:t>5:35 PM 18th April 2014, Nazaré, Portugal</w:t>
      </w:r>
    </w:p>
    <w:p w14:paraId="3B9CFCAA" w14:textId="77777777" w:rsidR="0023373F" w:rsidRPr="0023373F" w:rsidRDefault="0023373F" w:rsidP="0023373F">
      <w:commentRangeStart w:id="206"/>
      <w:r>
        <w:t xml:space="preserve">With a dizzy head, </w:t>
      </w:r>
      <w:del w:id="7521" w:author="Editor (Names)" w:date="2026-09-25T09:00:00Z">
        <w:r>
          <w:delText xml:space="preserve">Marty</w:delText>
        </w:r>
      </w:del>
      <w:ins w:id="7522" w:author="Editor (Names)" w:date="2026-09-25T09:00:00Z">
        <w:r>
          <w:t xml:space="preserve">Tiago</w:t>
        </w:r>
      </w:ins>
      <w:r>
        <w:t xml:space="preserve"> slowly opened his eyes. His vision was blurry. A nerve-wracking pain </w:t>
      </w:r>
      <w:del w:id="7523" w:author="Editor" w:date="2026-09-25T09:00:00Z">
        <w:r>
          <w:delText xml:space="preserve">sprung</w:delText>
        </w:r>
      </w:del>
      <w:ins w:id="7524" w:author="Editor" w:date="2026-09-25T09:00:00Z">
        <w:r>
          <w:t xml:space="preserve">shot</w:t>
        </w:r>
      </w:ins>
      <w:r>
        <w:t xml:space="preserve"> down his spine as he reluctantly raised his head. He tried to get on his feet, but his legs refused to support him</w:t>
      </w:r>
      <w:del w:id="7525" w:author="Editor" w:date="2026-09-25T09:00:00Z">
        <w:r>
          <w:delText xml:space="preserve"> too</w:delText>
        </w:r>
      </w:del>
      <w:r>
        <w:t xml:space="preserve">. With brute force, he managed to stand using his hand </w:t>
      </w:r>
      <w:del w:id="7526" w:author="Editor" w:date="2026-09-25T09:00:00Z">
        <w:r>
          <w:delText xml:space="preserve">as a</w:delText>
        </w:r>
      </w:del>
      <w:ins w:id="7527" w:author="Editor" w:date="2026-09-25T09:00:00Z">
        <w:r>
          <w:t xml:space="preserve">for</w:t>
        </w:r>
      </w:ins>
      <w:r>
        <w:t xml:space="preserve"> support. He almost screamed </w:t>
      </w:r>
      <w:del w:id="7528" w:author="Editor" w:date="2026-09-25T09:00:00Z">
        <w:r>
          <w:delText xml:space="preserve">for</w:delText>
        </w:r>
      </w:del>
      <w:ins w:id="7529" w:author="Editor" w:date="2026-09-25T09:00:00Z">
        <w:r>
          <w:t xml:space="preserve">when</w:t>
        </w:r>
      </w:ins>
      <w:r>
        <w:t xml:space="preserve"> a sharp pain ran through his spine</w:t>
      </w:r>
      <w:ins w:id="7530" w:author="Editor" w:date="2026-09-25T09:00:00Z">
        <w:r>
          <w:t xml:space="preserve">,</w:t>
        </w:r>
      </w:ins>
      <w:r>
        <w:t xml:space="preserve"> as if he </w:t>
      </w:r>
      <w:del w:id="7531" w:author="Editor" w:date="2026-09-25T09:00:00Z">
        <w:r>
          <w:delText xml:space="preserve">was</w:delText>
        </w:r>
      </w:del>
      <w:ins w:id="7532" w:author="Editor" w:date="2026-09-25T09:00:00Z">
        <w:r>
          <w:t xml:space="preserve">had been</w:t>
        </w:r>
      </w:ins>
      <w:r>
        <w:t xml:space="preserve"> pricked with shrapnel. For a few seconds, he struggled to wrap his head around his whereabouts, and gradually the events </w:t>
      </w:r>
      <w:del w:id="7533" w:author="Editor" w:date="2026-09-25T09:00:00Z">
        <w:r>
          <w:delText xml:space="preserve">started unfolding</w:delText>
        </w:r>
      </w:del>
      <w:ins w:id="7534" w:author="Editor" w:date="2026-09-25T09:00:00Z">
        <w:r>
          <w:t xml:space="preserve">came back to him</w:t>
        </w:r>
      </w:ins>
      <w:r>
        <w:t xml:space="preserve">.  He looked around and all he saw was miles of open fields. He pushed himself hard and with some </w:t>
      </w:r>
      <w:del w:id="7535" w:author="Editor" w:date="2026-09-25T09:00:00Z">
        <w:r>
          <w:delText xml:space="preserve">gritted </w:delText>
        </w:r>
      </w:del>
      <w:r>
        <w:t xml:space="preserve">effort managed to walk, but with a </w:t>
      </w:r>
      <w:del w:id="7536" w:author="Editor" w:date="2026-09-25T09:00:00Z">
        <w:r>
          <w:delText xml:space="preserve">scornful eye and a </w:delText>
        </w:r>
      </w:del>
      <w:r>
        <w:t xml:space="preserve">bad stagger.</w:t>
      </w:r>
      <w:commentRangeEnd w:id="206"/>
      <w:r>
        <w:commentReference w:id="206"/>
      </w:r>
    </w:p>
    <w:p w14:paraId="1095D449" w14:textId="62AED50C" w:rsidR="0023373F" w:rsidRPr="0023373F" w:rsidRDefault="0023373F" w:rsidP="0023373F">
      <w:commentRangeStart w:id="207"/>
      <w:r>
        <w:t xml:space="preserve">As he </w:t>
      </w:r>
      <w:del w:id="7537" w:author="Editor" w:date="2026-09-25T09:00:00Z">
        <w:r>
          <w:delText xml:space="preserve">was hobbling his way</w:delText>
        </w:r>
      </w:del>
      <w:ins w:id="7538" w:author="Editor" w:date="2026-09-25T09:00:00Z">
        <w:r>
          <w:t xml:space="preserve">hobbled</w:t>
        </w:r>
      </w:ins>
      <w:r>
        <w:t xml:space="preserve"> towards the house</w:t>
      </w:r>
      <w:ins w:id="7539" w:author="Editor" w:date="2026-09-25T09:00:00Z">
        <w:r>
          <w:t xml:space="preserve">,</w:t>
        </w:r>
      </w:ins>
      <w:r>
        <w:t xml:space="preserve"> he found his friends scattered around</w:t>
      </w:r>
      <w:del w:id="7540" w:author="Editor" w:date="2026-09-25T09:00:00Z">
        <w:r>
          <w:delText xml:space="preserve"> in an</w:delText>
        </w:r>
      </w:del>
      <w:ins w:id="7541" w:author="Editor" w:date="2026-09-25T09:00:00Z">
        <w:r>
          <w:t xml:space="preserve">,</w:t>
        </w:r>
      </w:ins>
      <w:r>
        <w:t xml:space="preserve"> unconscious</w:t>
      </w:r>
      <w:del w:id="7542" w:author="Editor" w:date="2026-09-25T09:00:00Z">
        <w:r>
          <w:delText xml:space="preserve"> state</w:delText>
        </w:r>
      </w:del>
      <w:r>
        <w:t xml:space="preserve">. He tried waking them, pushing </w:t>
      </w:r>
      <w:ins w:id="7543" w:author="Editor" w:date="2026-09-25T09:00:00Z">
        <w:r>
          <w:t xml:space="preserve">them </w:t>
        </w:r>
      </w:ins>
      <w:r>
        <w:t xml:space="preserve">with his feet and speaking loudly</w:t>
      </w:r>
      <w:ins w:id="7544" w:author="Editor" w:date="2026-09-25T09:00:00Z">
        <w:r>
          <w:t xml:space="preserve">,</w:t>
        </w:r>
      </w:ins>
      <w:r>
        <w:t xml:space="preserve"> but failed. As he dragged his </w:t>
      </w:r>
      <w:del w:id="7545" w:author="Editor (Spelling)" w:date="2026-09-25T09:00:00Z">
        <w:r>
          <w:delText xml:space="preserve">disheveled</w:delText>
        </w:r>
      </w:del>
      <w:ins w:id="7546" w:author="Editor (Spelling)" w:date="2026-09-25T09:00:00Z">
        <w:r>
          <w:t xml:space="preserve">dishevelled</w:t>
        </w:r>
      </w:ins>
      <w:r>
        <w:t xml:space="preserve"> self away from them, he saw a gun lying a few </w:t>
      </w:r>
      <w:del w:id="7547" w:author="Editor (Spelling)" w:date="2026-09-25T09:00:00Z">
        <w:r>
          <w:delText xml:space="preserve">meters</w:delText>
        </w:r>
      </w:del>
      <w:ins w:id="7548" w:author="Editor (Spelling)" w:date="2026-09-25T09:00:00Z">
        <w:r>
          <w:t xml:space="preserve">metres</w:t>
        </w:r>
      </w:ins>
      <w:r>
        <w:t xml:space="preserve"> away. It took all his might to bend</w:t>
      </w:r>
      <w:del w:id="7549" w:author="Editor" w:date="2026-09-25T09:00:00Z">
        <w:r>
          <w:delText xml:space="preserve">, as he attempted to grab</w:delText>
        </w:r>
      </w:del>
      <w:ins w:id="7550" w:author="Editor" w:date="2026-09-25T09:00:00Z">
        <w:r>
          <w:t xml:space="preserve"> down for</w:t>
        </w:r>
      </w:ins>
      <w:r>
        <w:t xml:space="preserve"> the gun. After a few painful attempts, he managed to </w:t>
      </w:r>
      <w:del w:id="7551" w:author="Editor" w:date="2026-09-25T09:00:00Z">
        <w:r>
          <w:delText xml:space="preserve">fetch it and sauntered his way</w:delText>
        </w:r>
      </w:del>
      <w:ins w:id="7552" w:author="Editor" w:date="2026-09-25T09:00:00Z">
        <w:r>
          <w:t xml:space="preserve">pick it up and headed</w:t>
        </w:r>
      </w:ins>
      <w:r>
        <w:t xml:space="preserve"> towards the house. He was throbbing with pain, but the thought </w:t>
      </w:r>
      <w:del w:id="7553" w:author="Editor" w:date="2026-09-25T09:00:00Z">
        <w:r>
          <w:delText xml:space="preserve">about</w:delText>
        </w:r>
      </w:del>
      <w:ins w:id="7554" w:author="Editor" w:date="2026-09-25T09:00:00Z">
        <w:r>
          <w:t xml:space="preserve">of</w:t>
        </w:r>
      </w:ins>
      <w:r>
        <w:t xml:space="preserve"> Sanchez escaping and Benedikt</w:t>
      </w:r>
      <w:del w:id="7555" w:author="Editor (Typography)" w:date="2026-09-25T09:00:00Z">
        <w:r>
          <w:delText xml:space="preserve">'</w:delText>
        </w:r>
      </w:del>
      <w:ins w:id="7556" w:author="Editor (Typography)" w:date="2026-09-25T09:00:00Z">
        <w:r>
          <w:t xml:space="preserve">’</w:t>
        </w:r>
      </w:ins>
      <w:r>
        <w:t xml:space="preserve">s rage made his torment look trivial. As he walked past the backyard</w:t>
      </w:r>
      <w:ins w:id="7557" w:author="Editor" w:date="2026-09-25T09:00:00Z">
        <w:r>
          <w:t xml:space="preserve">,</w:t>
        </w:r>
      </w:ins>
      <w:r>
        <w:t xml:space="preserve"> he heard a car engine coming to life. He turned</w:t>
      </w:r>
      <w:del w:id="7558" w:author="Editor" w:date="2026-09-25T09:00:00Z">
        <w:r>
          <w:delText xml:space="preserve"> around</w:delText>
        </w:r>
      </w:del>
      <w:r>
        <w:t xml:space="preserve"> the corner and saw Sanchez sprinting towards the front of the car. Though he was </w:t>
      </w:r>
      <w:del w:id="7559" w:author="Editor" w:date="2026-09-25T09:00:00Z">
        <w:r>
          <w:delText xml:space="preserve">at a</w:delText>
        </w:r>
      </w:del>
      <w:ins w:id="7560" w:author="Editor" w:date="2026-09-25T09:00:00Z">
        <w:r>
          <w:t xml:space="preserve">within</w:t>
        </w:r>
      </w:ins>
      <w:r>
        <w:t xml:space="preserve"> striking distance </w:t>
      </w:r>
      <w:del w:id="7561" w:author="Editor" w:date="2026-09-25T09:00:00Z">
        <w:r>
          <w:delText xml:space="preserve">from</w:delText>
        </w:r>
      </w:del>
      <w:ins w:id="7562" w:author="Editor" w:date="2026-09-25T09:00:00Z">
        <w:r>
          <w:t xml:space="preserve">of</w:t>
        </w:r>
      </w:ins>
      <w:r>
        <w:t xml:space="preserve"> the car</w:t>
      </w:r>
      <w:ins w:id="7563" w:author="Editor" w:date="2026-09-25T09:00:00Z">
        <w:r>
          <w:t xml:space="preserve">,</w:t>
        </w:r>
      </w:ins>
      <w:r>
        <w:t xml:space="preserve"> he couldn’t do much</w:t>
      </w:r>
      <w:del w:id="7564" w:author="Editor" w:date="2026-09-25T09:00:00Z">
        <w:r>
          <w:delText xml:space="preserve">,</w:delText>
        </w:r>
      </w:del>
      <w:r>
        <w:t xml:space="preserve"> besides </w:t>
      </w:r>
      <w:del w:id="7565" w:author="Editor" w:date="2026-09-25T09:00:00Z">
        <w:r>
          <w:delText xml:space="preserve">watching</w:delText>
        </w:r>
      </w:del>
      <w:ins w:id="7566" w:author="Editor" w:date="2026-09-25T09:00:00Z">
        <w:r>
          <w:t xml:space="preserve">watch</w:t>
        </w:r>
      </w:ins>
      <w:r>
        <w:t xml:space="preserve"> her go. He knew his options were running out and he had one final chance to </w:t>
      </w:r>
      <w:del w:id="7567" w:author="Editor" w:date="2026-09-25T09:00:00Z">
        <w:r>
          <w:delText xml:space="preserve">resurrect</w:delText>
        </w:r>
      </w:del>
      <w:ins w:id="7568" w:author="Editor" w:date="2026-09-25T09:00:00Z">
        <w:r>
          <w:t xml:space="preserve">rescue</w:t>
        </w:r>
      </w:ins>
      <w:r>
        <w:t xml:space="preserve"> the situation. And against his superior’s orders, he </w:t>
      </w:r>
      <w:del w:id="7569" w:author="Editor" w:date="2026-09-25T09:00:00Z">
        <w:r>
          <w:delText xml:space="preserve">took</w:delText>
        </w:r>
      </w:del>
      <w:ins w:id="7570" w:author="Editor" w:date="2026-09-25T09:00:00Z">
        <w:r>
          <w:t xml:space="preserve">made</w:t>
        </w:r>
      </w:ins>
      <w:r>
        <w:t xml:space="preserve"> the decision. </w:t>
      </w:r>
      <w:del w:id="7571" w:author="Editor" w:date="2026-09-25T09:00:00Z">
        <w:r>
          <w:delText xml:space="preserve">Shaving</w:delText>
        </w:r>
      </w:del>
      <w:ins w:id="7572" w:author="Editor" w:date="2026-09-25T09:00:00Z">
        <w:r>
          <w:t xml:space="preserve">Shaking</w:t>
        </w:r>
      </w:ins>
      <w:r>
        <w:t xml:space="preserve"> off all </w:t>
      </w:r>
      <w:del w:id="7573" w:author="Editor" w:date="2026-09-25T09:00:00Z">
        <w:r>
          <w:delText xml:space="preserve">inhabitations</w:delText>
        </w:r>
      </w:del>
      <w:ins w:id="7574" w:author="Editor" w:date="2026-09-25T09:00:00Z">
        <w:r>
          <w:t xml:space="preserve">inhibitions,</w:t>
        </w:r>
      </w:ins>
      <w:r>
        <w:t xml:space="preserve"> he aimed at Sanchez’s leg and fired</w:t>
      </w:r>
      <w:del w:id="7575" w:author="Editor" w:date="2026-09-25T09:00:00Z">
        <w:r>
          <w:delText xml:space="preserve"> the shot</w:delText>
        </w:r>
      </w:del>
      <w:r>
        <w:t xml:space="preserve">. There was a loud bang followed by a scream. He knew he</w:t>
      </w:r>
      <w:ins w:id="7576" w:author="Editor" w:date="2026-09-25T09:00:00Z">
        <w:r>
          <w:t xml:space="preserve"> had</w:t>
        </w:r>
      </w:ins>
      <w:r>
        <w:t xml:space="preserve"> got her this time. Next, he aimed the gun at the car’s </w:t>
      </w:r>
      <w:del w:id="7577" w:author="Editor (Spelling)" w:date="2026-09-25T09:00:00Z">
        <w:r>
          <w:delText xml:space="preserve">tire</w:delText>
        </w:r>
      </w:del>
      <w:ins w:id="7578" w:author="Editor (Spelling)" w:date="2026-09-25T09:00:00Z">
        <w:r>
          <w:t xml:space="preserve">tyre</w:t>
        </w:r>
      </w:ins>
      <w:r>
        <w:t xml:space="preserve"> but missed </w:t>
      </w:r>
      <w:del w:id="7579" w:author="Editor" w:date="2026-09-25T09:00:00Z">
        <w:r>
          <w:delText xml:space="preserve">the shot </w:delText>
        </w:r>
      </w:del>
      <w:r>
        <w:t xml:space="preserve">by a few inches. He </w:t>
      </w:r>
      <w:del w:id="7580" w:author="Editor" w:date="2026-09-25T09:00:00Z">
        <w:r>
          <w:delText xml:space="preserve">was thrilled about something and </w:delText>
        </w:r>
      </w:del>
      <w:r>
        <w:t xml:space="preserve">used all his might to </w:t>
      </w:r>
      <w:del w:id="7581" w:author="Editor" w:date="2026-09-25T09:00:00Z">
        <w:r>
          <w:delText xml:space="preserve">come near</w:delText>
        </w:r>
      </w:del>
      <w:ins w:id="7582" w:author="Editor" w:date="2026-09-25T09:00:00Z">
        <w:r>
          <w:t xml:space="preserve">reach</w:t>
        </w:r>
      </w:ins>
      <w:r>
        <w:t xml:space="preserve"> the car in the shortest possible time. As he moved forward</w:t>
      </w:r>
      <w:ins w:id="7583" w:author="Editor" w:date="2026-09-25T09:00:00Z">
        <w:r>
          <w:t xml:space="preserve">,</w:t>
        </w:r>
      </w:ins>
      <w:r>
        <w:t xml:space="preserve"> the car zoomed away</w:t>
      </w:r>
      <w:ins w:id="7584" w:author="Editor" w:date="2026-09-25T09:00:00Z">
        <w:r>
          <w:t xml:space="preserve">,</w:t>
        </w:r>
      </w:ins>
      <w:r>
        <w:t xml:space="preserve"> leaving Sanchez behind. He wasn’t concerned, for he wanted the girl and she was </w:t>
      </w:r>
      <w:del w:id="7585" w:author="Editor" w:date="2026-09-25T09:00:00Z">
        <w:r>
          <w:delText xml:space="preserve">in an</w:delText>
        </w:r>
      </w:del>
      <w:ins w:id="7586" w:author="Editor" w:date="2026-09-25T09:00:00Z">
        <w:r>
          <w:t xml:space="preserve">within</w:t>
        </w:r>
      </w:ins>
      <w:r>
        <w:t xml:space="preserve"> arm</w:t>
      </w:r>
      <w:del w:id="7587" w:author="Editor (Typography)" w:date="2026-09-25T09:00:00Z">
        <w:r>
          <w:delText xml:space="preserve">'</w:delText>
        </w:r>
      </w:del>
      <w:ins w:id="7588" w:author="Editor (Typography)" w:date="2026-09-25T09:00:00Z">
        <w:r>
          <w:t xml:space="preserve">’</w:t>
        </w:r>
      </w:ins>
      <w:r>
        <w:t xml:space="preserve">s length </w:t>
      </w:r>
      <w:del w:id="7589" w:author="Editor" w:date="2026-09-25T09:00:00Z">
        <w:r>
          <w:delText xml:space="preserve">distance from him</w:delText>
        </w:r>
      </w:del>
      <w:ins w:id="7590" w:author="Editor" w:date="2026-09-25T09:00:00Z">
        <w:r>
          <w:t xml:space="preserve">of him,</w:t>
        </w:r>
      </w:ins>
      <w:r>
        <w:t xml:space="preserve"> sitting in a pool of blood.</w:t>
      </w:r>
      <w:commentRangeEnd w:id="207"/>
      <w:r>
        <w:commentReference w:id="207"/>
      </w:r>
    </w:p>
    <w:p w14:paraId="5EFDB5C8" w14:textId="77777777" w:rsidR="0023373F" w:rsidRPr="0023373F" w:rsidRDefault="0023373F" w:rsidP="0023373F">
      <w:r>
        <w:t xml:space="preserve">He knew what the girl could do</w:t>
      </w:r>
      <w:ins w:id="7591" w:author="Editor" w:date="2026-09-25T09:00:00Z">
        <w:r>
          <w:t xml:space="preserve">,</w:t>
        </w:r>
      </w:ins>
      <w:r>
        <w:t xml:space="preserve"> so he was extra careful. He held the gun with both hands, pointed it </w:t>
      </w:r>
      <w:del w:id="7592" w:author="Editor" w:date="2026-09-25T09:00:00Z">
        <w:r>
          <w:delText xml:space="preserve">to</w:delText>
        </w:r>
      </w:del>
      <w:ins w:id="7593" w:author="Editor" w:date="2026-09-25T09:00:00Z">
        <w:r>
          <w:t xml:space="preserve">at</w:t>
        </w:r>
      </w:ins>
      <w:r>
        <w:t xml:space="preserve"> her temple and walked towards her. </w:t>
      </w:r>
      <w:del w:id="7594" w:author="Editor" w:date="2026-09-25T09:00:00Z">
        <w:r>
          <w:delText xml:space="preserve">With the gun still pointing at her, he</w:delText>
        </w:r>
      </w:del>
      <w:ins w:id="7595" w:author="Editor" w:date="2026-09-25T09:00:00Z">
        <w:r>
          <w:t xml:space="preserve">He</w:t>
        </w:r>
      </w:ins>
      <w:r>
        <w:t xml:space="preserve"> growled</w:t>
      </w:r>
      <w:del w:id="7596" w:author="Editor" w:date="2026-09-25T09:00:00Z">
        <w:r>
          <w:delText xml:space="preserve"> with a commanding tone</w:delText>
        </w:r>
      </w:del>
      <w:r>
        <w:t xml:space="preserve">, “You trick me this time</w:t>
      </w:r>
      <w:ins w:id="7597" w:author="Editor" w:date="2026-09-25T09:00:00Z">
        <w:r>
          <w:t xml:space="preserve">,</w:t>
        </w:r>
      </w:ins>
      <w:r>
        <w:t xml:space="preserve"> I will kill you. Do you hear me?”</w:t>
      </w:r>
    </w:p>
    <w:p w14:paraId="46339B83" w14:textId="77777777" w:rsidR="0023373F" w:rsidRPr="0023373F" w:rsidRDefault="0023373F" w:rsidP="0023373F">
      <w:r>
        <w:t xml:space="preserve">Sanchez gave back a blank stare. Besides the</w:t>
      </w:r>
      <w:del w:id="7598" w:author="Editor" w:date="2026-09-25T09:00:00Z">
        <w:r>
          <w:delText xml:space="preserve"> wrath of</w:delText>
        </w:r>
      </w:del>
      <w:r>
        <w:t xml:space="preserve"> pain on her face, she gave nothing away. There was no fear, no apprehension</w:t>
      </w:r>
      <w:del w:id="7599" w:author="Editor" w:date="2026-09-25T09:00:00Z">
        <w:r>
          <w:delText xml:space="preserve"> reflecting anything about her reticent state</w:delText>
        </w:r>
      </w:del>
      <w:r>
        <w:t xml:space="preserve">. </w:t>
      </w:r>
      <w:del w:id="7600" w:author="Editor (Names)" w:date="2026-09-25T09:00:00Z">
        <w:r>
          <w:delText xml:space="preserve">Marty</w:delText>
        </w:r>
      </w:del>
      <w:ins w:id="7601" w:author="Editor (Names)" w:date="2026-09-25T09:00:00Z">
        <w:r>
          <w:t xml:space="preserve">Tiago</w:t>
        </w:r>
      </w:ins>
      <w:r>
        <w:t xml:space="preserve"> got</w:t>
      </w:r>
      <w:ins w:id="7602" w:author="Editor" w:date="2026-09-25T09:00:00Z">
        <w:r>
          <w:t xml:space="preserve"> the</w:t>
        </w:r>
      </w:ins>
      <w:r>
        <w:t xml:space="preserve"> jitters seeing her intrepid reaction. He had </w:t>
      </w:r>
      <w:del w:id="7603" w:author="Editor" w:date="2026-09-25T09:00:00Z">
        <w:r>
          <w:delText xml:space="preserve">been in several occasions pointing</w:delText>
        </w:r>
      </w:del>
      <w:ins w:id="7604" w:author="Editor" w:date="2026-09-25T09:00:00Z">
        <w:r>
          <w:t xml:space="preserve">pointed</w:t>
        </w:r>
      </w:ins>
      <w:r>
        <w:t xml:space="preserve"> guns at people</w:t>
      </w:r>
      <w:ins w:id="7605" w:author="Editor" w:date="2026-09-25T09:00:00Z">
        <w:r>
          <w:t xml:space="preserve"> on several occasions</w:t>
        </w:r>
      </w:ins>
      <w:r>
        <w:t xml:space="preserve"> before, and every time he had seen fear, horror, and dreadfulness in the other </w:t>
      </w:r>
      <w:del w:id="7606" w:author="Editor" w:date="2026-09-25T09:00:00Z">
        <w:r>
          <w:delText xml:space="preserve">persons'</w:delText>
        </w:r>
      </w:del>
      <w:ins w:id="7607" w:author="Editor" w:date="2026-09-25T09:00:00Z">
        <w:r>
          <w:t xml:space="preserve">person’s</w:t>
        </w:r>
      </w:ins>
      <w:r>
        <w:t xml:space="preserve"> eyes. Never once </w:t>
      </w:r>
      <w:del w:id="7608" w:author="Editor" w:date="2026-09-25T09:00:00Z">
        <w:r>
          <w:delText xml:space="preserve">he had</w:delText>
        </w:r>
      </w:del>
      <w:ins w:id="7609" w:author="Editor" w:date="2026-09-25T09:00:00Z">
        <w:r>
          <w:t xml:space="preserve">had he</w:t>
        </w:r>
      </w:ins>
      <w:r>
        <w:t xml:space="preserve"> encountered anyone with such grit and fearlessness.</w:t>
      </w:r>
    </w:p>
    <w:p w14:paraId="44E1D2F9" w14:textId="626D94FE" w:rsidR="0023373F" w:rsidRPr="0023373F" w:rsidRDefault="0023373F" w:rsidP="0023373F">
      <w:r>
        <w:lastRenderedPageBreak/>
        <w:t xml:space="preserve">He tried again, “Listen, I am serious, so you better behave. I want you to take my support and walk towards the car.”</w:t>
      </w:r>
    </w:p>
    <w:p w14:paraId="266760E4" w14:textId="20765697" w:rsidR="0023373F" w:rsidRPr="0023373F" w:rsidRDefault="0023373F" w:rsidP="0023373F">
      <w:commentRangeStart w:id="208"/>
      <w:r>
        <w:t xml:space="preserve">He stretched</w:t>
      </w:r>
      <w:ins w:id="7610" w:author="Editor" w:date="2026-09-25T09:00:00Z">
        <w:r>
          <w:t xml:space="preserve"> out</w:t>
        </w:r>
      </w:ins>
      <w:r>
        <w:t xml:space="preserve"> his left hand in anticipation, but Sanchez didn</w:t>
      </w:r>
      <w:del w:id="7611" w:author="Editor (Typography)" w:date="2026-09-25T09:00:00Z">
        <w:r>
          <w:delText xml:space="preserve">'</w:delText>
        </w:r>
      </w:del>
      <w:ins w:id="7612" w:author="Editor (Typography)" w:date="2026-09-25T09:00:00Z">
        <w:r>
          <w:t xml:space="preserve">’</w:t>
        </w:r>
      </w:ins>
      <w:r>
        <w:t xml:space="preserve">t </w:t>
      </w:r>
      <w:del w:id="7613" w:author="Editor" w:date="2026-09-25T09:00:00Z">
        <w:r>
          <w:delText xml:space="preserve">buzz</w:delText>
        </w:r>
      </w:del>
      <w:ins w:id="7614" w:author="Editor" w:date="2026-09-25T09:00:00Z">
        <w:r>
          <w:t xml:space="preserve">budge</w:t>
        </w:r>
      </w:ins>
      <w:r>
        <w:t xml:space="preserve">. He knew his threats wouldn’t do any good, so he decided to take things into his own hands. With the gun</w:t>
      </w:r>
      <w:del w:id="7615" w:author="Editor" w:date="2026-09-25T09:00:00Z">
        <w:r>
          <w:delText xml:space="preserve">,</w:delText>
        </w:r>
      </w:del>
      <w:r>
        <w:t xml:space="preserve"> in one hand, he tried to make her stand by pulling her </w:t>
      </w:r>
      <w:del w:id="7616" w:author="Editor" w:date="2026-09-25T09:00:00Z">
        <w:r>
          <w:delText xml:space="preserve">arms</w:delText>
        </w:r>
      </w:del>
      <w:ins w:id="7617" w:author="Editor" w:date="2026-09-25T09:00:00Z">
        <w:r>
          <w:t xml:space="preserve">arm</w:t>
        </w:r>
      </w:ins>
      <w:r>
        <w:t xml:space="preserve"> with </w:t>
      </w:r>
      <w:del w:id="7618" w:author="Editor" w:date="2026-09-25T09:00:00Z">
        <w:r>
          <w:delText xml:space="preserve">his</w:delText>
        </w:r>
      </w:del>
      <w:ins w:id="7619" w:author="Editor" w:date="2026-09-25T09:00:00Z">
        <w:r>
          <w:t xml:space="preserve">the</w:t>
        </w:r>
      </w:ins>
      <w:r>
        <w:t xml:space="preserve"> other</w:t>
      </w:r>
      <w:del w:id="7620" w:author="Editor" w:date="2026-09-25T09:00:00Z">
        <w:r>
          <w:delText xml:space="preserve"> hand</w:delText>
        </w:r>
      </w:del>
      <w:r>
        <w:t xml:space="preserve">. Despite</w:t>
      </w:r>
      <w:del w:id="7621" w:author="Editor" w:date="2026-09-25T09:00:00Z">
        <w:r>
          <w:delText xml:space="preserve"> putting</w:delText>
        </w:r>
      </w:del>
      <w:r>
        <w:t xml:space="preserve"> a great deal of effort, he only succeeded </w:t>
      </w:r>
      <w:ins w:id="7622" w:author="Editor" w:date="2026-09-25T09:00:00Z">
        <w:r>
          <w:t xml:space="preserve">in </w:t>
        </w:r>
      </w:ins>
      <w:r>
        <w:t xml:space="preserve">moving her</w:t>
      </w:r>
      <w:del w:id="7623" w:author="Editor" w:date="2026-09-25T09:00:00Z">
        <w:r>
          <w:delText xml:space="preserve"> by</w:delText>
        </w:r>
      </w:del>
      <w:r>
        <w:t xml:space="preserve"> an inch. The car was a few strides away, but </w:t>
      </w:r>
      <w:del w:id="7624" w:author="Editor" w:date="2026-09-25T09:00:00Z">
        <w:r>
          <w:delText xml:space="preserve">with the</w:delText>
        </w:r>
      </w:del>
      <w:ins w:id="7625" w:author="Editor" w:date="2026-09-25T09:00:00Z">
        <w:r>
          <w:t xml:space="preserve">at this</w:t>
        </w:r>
      </w:ins>
      <w:r>
        <w:t xml:space="preserve"> pace, he </w:t>
      </w:r>
      <w:del w:id="7626" w:author="Editor (Spelling)" w:date="2026-09-25T09:00:00Z">
        <w:r>
          <w:delText xml:space="preserve">realized</w:delText>
        </w:r>
      </w:del>
      <w:ins w:id="7627" w:author="Editor (Spelling)" w:date="2026-09-25T09:00:00Z">
        <w:r>
          <w:t xml:space="preserve">realised</w:t>
        </w:r>
      </w:ins>
      <w:r>
        <w:t xml:space="preserve"> it would take him the entire evening.</w:t>
      </w:r>
      <w:commentRangeEnd w:id="208"/>
      <w:r>
        <w:commentReference w:id="208"/>
      </w:r>
    </w:p>
    <w:p w14:paraId="66FCDAC6" w14:textId="4D79E00D" w:rsidR="0023373F" w:rsidRPr="0023373F" w:rsidRDefault="0023373F" w:rsidP="0023373F">
      <w:r>
        <w:t xml:space="preserve">It wasn’t working. As he contemplated his next move, he heard</w:t>
      </w:r>
      <w:del w:id="7628" w:author="Editor" w:date="2026-09-25T09:00:00Z">
        <w:r>
          <w:delText xml:space="preserve"> some</w:delText>
        </w:r>
      </w:del>
      <w:r>
        <w:t xml:space="preserve"> approaching footsteps. He turned sharply and found two of his friends, bedraggled, walking towards him.</w:t>
      </w:r>
    </w:p>
    <w:p w14:paraId="0D61D6DE" w14:textId="77777777" w:rsidR="0023373F" w:rsidRPr="0023373F" w:rsidRDefault="0023373F" w:rsidP="0023373F">
      <w:r>
        <w:t xml:space="preserve">He now found a reason to smile. After briefing them about the situation, he sought their help to get her to the car. The men </w:t>
      </w:r>
      <w:del w:id="7629" w:author="Editor" w:date="2026-09-25T09:00:00Z">
        <w:r>
          <w:delText xml:space="preserve">came to</w:delText>
        </w:r>
      </w:del>
      <w:ins w:id="7630" w:author="Editor" w:date="2026-09-25T09:00:00Z">
        <w:r>
          <w:t xml:space="preserve">sprang into</w:t>
        </w:r>
      </w:ins>
      <w:r>
        <w:t xml:space="preserve"> action. While </w:t>
      </w:r>
      <w:del w:id="7631" w:author="Editor (Names)" w:date="2026-09-25T09:00:00Z">
        <w:r>
          <w:delText xml:space="preserve">Marty</w:delText>
        </w:r>
      </w:del>
      <w:ins w:id="7632" w:author="Editor (Names)" w:date="2026-09-25T09:00:00Z">
        <w:r>
          <w:t xml:space="preserve">Tiago</w:t>
        </w:r>
      </w:ins>
      <w:r>
        <w:t xml:space="preserve"> got the car, his friends dragged her </w:t>
      </w:r>
      <w:del w:id="7633" w:author="Editor" w:date="2026-09-25T09:00:00Z">
        <w:r>
          <w:delText xml:space="preserve">to</w:delText>
        </w:r>
      </w:del>
      <w:ins w:id="7634" w:author="Editor" w:date="2026-09-25T09:00:00Z">
        <w:r>
          <w:t xml:space="preserve">into</w:t>
        </w:r>
      </w:ins>
      <w:r>
        <w:t xml:space="preserve"> the backseat</w:t>
      </w:r>
      <w:del w:id="7635" w:author="Editor" w:date="2026-09-25T09:00:00Z">
        <w:r>
          <w:delText xml:space="preserve"> of the car</w:delText>
        </w:r>
      </w:del>
      <w:r>
        <w:t xml:space="preserve">. Sanchez exhibited great resistance, but with a weak limb, mounting pain and two men holding her arms, she </w:t>
      </w:r>
      <w:del w:id="7636" w:author="Editor" w:date="2026-09-25T09:00:00Z">
        <w:r>
          <w:delText xml:space="preserve">conceded to the situation</w:delText>
        </w:r>
      </w:del>
      <w:ins w:id="7637" w:author="Editor" w:date="2026-09-25T09:00:00Z">
        <w:r>
          <w:t xml:space="preserve">gave in</w:t>
        </w:r>
      </w:ins>
      <w:r>
        <w:t xml:space="preserve">. She was in the middle seat</w:t>
      </w:r>
      <w:ins w:id="7638" w:author="Editor" w:date="2026-09-25T09:00:00Z">
        <w:r>
          <w:t xml:space="preserve">,</w:t>
        </w:r>
      </w:ins>
      <w:r>
        <w:t xml:space="preserve"> surrounded by the two goons.</w:t>
      </w:r>
    </w:p>
    <w:p w14:paraId="7D7CBC91" w14:textId="77777777" w:rsidR="0023373F" w:rsidRPr="0023373F" w:rsidRDefault="0023373F" w:rsidP="0023373F">
      <w:del w:id="7639" w:author="Editor (Names)" w:date="2026-09-25T09:00:00Z">
        <w:r>
          <w:delText xml:space="preserve">Marty</w:delText>
        </w:r>
      </w:del>
      <w:ins w:id="7640" w:author="Editor (Names)" w:date="2026-09-25T09:00:00Z">
        <w:r>
          <w:t xml:space="preserve">Tiago</w:t>
        </w:r>
      </w:ins>
      <w:r>
        <w:t xml:space="preserve"> decided to </w:t>
      </w:r>
      <w:del w:id="7641" w:author="Editor" w:date="2026-09-25T09:00:00Z">
        <w:r>
          <w:delText xml:space="preserve">drive on</w:delText>
        </w:r>
      </w:del>
      <w:ins w:id="7642" w:author="Editor" w:date="2026-09-25T09:00:00Z">
        <w:r>
          <w:t xml:space="preserve">take</w:t>
        </w:r>
      </w:ins>
      <w:r>
        <w:t xml:space="preserve"> the opposite road, away from the path Stephen </w:t>
      </w:r>
      <w:del w:id="7643" w:author="Editor" w:date="2026-09-25T09:00:00Z">
        <w:r>
          <w:delText xml:space="preserve">took</w:delText>
        </w:r>
      </w:del>
      <w:ins w:id="7644" w:author="Editor" w:date="2026-09-25T09:00:00Z">
        <w:r>
          <w:t xml:space="preserve">had taken</w:t>
        </w:r>
      </w:ins>
      <w:r>
        <w:t xml:space="preserve"> a few minutes back. It was a longer route, but he knew this way he could avoid any untoward skirmish. The bruises from </w:t>
      </w:r>
      <w:del w:id="7645" w:author="Editor" w:date="2026-09-25T09:00:00Z">
        <w:r>
          <w:delText xml:space="preserve">Sanchez</w:delText>
        </w:r>
      </w:del>
      <w:ins w:id="7646" w:author="Editor" w:date="2026-09-25T09:00:00Z">
        <w:r>
          <w:t xml:space="preserve">Sanchez’s</w:t>
        </w:r>
      </w:ins>
      <w:r>
        <w:t xml:space="preserve"> blows were still hurting him</w:t>
      </w:r>
      <w:ins w:id="7647" w:author="Editor" w:date="2026-09-25T09:00:00Z">
        <w:r>
          <w:t xml:space="preserve">,</w:t>
        </w:r>
      </w:ins>
      <w:r>
        <w:t xml:space="preserve"> and he knew none of his friends had </w:t>
      </w:r>
      <w:del w:id="7648" w:author="Editor" w:date="2026-09-25T09:00:00Z">
        <w:r>
          <w:delText xml:space="preserve">any</w:delText>
        </w:r>
      </w:del>
      <w:ins w:id="7649" w:author="Editor" w:date="2026-09-25T09:00:00Z">
        <w:r>
          <w:t xml:space="preserve">the</w:t>
        </w:r>
      </w:ins>
      <w:r>
        <w:t xml:space="preserve"> strength </w:t>
      </w:r>
      <w:del w:id="7650" w:author="Editor" w:date="2026-09-25T09:00:00Z">
        <w:r>
          <w:delText xml:space="preserve">to faceoff with any other reckon force</w:delText>
        </w:r>
      </w:del>
      <w:ins w:id="7651" w:author="Editor" w:date="2026-09-25T09:00:00Z">
        <w:r>
          <w:t xml:space="preserve">for any more fighting</w:t>
        </w:r>
      </w:ins>
      <w:r>
        <w:t xml:space="preserve">.</w:t>
      </w:r>
    </w:p>
    <w:p w14:paraId="355AF02D" w14:textId="77777777" w:rsidR="0023373F" w:rsidRPr="0023373F" w:rsidRDefault="0023373F" w:rsidP="0023373F">
      <w:r>
        <w:t xml:space="preserve">One of the men tore his shirt and wrapped it tightly around Sanchez’s leg.  It </w:t>
      </w:r>
      <w:del w:id="7652" w:author="Editor" w:date="2026-09-25T09:00:00Z">
        <w:r>
          <w:delText xml:space="preserve">helped the blood to recede</w:delText>
        </w:r>
      </w:del>
      <w:ins w:id="7653" w:author="Editor" w:date="2026-09-25T09:00:00Z">
        <w:r>
          <w:t xml:space="preserve">eased the bleeding</w:t>
        </w:r>
      </w:ins>
      <w:r>
        <w:t xml:space="preserve">. The bullet </w:t>
      </w:r>
      <w:del w:id="7654" w:author="Editor" w:date="2026-09-25T09:00:00Z">
        <w:r>
          <w:delText xml:space="preserve">went pass</w:delText>
        </w:r>
      </w:del>
      <w:ins w:id="7655" w:author="Editor" w:date="2026-09-25T09:00:00Z">
        <w:r>
          <w:t xml:space="preserve">had gone through</w:t>
        </w:r>
      </w:ins>
      <w:r>
        <w:t xml:space="preserve"> the calf muscle without hurting the bone. She looked exhausted</w:t>
      </w:r>
      <w:ins w:id="7656" w:author="Editor" w:date="2026-09-25T09:00:00Z">
        <w:r>
          <w:t xml:space="preserve">,</w:t>
        </w:r>
      </w:ins>
      <w:r>
        <w:t xml:space="preserve"> and her struggle to </w:t>
      </w:r>
      <w:del w:id="7657" w:author="Editor" w:date="2026-09-25T09:00:00Z">
        <w:r>
          <w:delText xml:space="preserve">keep herself</w:delText>
        </w:r>
      </w:del>
      <w:ins w:id="7658" w:author="Editor" w:date="2026-09-25T09:00:00Z">
        <w:r>
          <w:t xml:space="preserve">stay</w:t>
        </w:r>
      </w:ins>
      <w:r>
        <w:t xml:space="preserve"> awake was fading fast with each passing moment. The </w:t>
      </w:r>
      <w:del w:id="7659" w:author="Editor" w:date="2026-09-25T09:00:00Z">
        <w:r>
          <w:delText xml:space="preserve">monologue</w:delText>
        </w:r>
      </w:del>
      <w:ins w:id="7660" w:author="Editor" w:date="2026-09-25T09:00:00Z">
        <w:r>
          <w:t xml:space="preserve">humming</w:t>
        </w:r>
      </w:ins>
      <w:r>
        <w:t xml:space="preserve"> of the motor</w:t>
      </w:r>
      <w:del w:id="7661" w:author="Editor" w:date="2026-09-25T09:00:00Z">
        <w:r>
          <w:delText xml:space="preserve"> humming sound</w:delText>
        </w:r>
      </w:del>
      <w:r>
        <w:t xml:space="preserve"> on the deserted road of the laid-back coastal town soon </w:t>
      </w:r>
      <w:del w:id="7662" w:author="Editor" w:date="2026-09-25T09:00:00Z">
        <w:r>
          <w:delText xml:space="preserve">drifted her</w:delText>
        </w:r>
      </w:del>
      <w:ins w:id="7663" w:author="Editor" w:date="2026-09-25T09:00:00Z">
        <w:r>
          <w:t xml:space="preserve">made her drift</w:t>
        </w:r>
      </w:ins>
      <w:r>
        <w:t xml:space="preserve"> off to sleep.</w:t>
      </w:r>
    </w:p>
    <w:p w14:paraId="7CBCBE98" w14:textId="77777777" w:rsidR="0023373F" w:rsidRPr="0023373F" w:rsidRDefault="0023373F" w:rsidP="0023373F">
      <w:r>
        <w:t xml:space="preserve">Ten minutes into the drive</w:t>
      </w:r>
      <w:ins w:id="7664" w:author="Editor" w:date="2026-09-25T09:00:00Z">
        <w:r>
          <w:t xml:space="preserve">,</w:t>
        </w:r>
      </w:ins>
      <w:r>
        <w:t xml:space="preserve"> </w:t>
      </w:r>
      <w:del w:id="7665" w:author="Editor (Names)" w:date="2026-09-25T09:00:00Z">
        <w:r>
          <w:delText xml:space="preserve">Marty</w:delText>
        </w:r>
      </w:del>
      <w:ins w:id="7666" w:author="Editor (Names)" w:date="2026-09-25T09:00:00Z">
        <w:r>
          <w:t xml:space="preserve">Tiago</w:t>
        </w:r>
      </w:ins>
      <w:r>
        <w:t xml:space="preserve"> decided to call Benedikt. He fumbled around to find the phone and finally located it in his back pocket. He saw numerous missed calls from Benedikt </w:t>
      </w:r>
      <w:del w:id="7667" w:author="Editor" w:date="2026-09-25T09:00:00Z">
        <w:r>
          <w:delText xml:space="preserve">flashed</w:delText>
        </w:r>
      </w:del>
      <w:ins w:id="7668" w:author="Editor" w:date="2026-09-25T09:00:00Z">
        <w:r>
          <w:t xml:space="preserve">flashing</w:t>
        </w:r>
      </w:ins>
      <w:r>
        <w:t xml:space="preserve"> all over the phone screen. He hesitated a bit, but somehow mustered some courage and dialed the number.</w:t>
      </w:r>
    </w:p>
    <w:p w14:paraId="6FE8BBA9" w14:textId="77777777" w:rsidR="0023373F" w:rsidRPr="0023373F" w:rsidRDefault="0023373F" w:rsidP="0023373F">
      <w:r>
        <w:t xml:space="preserve">Benedikt picked</w:t>
      </w:r>
      <w:ins w:id="7669" w:author="Editor" w:date="2026-09-25T09:00:00Z">
        <w:r>
          <w:t xml:space="preserve"> up</w:t>
        </w:r>
      </w:ins>
      <w:r>
        <w:t xml:space="preserve"> the phone at the first ring. A sharp </w:t>
      </w:r>
      <w:del w:id="7670" w:author="Editor" w:date="2026-09-25T09:00:00Z">
        <w:r>
          <w:delText xml:space="preserve">orotund </w:delText>
        </w:r>
      </w:del>
      <w:r>
        <w:t xml:space="preserve">voice pierced his ear</w:t>
      </w:r>
      <w:del w:id="7671" w:author="Editor" w:date="2026-09-25T09:00:00Z">
        <w:r>
          <w:delText xml:space="preserve">,</w:delText>
        </w:r>
      </w:del>
      <w:ins w:id="7672" w:author="Editor" w:date="2026-09-25T09:00:00Z">
        <w:r>
          <w:t xml:space="preserve">.</w:t>
        </w:r>
      </w:ins>
      <w:r>
        <w:t xml:space="preserve"> “What took you so long?”</w:t>
      </w:r>
    </w:p>
    <w:p w14:paraId="4E7438B5" w14:textId="77777777" w:rsidR="0023373F" w:rsidRPr="0023373F" w:rsidRDefault="0023373F" w:rsidP="0023373F">
      <w:commentRangeStart w:id="209"/>
      <w:del w:id="7673" w:author="Editor (Names)" w:date="2026-09-25T09:00:00Z">
        <w:r>
          <w:delText xml:space="preserve">Marty</w:delText>
        </w:r>
      </w:del>
      <w:ins w:id="7674" w:author="Editor (Names)" w:date="2026-09-25T09:00:00Z">
        <w:r>
          <w:t xml:space="preserve">Tiago</w:t>
        </w:r>
      </w:ins>
      <w:r>
        <w:t xml:space="preserve"> was petrified. He hadn’t dealt with Benedikt before. He pulled himself together and </w:t>
      </w:r>
      <w:del w:id="7675" w:author="Editor" w:date="2026-09-25T09:00:00Z">
        <w:r>
          <w:delText xml:space="preserve">stated</w:delText>
        </w:r>
      </w:del>
      <w:ins w:id="7676" w:author="Editor" w:date="2026-09-25T09:00:00Z">
        <w:r>
          <w:t xml:space="preserve">said</w:t>
        </w:r>
      </w:ins>
      <w:r>
        <w:t xml:space="preserve">, “This is </w:t>
      </w:r>
      <w:del w:id="7677" w:author="Editor (Names)" w:date="2026-09-25T09:00:00Z">
        <w:r>
          <w:delText xml:space="preserve">Marty</w:delText>
        </w:r>
      </w:del>
      <w:ins w:id="7678" w:author="Editor (Names)" w:date="2026-09-25T09:00:00Z">
        <w:r>
          <w:t xml:space="preserve">Tiago</w:t>
        </w:r>
      </w:ins>
      <w:del w:id="7679" w:author="Editor" w:date="2026-09-25T09:00:00Z">
        <w:r>
          <w:delText xml:space="preserve">, we</w:delText>
        </w:r>
      </w:del>
      <w:ins w:id="7680" w:author="Editor" w:date="2026-09-25T09:00:00Z">
        <w:r>
          <w:t xml:space="preserve">. We</w:t>
        </w:r>
      </w:ins>
      <w:r>
        <w:t xml:space="preserve"> have the girl. She is in the car with us and we are on our way to the place.”</w:t>
      </w:r>
      <w:commentRangeEnd w:id="209"/>
      <w:r>
        <w:commentReference w:id="209"/>
      </w:r>
    </w:p>
    <w:p w14:paraId="5BB04A66" w14:textId="77777777" w:rsidR="0023373F" w:rsidRPr="0023373F" w:rsidRDefault="0023373F" w:rsidP="0023373F">
      <w:del w:id="7681" w:author="Editor" w:date="2026-09-25T09:00:00Z">
        <w:r>
          <w:delText xml:space="preserve">Benedikt</w:delText>
        </w:r>
      </w:del>
      <w:ins w:id="7682" w:author="Editor" w:date="2026-09-25T09:00:00Z">
        <w:r>
          <w:t xml:space="preserve">Benedikt’s</w:t>
        </w:r>
      </w:ins>
      <w:r>
        <w:t xml:space="preserve"> restlessness </w:t>
      </w:r>
      <w:del w:id="7683" w:author="Editor" w:date="2026-09-25T09:00:00Z">
        <w:r>
          <w:delText xml:space="preserve">got instant pacification. This time with a belligerent tone he stated</w:delText>
        </w:r>
      </w:del>
      <w:ins w:id="7684" w:author="Editor" w:date="2026-09-25T09:00:00Z">
        <w:r>
          <w:t xml:space="preserve">was instantly pacified. He asked</w:t>
        </w:r>
      </w:ins>
      <w:r>
        <w:t xml:space="preserve">, “How far are you?”</w:t>
      </w:r>
    </w:p>
    <w:p w14:paraId="1523124F" w14:textId="77777777" w:rsidR="0023373F" w:rsidRPr="0023373F" w:rsidRDefault="0023373F" w:rsidP="0023373F">
      <w:commentRangeStart w:id="210"/>
      <w:r>
        <w:t xml:space="preserve">“We should be there in </w:t>
      </w:r>
      <w:del w:id="7685" w:author="Editor" w:date="2026-09-25T09:00:00Z">
        <w:r>
          <w:delText xml:space="preserve">the next twenty minutes</w:delText>
        </w:r>
      </w:del>
      <w:ins w:id="7686" w:author="Editor" w:date="2026-09-25T09:00:00Z">
        <w:r>
          <w:t xml:space="preserve">about an hour and a half</w:t>
        </w:r>
      </w:ins>
      <w:r>
        <w:t xml:space="preserve">.”</w:t>
      </w:r>
      <w:commentRangeEnd w:id="210"/>
      <w:r>
        <w:commentReference w:id="210"/>
      </w:r>
    </w:p>
    <w:p w14:paraId="7D821FB6" w14:textId="77777777" w:rsidR="0023373F" w:rsidRPr="0023373F" w:rsidRDefault="0023373F" w:rsidP="0023373F">
      <w:r>
        <w:t xml:space="preserve">“Ok. I will see you at the place.” </w:t>
      </w:r>
      <w:del w:id="7687" w:author="Editor" w:date="2026-09-25T09:00:00Z">
        <w:r>
          <w:delText xml:space="preserve">Benedikt</w:delText>
        </w:r>
      </w:del>
      <w:ins w:id="7688" w:author="Editor" w:date="2026-09-25T09:00:00Z">
        <w:r>
          <w:t xml:space="preserve">Benedikt’s</w:t>
        </w:r>
      </w:ins>
      <w:r>
        <w:t xml:space="preserve"> tone was much calmer this time. For once that afternoon he looked to be in control of the proceedings.</w:t>
      </w:r>
    </w:p>
    <w:p w14:paraId="0407801B" w14:textId="77777777" w:rsidR="0023373F" w:rsidRPr="0023373F" w:rsidRDefault="0023373F" w:rsidP="0023373F">
      <w:del w:id="7689" w:author="Editor (Names)" w:date="2026-09-25T09:00:00Z">
        <w:r>
          <w:delText xml:space="preserve">Marty</w:delText>
        </w:r>
      </w:del>
      <w:ins w:id="7690" w:author="Editor (Names)" w:date="2026-09-25T09:00:00Z">
        <w:r>
          <w:t xml:space="preserve">Tiago</w:t>
        </w:r>
      </w:ins>
      <w:del w:id="7691" w:author="Editor (Typography)" w:date="2026-09-25T09:00:00Z">
        <w:r>
          <w:delText xml:space="preserve">'</w:delText>
        </w:r>
      </w:del>
      <w:ins w:id="7692" w:author="Editor (Typography)" w:date="2026-09-25T09:00:00Z">
        <w:r>
          <w:t xml:space="preserve">’</w:t>
        </w:r>
      </w:ins>
      <w:r>
        <w:t xml:space="preserve">s face was pale</w:t>
      </w:r>
      <w:ins w:id="7693" w:author="Editor" w:date="2026-09-25T09:00:00Z">
        <w:r>
          <w:t xml:space="preserve">,</w:t>
        </w:r>
      </w:ins>
      <w:r>
        <w:t xml:space="preserve"> as if he had weathered a storm. He couldn’t </w:t>
      </w:r>
      <w:del w:id="7694" w:author="Editor" w:date="2026-09-25T09:00:00Z">
        <w:r>
          <w:delText xml:space="preserve">congregate</w:delText>
        </w:r>
      </w:del>
      <w:ins w:id="7695" w:author="Editor" w:date="2026-09-25T09:00:00Z">
        <w:r>
          <w:t xml:space="preserve">gather</w:t>
        </w:r>
      </w:ins>
      <w:r>
        <w:t xml:space="preserve"> enough courage to </w:t>
      </w:r>
      <w:del w:id="7696" w:author="Editor" w:date="2026-09-25T09:00:00Z">
        <w:r>
          <w:delText xml:space="preserve">announce about</w:delText>
        </w:r>
      </w:del>
      <w:ins w:id="7697" w:author="Editor" w:date="2026-09-25T09:00:00Z">
        <w:r>
          <w:t xml:space="preserve">mention</w:t>
        </w:r>
      </w:ins>
      <w:r>
        <w:t xml:space="preserve"> Sanchez being hurt. He remembered Benedikt’s clear instruction, “Do not hurt the girl, no matter what the situation is.”</w:t>
      </w:r>
    </w:p>
    <w:p w14:paraId="2BF78460" w14:textId="3E867143" w:rsidR="00EE706A" w:rsidRPr="0023373F" w:rsidRDefault="0023373F" w:rsidP="0023373F">
      <w:r>
        <w:t xml:space="preserve">“She didn’t leave me with any options</w:t>
      </w:r>
      <w:del w:id="7698" w:author="Editor" w:date="2026-09-25T09:00:00Z">
        <w:r>
          <w:delText xml:space="preserve">”,</w:delText>
        </w:r>
      </w:del>
      <w:ins w:id="7699" w:author="Editor" w:date="2026-09-25T09:00:00Z">
        <w:r>
          <w:t xml:space="preserve">,”</w:t>
        </w:r>
      </w:ins>
      <w:r>
        <w:t xml:space="preserve"> he mumbled</w:t>
      </w:r>
      <w:ins w:id="7700" w:author="Editor" w:date="2026-09-25T09:00:00Z">
        <w:r>
          <w:t xml:space="preserve">,</w:t>
        </w:r>
      </w:ins>
      <w:r>
        <w:t xml:space="preserve"> trying to reason with his troubled soul. He knew </w:t>
      </w:r>
      <w:del w:id="7701" w:author="Editor" w:date="2026-09-25T09:00:00Z">
        <w:r>
          <w:delText xml:space="preserve">his hope was pretentious</w:delText>
        </w:r>
      </w:del>
      <w:ins w:id="7702" w:author="Editor" w:date="2026-09-25T09:00:00Z">
        <w:r>
          <w:t xml:space="preserve">it was a false hope</w:t>
        </w:r>
      </w:ins>
      <w:r>
        <w:t xml:space="preserve">, the best he could do to distract his mind from the confrontation he would face in a short time.</w:t>
      </w:r>
      <w:r>
        <w:br w:type="page"/>
      </w:r>
    </w:p>
    <w:p w14:paraId="34672E8F" w14:textId="77777777" w:rsidR="008E2444" w:rsidRPr="008E2444" w:rsidRDefault="008E2444" w:rsidP="00F56514">
      <w:pPr>
        <w:outlineLvl w:val="0"/>
        <w:rPr>
          <w:b/>
        </w:rPr>
      </w:pPr>
      <w:r>
        <w:rPr>
          <w:b/>
        </w:rPr>
        <w:lastRenderedPageBreak/>
        <w:t>Chapter 41</w:t>
      </w:r>
    </w:p>
    <w:p w14:paraId="324452FE" w14:textId="77777777" w:rsidR="008E2444" w:rsidRPr="008E2444" w:rsidRDefault="008E2444" w:rsidP="008E2444">
      <w:pPr>
        <w:rPr>
          <w:b/>
        </w:rPr>
      </w:pPr>
      <w:r>
        <w:rPr>
          <w:b/>
        </w:rPr>
        <w:t>5:40 PM 18th April 2014, Nazaré, Portugal</w:t>
      </w:r>
    </w:p>
    <w:p w14:paraId="3FD0B2CA" w14:textId="34C9C000" w:rsidR="003276A1" w:rsidRPr="003276A1" w:rsidRDefault="003276A1" w:rsidP="003276A1">
      <w:r>
        <w:t xml:space="preserve">Stephen was driving in an </w:t>
      </w:r>
      <w:del w:id="7703" w:author="Editor" w:date="2026-09-25T09:00:00Z">
        <w:r>
          <w:delText xml:space="preserve">absolute</w:delText>
        </w:r>
      </w:del>
      <w:ins w:id="7704" w:author="Editor" w:date="2026-09-25T09:00:00Z">
        <w:r>
          <w:t xml:space="preserve">absolutely</w:t>
        </w:r>
      </w:ins>
      <w:r>
        <w:t xml:space="preserve"> reckless manner. Tears blurred his vision and his mind was</w:t>
      </w:r>
      <w:del w:id="7705" w:author="Editor" w:date="2026-09-25T09:00:00Z">
        <w:r>
          <w:delText xml:space="preserve"> a confetto,</w:delText>
        </w:r>
      </w:del>
      <w:r>
        <w:t xml:space="preserve"> clouded with fretting apprehensions. He was unable to comprehend how he</w:t>
      </w:r>
      <w:ins w:id="7706" w:author="Editor" w:date="2026-09-25T09:00:00Z">
        <w:r>
          <w:t xml:space="preserve"> had</w:t>
        </w:r>
      </w:ins>
      <w:r>
        <w:t xml:space="preserve"> left Sanchez alone in such imminent danger. And with a confused mind, he kept driving on the </w:t>
      </w:r>
      <w:del w:id="7707" w:author="Editor" w:date="2026-09-25T09:00:00Z">
        <w:r>
          <w:delText xml:space="preserve">wobbly </w:delText>
        </w:r>
      </w:del>
      <w:r>
        <w:t xml:space="preserve">desolate roads of Nazaré, unsure where he was headed.</w:t>
      </w:r>
    </w:p>
    <w:p w14:paraId="4467C420" w14:textId="77777777" w:rsidR="003276A1" w:rsidRPr="003276A1" w:rsidRDefault="003276A1" w:rsidP="003276A1">
      <w:r>
        <w:t xml:space="preserve">Despite all the proceedings, Adriana demonstrated no </w:t>
      </w:r>
      <w:del w:id="7708" w:author="Editor" w:date="2026-09-25T09:00:00Z">
        <w:r>
          <w:delText xml:space="preserve">penitence</w:delText>
        </w:r>
      </w:del>
      <w:ins w:id="7709" w:author="Editor" w:date="2026-09-25T09:00:00Z">
        <w:r>
          <w:t xml:space="preserve">reaction</w:t>
        </w:r>
      </w:ins>
      <w:r>
        <w:t xml:space="preserve">. She kept staring outside with no display of </w:t>
      </w:r>
      <w:del w:id="7710" w:author="Editor" w:date="2026-09-25T09:00:00Z">
        <w:r>
          <w:delText xml:space="preserve">emotions</w:delText>
        </w:r>
      </w:del>
      <w:ins w:id="7711" w:author="Editor" w:date="2026-09-25T09:00:00Z">
        <w:r>
          <w:t xml:space="preserve">emotion</w:t>
        </w:r>
      </w:ins>
      <w:r>
        <w:t xml:space="preserve">. The evening sun was casting long shadows of trees on the deserted road</w:t>
      </w:r>
      <w:ins w:id="7712" w:author="Editor" w:date="2026-09-25T09:00:00Z">
        <w:r>
          <w:t xml:space="preserve">,</w:t>
        </w:r>
      </w:ins>
      <w:r>
        <w:t xml:space="preserve"> making everything appear ghostly and eerie. Besides his own wheezing, all Stephen could </w:t>
      </w:r>
      <w:del w:id="7713" w:author="Editor" w:date="2026-09-25T09:00:00Z">
        <w:r>
          <w:delText xml:space="preserve">occasionally hear</w:delText>
        </w:r>
      </w:del>
      <w:ins w:id="7714" w:author="Editor" w:date="2026-09-25T09:00:00Z">
        <w:r>
          <w:t xml:space="preserve">hear was</w:t>
        </w:r>
      </w:ins>
      <w:r>
        <w:t xml:space="preserve"> the constant humming of the motor engine</w:t>
      </w:r>
      <w:del w:id="7715" w:author="Editor" w:date="2026-09-25T09:00:00Z">
        <w:r>
          <w:delText xml:space="preserve"> resurfacing every time his deplorable being took a halt</w:delText>
        </w:r>
      </w:del>
      <w:r>
        <w:t xml:space="preserve">. In that sinister </w:t>
      </w:r>
      <w:del w:id="7716" w:author="Editor" w:date="2026-09-25T09:00:00Z">
        <w:r>
          <w:delText xml:space="preserve">setup</w:delText>
        </w:r>
      </w:del>
      <w:ins w:id="7717" w:author="Editor" w:date="2026-09-25T09:00:00Z">
        <w:r>
          <w:t xml:space="preserve">setting</w:t>
        </w:r>
      </w:ins>
      <w:r>
        <w:t xml:space="preserve">, a car went past him with great urgency. There was a sense of fortitude the passing car exuded, which jolted Stephen out of his helpless shell.</w:t>
      </w:r>
    </w:p>
    <w:p w14:paraId="5BDBEA2C" w14:textId="77777777" w:rsidR="003276A1" w:rsidRPr="003276A1" w:rsidRDefault="003276A1" w:rsidP="003276A1">
      <w:r>
        <w:t>“How can I leave her alone?” he mumbled.</w:t>
      </w:r>
    </w:p>
    <w:p w14:paraId="1EB37F11" w14:textId="75CC6538" w:rsidR="003276A1" w:rsidRPr="003276A1" w:rsidRDefault="003276A1" w:rsidP="003276A1">
      <w:commentRangeStart w:id="211"/>
      <w:r>
        <w:t xml:space="preserve">He regretted his decision </w:t>
      </w:r>
      <w:del w:id="7718" w:author="Editor" w:date="2026-09-25T09:00:00Z">
        <w:r>
          <w:delText xml:space="preserve">of running</w:delText>
        </w:r>
      </w:del>
      <w:ins w:id="7719" w:author="Editor" w:date="2026-09-25T09:00:00Z">
        <w:r>
          <w:t xml:space="preserve">to run</w:t>
        </w:r>
      </w:ins>
      <w:r>
        <w:t xml:space="preserve"> away from the situation, and between his trepidations and confusion, he knew he had lost crucial time</w:t>
      </w:r>
      <w:del w:id="7720" w:author="Editor" w:date="2026-09-25T09:00:00Z">
        <w:r>
          <w:delText xml:space="preserve"> fleeting</w:delText>
        </w:r>
      </w:del>
      <w:r>
        <w:t xml:space="preserve">. With that sudden urge of wisdom, he swung his car</w:t>
      </w:r>
      <w:ins w:id="7721" w:author="Editor" w:date="2026-09-25T09:00:00Z">
        <w:r>
          <w:t xml:space="preserve"> around</w:t>
        </w:r>
      </w:ins>
      <w:r>
        <w:t xml:space="preserve">, but failed to negotiate the turn </w:t>
      </w:r>
      <w:del w:id="7722" w:author="Editor" w:date="2026-09-25T09:00:00Z">
        <w:r>
          <w:delText xml:space="preserve">well </w:delText>
        </w:r>
      </w:del>
      <w:r>
        <w:t xml:space="preserve">and crashed into the paddy field. </w:t>
      </w:r>
      <w:del w:id="7723" w:author="Editor" w:date="2026-09-25T09:00:00Z">
        <w:r>
          <w:delText xml:space="preserve">He dug the car out, and with</w:delText>
        </w:r>
      </w:del>
      <w:ins w:id="7724" w:author="Editor" w:date="2026-09-25T09:00:00Z">
        <w:r>
          <w:t xml:space="preserve">With</w:t>
        </w:r>
      </w:ins>
      <w:r>
        <w:t xml:space="preserve"> some struggle</w:t>
      </w:r>
      <w:ins w:id="7725" w:author="Editor" w:date="2026-09-25T09:00:00Z">
        <w:r>
          <w:t xml:space="preserve">, he</w:t>
        </w:r>
      </w:ins>
      <w:r>
        <w:t xml:space="preserve"> managed to get </w:t>
      </w:r>
      <w:del w:id="7726" w:author="Editor" w:date="2026-09-25T09:00:00Z">
        <w:r>
          <w:delText xml:space="preserve">it</w:delText>
        </w:r>
      </w:del>
      <w:ins w:id="7727" w:author="Editor" w:date="2026-09-25T09:00:00Z">
        <w:r>
          <w:t xml:space="preserve">the car</w:t>
        </w:r>
      </w:ins>
      <w:r>
        <w:t xml:space="preserve"> back on the road. The </w:t>
      </w:r>
      <w:del w:id="7728" w:author="Editor (Spelling)" w:date="2026-09-25T09:00:00Z">
        <w:r>
          <w:delText xml:space="preserve">tires</w:delText>
        </w:r>
      </w:del>
      <w:ins w:id="7729" w:author="Editor (Spelling)" w:date="2026-09-25T09:00:00Z">
        <w:r>
          <w:t xml:space="preserve">tyres</w:t>
        </w:r>
      </w:ins>
      <w:r>
        <w:t xml:space="preserve"> made a screeching noise as he pressed the accelerator with all force</w:t>
      </w:r>
      <w:del w:id="7730" w:author="Editor" w:date="2026-09-25T09:00:00Z">
        <w:r>
          <w:delText xml:space="preserve"> but was</w:delText>
        </w:r>
      </w:del>
      <w:ins w:id="7731" w:author="Editor" w:date="2026-09-25T09:00:00Z">
        <w:r>
          <w:t xml:space="preserve">, but he</w:t>
        </w:r>
      </w:ins>
      <w:r>
        <w:t xml:space="preserve"> instantly </w:t>
      </w:r>
      <w:del w:id="7732" w:author="Editor" w:date="2026-09-25T09:00:00Z">
        <w:r>
          <w:delText xml:space="preserve">forced</w:delText>
        </w:r>
      </w:del>
      <w:ins w:id="7733" w:author="Editor" w:date="2026-09-25T09:00:00Z">
        <w:r>
          <w:t xml:space="preserve">had</w:t>
        </w:r>
      </w:ins>
      <w:r>
        <w:t xml:space="preserve"> to apply the brakes to avoid banging into an oncoming car. Adriana maintained her silence despite all the </w:t>
      </w:r>
      <w:del w:id="7734" w:author="Editor" w:date="2026-09-25T09:00:00Z">
        <w:r>
          <w:delText xml:space="preserve">commotions</w:delText>
        </w:r>
      </w:del>
      <w:ins w:id="7735" w:author="Editor" w:date="2026-09-25T09:00:00Z">
        <w:r>
          <w:t xml:space="preserve">commotion</w:t>
        </w:r>
      </w:ins>
      <w:r>
        <w:t xml:space="preserve"> happening around her. He was about to </w:t>
      </w:r>
      <w:del w:id="7736" w:author="Editor" w:date="2026-09-25T09:00:00Z">
        <w:r>
          <w:delText xml:space="preserve">cut loose</w:delText>
        </w:r>
      </w:del>
      <w:ins w:id="7737" w:author="Editor" w:date="2026-09-25T09:00:00Z">
        <w:r>
          <w:t xml:space="preserve">speed away</w:t>
        </w:r>
      </w:ins>
      <w:r>
        <w:t xml:space="preserve"> when he saw a young man rushing towards him</w:t>
      </w:r>
      <w:ins w:id="7738" w:author="Editor" w:date="2026-09-25T09:00:00Z">
        <w:r>
          <w:t xml:space="preserve">,</w:t>
        </w:r>
      </w:ins>
      <w:r>
        <w:t xml:space="preserve"> raising his hand high </w:t>
      </w:r>
      <w:ins w:id="7739" w:author="Editor" w:date="2026-09-25T09:00:00Z">
        <w:r>
          <w:t xml:space="preserve">and </w:t>
        </w:r>
      </w:ins>
      <w:r>
        <w:t xml:space="preserve">signaling him to stop.</w:t>
      </w:r>
      <w:commentRangeEnd w:id="211"/>
      <w:r>
        <w:commentReference w:id="211"/>
      </w:r>
    </w:p>
    <w:p w14:paraId="671E63EC" w14:textId="77777777" w:rsidR="003276A1" w:rsidRPr="003276A1" w:rsidRDefault="003276A1" w:rsidP="003276A1">
      <w:commentRangeStart w:id="212"/>
      <w:r>
        <w:t xml:space="preserve">There was</w:t>
      </w:r>
      <w:del w:id="7740" w:author="Editor" w:date="2026-09-25T09:00:00Z">
        <w:r>
          <w:delText xml:space="preserve"> a</w:delText>
        </w:r>
      </w:del>
      <w:r>
        <w:t xml:space="preserve"> genuine concern on the man’s face</w:t>
      </w:r>
      <w:ins w:id="7741" w:author="Editor" w:date="2026-09-25T09:00:00Z">
        <w:r>
          <w:t xml:space="preserve">,</w:t>
        </w:r>
      </w:ins>
      <w:r>
        <w:t xml:space="preserve"> compelling </w:t>
      </w:r>
      <w:del w:id="7742" w:author="Editor" w:date="2026-09-25T09:00:00Z">
        <w:r>
          <w:delText xml:space="preserve">him</w:delText>
        </w:r>
      </w:del>
      <w:ins w:id="7743" w:author="Editor" w:date="2026-09-25T09:00:00Z">
        <w:r>
          <w:t xml:space="preserve">Stephen</w:t>
        </w:r>
      </w:ins>
      <w:r>
        <w:t xml:space="preserve"> to stop much against his wish. He rolled the window down and gave him a curious stare. The man dashed to the car and his incisive eyes became glum when he couldn’t find what he was looking for.</w:t>
      </w:r>
      <w:commentRangeEnd w:id="212"/>
      <w:r>
        <w:commentReference w:id="212"/>
      </w:r>
    </w:p>
    <w:p w14:paraId="13EC5025" w14:textId="77777777" w:rsidR="003276A1" w:rsidRPr="003276A1" w:rsidRDefault="003276A1" w:rsidP="003276A1">
      <w:del w:id="7744" w:author="Editor (Typography)" w:date="2026-09-25T09:00:00Z">
        <w:r>
          <w:delText xml:space="preserve">"</w:delText>
        </w:r>
      </w:del>
      <w:ins w:id="7745" w:author="Editor (Typography)" w:date="2026-09-25T09:00:00Z">
        <w:r>
          <w:t xml:space="preserve">“</w:t>
        </w:r>
      </w:ins>
      <w:r>
        <w:t xml:space="preserve">Where is Sanchez?” His voice reflected deep </w:t>
      </w:r>
      <w:del w:id="7746" w:author="Editor" w:date="2026-09-25T09:00:00Z">
        <w:r>
          <w:delText xml:space="preserve">anxiousness</w:delText>
        </w:r>
      </w:del>
      <w:ins w:id="7747" w:author="Editor" w:date="2026-09-25T09:00:00Z">
        <w:r>
          <w:t xml:space="preserve">anxiety</w:t>
        </w:r>
      </w:ins>
      <w:r>
        <w:t xml:space="preserve">.</w:t>
      </w:r>
    </w:p>
    <w:p w14:paraId="6BCB5522" w14:textId="77777777" w:rsidR="003276A1" w:rsidRPr="003276A1" w:rsidRDefault="003276A1" w:rsidP="003276A1">
      <w:r>
        <w:t xml:space="preserve">Stephen was confused</w:t>
      </w:r>
      <w:del w:id="7748" w:author="Editor" w:date="2026-09-25T09:00:00Z">
        <w:r>
          <w:delText xml:space="preserve">. Everything appeared jumbled up for him</w:delText>
        </w:r>
      </w:del>
      <w:r>
        <w:t xml:space="preserve">, and all he could manage was to keep staring </w:t>
      </w:r>
      <w:ins w:id="7749" w:author="Editor" w:date="2026-09-25T09:00:00Z">
        <w:r>
          <w:t xml:space="preserve">blankly </w:t>
        </w:r>
      </w:ins>
      <w:r>
        <w:t xml:space="preserve">at the stranger</w:t>
      </w:r>
      <w:del w:id="7750" w:author="Editor" w:date="2026-09-25T09:00:00Z">
        <w:r>
          <w:delText xml:space="preserve"> with absolute blankness</w:delText>
        </w:r>
      </w:del>
      <w:r>
        <w:t xml:space="preserve">.</w:t>
      </w:r>
    </w:p>
    <w:p w14:paraId="728DF44E" w14:textId="77777777" w:rsidR="003276A1" w:rsidRPr="003276A1" w:rsidRDefault="003276A1" w:rsidP="003276A1">
      <w:r>
        <w:t xml:space="preserve">“Why aren’t you speaking?” </w:t>
      </w:r>
      <w:del w:id="7751" w:author="Editor" w:date="2026-09-25T09:00:00Z">
        <w:r>
          <w:delText xml:space="preserve">with a penetrating voice </w:delText>
        </w:r>
      </w:del>
      <w:r>
        <w:t xml:space="preserve">the man demanded.</w:t>
      </w:r>
    </w:p>
    <w:p w14:paraId="4AE25763" w14:textId="77777777" w:rsidR="003276A1" w:rsidRPr="003276A1" w:rsidRDefault="003276A1" w:rsidP="003276A1">
      <w:r>
        <w:t xml:space="preserve">“She got shot. Those men…” </w:t>
      </w:r>
      <w:del w:id="7752" w:author="Editor" w:date="2026-09-25T09:00:00Z">
        <w:r>
          <w:delText xml:space="preserve">his</w:delText>
        </w:r>
      </w:del>
      <w:ins w:id="7753" w:author="Editor" w:date="2026-09-25T09:00:00Z">
        <w:r>
          <w:t xml:space="preserve">His</w:t>
        </w:r>
      </w:ins>
      <w:r>
        <w:t xml:space="preserve"> voice trailed</w:t>
      </w:r>
      <w:ins w:id="7754" w:author="Editor" w:date="2026-09-25T09:00:00Z">
        <w:r>
          <w:t xml:space="preserve">,</w:t>
        </w:r>
      </w:ins>
      <w:r>
        <w:t xml:space="preserve"> laced with fear and helplessness.</w:t>
      </w:r>
    </w:p>
    <w:p w14:paraId="683F3EF7" w14:textId="77777777" w:rsidR="003276A1" w:rsidRPr="003276A1" w:rsidRDefault="003276A1" w:rsidP="003276A1">
      <w:r>
        <w:t>“Move over!” the man demanded. Stephen followed the command without any resistance.</w:t>
      </w:r>
    </w:p>
    <w:p w14:paraId="5D5F66F1" w14:textId="77777777" w:rsidR="003276A1" w:rsidRPr="003276A1" w:rsidRDefault="003276A1" w:rsidP="003276A1">
      <w:commentRangeStart w:id="213"/>
      <w:r>
        <w:t xml:space="preserve">The man drove with purpose and determination. There was speed and aggression</w:t>
      </w:r>
      <w:del w:id="7755" w:author="Editor" w:date="2026-09-25T09:00:00Z">
        <w:r>
          <w:delText xml:space="preserve">,</w:delText>
        </w:r>
      </w:del>
      <w:r>
        <w:t xml:space="preserve"> as he covered the distance with finesse.</w:t>
      </w:r>
      <w:del w:id="7756" w:author="Editor" w:date="2026-09-25T09:00:00Z">
        <w:r>
          <w:delText xml:space="preserve"> He couldn’t believe Stephen left her in the hands of the goons.</w:delText>
        </w:r>
      </w:del>
      <w:commentRangeEnd w:id="213"/>
      <w:r>
        <w:commentReference w:id="213"/>
      </w:r>
    </w:p>
    <w:p w14:paraId="2FFD03E4" w14:textId="77777777" w:rsidR="003276A1" w:rsidRPr="003276A1" w:rsidRDefault="003276A1" w:rsidP="003276A1">
      <w:r>
        <w:t xml:space="preserve">“How could you? God </w:t>
      </w:r>
      <w:del w:id="7757" w:author="Editor" w:date="2026-09-25T09:00:00Z">
        <w:r>
          <w:delText xml:space="preserve">Damn</w:delText>
        </w:r>
      </w:del>
      <w:ins w:id="7758" w:author="Editor" w:date="2026-09-25T09:00:00Z">
        <w:r>
          <w:t xml:space="preserve">damn</w:t>
        </w:r>
      </w:ins>
      <w:r>
        <w:t xml:space="preserve">! You left her alone to save your life!</w:t>
      </w:r>
      <w:del w:id="7759" w:author="Editor" w:date="2026-09-25T09:00:00Z">
        <w:r>
          <w:delText xml:space="preserve">!</w:delText>
        </w:r>
      </w:del>
      <w:r>
        <w:t xml:space="preserve">” he shouted</w:t>
      </w:r>
      <w:del w:id="7760" w:author="Editor" w:date="2026-09-25T09:00:00Z">
        <w:r>
          <w:delText xml:space="preserve"> with a clear sign of frustration</w:delText>
        </w:r>
      </w:del>
      <w:r>
        <w:t xml:space="preserve">.</w:t>
      </w:r>
    </w:p>
    <w:p w14:paraId="02E719CD" w14:textId="6D5A4D32" w:rsidR="008E2444" w:rsidRDefault="003276A1" w:rsidP="003276A1">
      <w:commentRangeStart w:id="214"/>
      <w:r>
        <w:t xml:space="preserve">Stephen was too ashamed to respond. He hid his face in his palms </w:t>
      </w:r>
      <w:del w:id="7761" w:author="Editor" w:date="2026-09-25T09:00:00Z">
        <w:r>
          <w:delText xml:space="preserve">and kept his disastrous state invisible from</w:delText>
        </w:r>
      </w:del>
      <w:ins w:id="7762" w:author="Editor" w:date="2026-09-25T09:00:00Z">
        <w:r>
          <w:t xml:space="preserve">to avoid</w:t>
        </w:r>
      </w:ins>
      <w:r>
        <w:t xml:space="preserve"> any further </w:t>
      </w:r>
      <w:del w:id="7763" w:author="Editor" w:date="2026-09-25T09:00:00Z">
        <w:r>
          <w:delText xml:space="preserve">confrontations</w:delText>
        </w:r>
      </w:del>
      <w:ins w:id="7764" w:author="Editor" w:date="2026-09-25T09:00:00Z">
        <w:r>
          <w:t xml:space="preserve">confrontation</w:t>
        </w:r>
      </w:ins>
      <w:r>
        <w:t xml:space="preserve">. He had no </w:t>
      </w:r>
      <w:del w:id="7765" w:author="Editor" w:date="2026-09-25T09:00:00Z">
        <w:r>
          <w:delText xml:space="preserve">curiousness, no threat, and demonstrated no impediment to find</w:delText>
        </w:r>
      </w:del>
      <w:ins w:id="7766" w:author="Editor" w:date="2026-09-25T09:00:00Z">
        <w:r>
          <w:t xml:space="preserve">curiosity</w:t>
        </w:r>
      </w:ins>
      <w:r>
        <w:t xml:space="preserve"> about the man who knew everything about him, Sanchez and the situation.</w:t>
      </w:r>
      <w:r>
        <w:br w:type="page"/>
      </w:r>
      <w:commentRangeEnd w:id="214"/>
      <w:r>
        <w:commentReference w:id="214"/>
      </w:r>
    </w:p>
    <w:p w14:paraId="24A096AA" w14:textId="58EC78E7" w:rsidR="008E2444" w:rsidRPr="00D77B31" w:rsidRDefault="008E2444" w:rsidP="00F56514">
      <w:pPr>
        <w:outlineLvl w:val="0"/>
        <w:rPr>
          <w:b/>
        </w:rPr>
      </w:pPr>
      <w:r>
        <w:rPr>
          <w:b/>
        </w:rPr>
        <w:lastRenderedPageBreak/>
        <w:t>Chapter 42</w:t>
      </w:r>
    </w:p>
    <w:p w14:paraId="5F86D6AC" w14:textId="77777777" w:rsidR="008E2444" w:rsidRPr="00D77B31" w:rsidRDefault="008E2444" w:rsidP="008E2444">
      <w:pPr>
        <w:rPr>
          <w:b/>
        </w:rPr>
      </w:pPr>
      <w:commentRangeStart w:id="215"/>
      <w:del w:id="7767" w:author="Editor" w:date="2026-09-25T09:00:00Z">
        <w:r>
          <w:rPr>
            <w:b/>
          </w:rPr>
          <w:delText xml:space="preserve">6:30</w:delText>
        </w:r>
      </w:del>
      <w:ins w:id="7768" w:author="Editor" w:date="2026-09-25T09:00:00Z">
        <w:r>
          <w:rPr>
            <w:b/>
          </w:rPr>
          <w:t xml:space="preserve">7:15</w:t>
        </w:r>
      </w:ins>
      <w:r>
        <w:rPr>
          <w:b/>
        </w:rPr>
        <w:t xml:space="preserve"> PM 18th April 2014, Lisbon, Portugal</w:t>
      </w:r>
      <w:commentRangeEnd w:id="215"/>
      <w:r>
        <w:commentReference w:id="215"/>
      </w:r>
    </w:p>
    <w:p w14:paraId="1038F437" w14:textId="77777777" w:rsidR="006304E1" w:rsidRPr="006304E1" w:rsidRDefault="006304E1" w:rsidP="006304E1">
      <w:r>
        <w:t xml:space="preserve">This time the men committed no mistakes. Everything worked according to </w:t>
      </w:r>
      <w:del w:id="7769" w:author="Editor" w:date="2026-09-25T09:00:00Z">
        <w:r>
          <w:delText xml:space="preserve">the </w:delText>
        </w:r>
      </w:del>
      <w:r>
        <w:t xml:space="preserve">plan, and they reached their destination without any more untoward </w:t>
      </w:r>
      <w:del w:id="7770" w:author="Editor" w:date="2026-09-25T09:00:00Z">
        <w:r>
          <w:delText xml:space="preserve">incidence</w:delText>
        </w:r>
      </w:del>
      <w:ins w:id="7771" w:author="Editor" w:date="2026-09-25T09:00:00Z">
        <w:r>
          <w:t xml:space="preserve">incident</w:t>
        </w:r>
      </w:ins>
      <w:r>
        <w:t xml:space="preserve">.</w:t>
      </w:r>
    </w:p>
    <w:p w14:paraId="73FDA663" w14:textId="0ED8D923" w:rsidR="006304E1" w:rsidRPr="006304E1" w:rsidRDefault="006304E1" w:rsidP="006304E1">
      <w:commentRangeStart w:id="216"/>
      <w:r>
        <w:t xml:space="preserve">The place appeared isolated,</w:t>
      </w:r>
      <w:del w:id="7772" w:author="Editor" w:date="2026-09-25T09:00:00Z">
        <w:r>
          <w:delText xml:space="preserve"> about</w:delText>
        </w:r>
      </w:del>
      <w:r>
        <w:t xml:space="preserve"> a few miles south of the Lisbon dockyard. The building was a long flat concrete structure with a dark greyish exterior. The warehouse appeared abandoned</w:t>
      </w:r>
      <w:del w:id="7773" w:author="Editor" w:date="2026-09-25T09:00:00Z">
        <w:r>
          <w:delText xml:space="preserve"> for a while, endorsed</w:delText>
        </w:r>
      </w:del>
      <w:ins w:id="7774" w:author="Editor" w:date="2026-09-25T09:00:00Z">
        <w:r>
          <w:t xml:space="preserve">, borne out</w:t>
        </w:r>
      </w:ins>
      <w:r>
        <w:t xml:space="preserve"> by the long wild vines and unruly shrubs covering the time-stained walls. It was a storage place of some kind from a faraway time.</w:t>
      </w:r>
      <w:commentRangeEnd w:id="216"/>
      <w:r>
        <w:commentReference w:id="216"/>
      </w:r>
    </w:p>
    <w:p w14:paraId="64E51DF2" w14:textId="77777777" w:rsidR="006304E1" w:rsidRPr="006304E1" w:rsidRDefault="006304E1" w:rsidP="006304E1">
      <w:r>
        <w:t xml:space="preserve">A tall rusted wrought iron gate valiantly guarded the place. </w:t>
      </w:r>
      <w:del w:id="7775" w:author="Editor" w:date="2026-09-25T09:00:00Z">
        <w:r>
          <w:delText xml:space="preserve">The egress</w:delText>
        </w:r>
      </w:del>
      <w:ins w:id="7776" w:author="Editor" w:date="2026-09-25T09:00:00Z">
        <w:r>
          <w:t xml:space="preserve">It</w:t>
        </w:r>
      </w:ins>
      <w:r>
        <w:t xml:space="preserve"> was open halfway, not wide enough for the car to go </w:t>
      </w:r>
      <w:del w:id="7777" w:author="Editor" w:date="2026-09-25T09:00:00Z">
        <w:r>
          <w:delText xml:space="preserve">past</w:delText>
        </w:r>
      </w:del>
      <w:ins w:id="7778" w:author="Editor" w:date="2026-09-25T09:00:00Z">
        <w:r>
          <w:t xml:space="preserve">through</w:t>
        </w:r>
      </w:ins>
      <w:r>
        <w:t xml:space="preserve">. </w:t>
      </w:r>
      <w:del w:id="7779" w:author="Editor (Names)" w:date="2026-09-25T09:00:00Z">
        <w:r>
          <w:delText xml:space="preserve">Marty</w:delText>
        </w:r>
      </w:del>
      <w:ins w:id="7780" w:author="Editor (Names)" w:date="2026-09-25T09:00:00Z">
        <w:r>
          <w:t xml:space="preserve">Tiago</w:t>
        </w:r>
      </w:ins>
      <w:r>
        <w:t xml:space="preserve"> </w:t>
      </w:r>
      <w:del w:id="7781" w:author="Editor" w:date="2026-09-25T09:00:00Z">
        <w:r>
          <w:delText xml:space="preserve">Got off</w:delText>
        </w:r>
      </w:del>
      <w:ins w:id="7782" w:author="Editor" w:date="2026-09-25T09:00:00Z">
        <w:r>
          <w:t xml:space="preserve">got out of</w:t>
        </w:r>
      </w:ins>
      <w:r>
        <w:t xml:space="preserve"> the car and pushed the gate. The structure made a squealing noise, resisting the push, and slowly made way.  He </w:t>
      </w:r>
      <w:del w:id="7783" w:author="Editor" w:date="2026-09-25T09:00:00Z">
        <w:r>
          <w:delText xml:space="preserve">took</w:delText>
        </w:r>
      </w:del>
      <w:ins w:id="7784" w:author="Editor" w:date="2026-09-25T09:00:00Z">
        <w:r>
          <w:t xml:space="preserve">drove</w:t>
        </w:r>
      </w:ins>
      <w:r>
        <w:t xml:space="preserve"> the car </w:t>
      </w:r>
      <w:del w:id="7785" w:author="Editor" w:date="2026-09-25T09:00:00Z">
        <w:r>
          <w:delText xml:space="preserve">to</w:delText>
        </w:r>
      </w:del>
      <w:ins w:id="7786" w:author="Editor" w:date="2026-09-25T09:00:00Z">
        <w:r>
          <w:t xml:space="preserve">into</w:t>
        </w:r>
      </w:ins>
      <w:r>
        <w:t xml:space="preserve"> the open area and parked it right in front of the entrance.</w:t>
      </w:r>
    </w:p>
    <w:p w14:paraId="44BAC207" w14:textId="77777777" w:rsidR="006304E1" w:rsidRPr="006304E1" w:rsidRDefault="006304E1" w:rsidP="006304E1">
      <w:r>
        <w:t xml:space="preserve">The men got </w:t>
      </w:r>
      <w:del w:id="7787" w:author="Editor" w:date="2026-09-25T09:00:00Z">
        <w:r>
          <w:delText xml:space="preserve">off</w:delText>
        </w:r>
      </w:del>
      <w:ins w:id="7788" w:author="Editor" w:date="2026-09-25T09:00:00Z">
        <w:r>
          <w:t xml:space="preserve">out of</w:t>
        </w:r>
      </w:ins>
      <w:r>
        <w:t xml:space="preserve"> the car with urgency. She was not in a state to walk</w:t>
      </w:r>
      <w:del w:id="7789" w:author="Editor" w:date="2026-09-25T09:00:00Z">
        <w:r>
          <w:delText xml:space="preserve"> so,</w:delText>
        </w:r>
      </w:del>
      <w:ins w:id="7790" w:author="Editor" w:date="2026-09-25T09:00:00Z">
        <w:r>
          <w:t xml:space="preserve">, so</w:t>
        </w:r>
      </w:ins>
      <w:r>
        <w:t xml:space="preserve"> they decided to carry her. One of them held her by the arms and the other two wrapped their hands around her legs.  The flow of blood had </w:t>
      </w:r>
      <w:del w:id="7791" w:author="Editor" w:date="2026-09-25T09:00:00Z">
        <w:r>
          <w:delText xml:space="preserve">regressed</w:delText>
        </w:r>
      </w:del>
      <w:ins w:id="7792" w:author="Editor" w:date="2026-09-25T09:00:00Z">
        <w:r>
          <w:t xml:space="preserve">slowed</w:t>
        </w:r>
      </w:ins>
      <w:r>
        <w:t xml:space="preserve">, but a good amount </w:t>
      </w:r>
      <w:del w:id="7793" w:author="Editor" w:date="2026-09-25T09:00:00Z">
        <w:r>
          <w:delText xml:space="preserve">of gore was</w:delText>
        </w:r>
      </w:del>
      <w:ins w:id="7794" w:author="Editor" w:date="2026-09-25T09:00:00Z">
        <w:r>
          <w:t xml:space="preserve">had been</w:t>
        </w:r>
      </w:ins>
      <w:r>
        <w:t xml:space="preserve"> lost, evident from the pale look on her face.</w:t>
      </w:r>
    </w:p>
    <w:p w14:paraId="4BB25CB6" w14:textId="77777777" w:rsidR="006304E1" w:rsidRPr="006304E1" w:rsidRDefault="006304E1" w:rsidP="006304E1">
      <w:commentRangeStart w:id="217"/>
      <w:r>
        <w:t xml:space="preserve">The door to the building was ajar. The warehouse interiors </w:t>
      </w:r>
      <w:del w:id="7795" w:author="Editor" w:date="2026-09-25T09:00:00Z">
        <w:r>
          <w:delText xml:space="preserve">complimented</w:delText>
        </w:r>
      </w:del>
      <w:ins w:id="7796" w:author="Editor" w:date="2026-09-25T09:00:00Z">
        <w:r>
          <w:t xml:space="preserve">complemented</w:t>
        </w:r>
      </w:ins>
      <w:r>
        <w:t xml:space="preserve"> the exteriors. There were no windows </w:t>
      </w:r>
      <w:del w:id="7797" w:author="Editor" w:date="2026-09-25T09:00:00Z">
        <w:r>
          <w:delText xml:space="preserve">or ceilings, restricting any form of </w:delText>
        </w:r>
      </w:del>
      <w:ins w:id="7798" w:author="Editor" w:date="2026-09-25T09:00:00Z">
        <w:r>
          <w:t xml:space="preserve">to let any </w:t>
        </w:r>
      </w:ins>
      <w:r>
        <w:t xml:space="preserve">light</w:t>
      </w:r>
      <w:del w:id="7799" w:author="Editor" w:date="2026-09-25T09:00:00Z">
        <w:r>
          <w:delText xml:space="preserve"> to</w:delText>
        </w:r>
      </w:del>
      <w:r>
        <w:t xml:space="preserve"> trickle in, and a few dim lights were fighting hard to keep the darkness</w:t>
      </w:r>
      <w:del w:id="7800" w:author="Editor" w:date="2026-09-25T09:00:00Z">
        <w:r>
          <w:delText xml:space="preserve"> of the evening</w:delText>
        </w:r>
      </w:del>
      <w:r>
        <w:t xml:space="preserve"> away. The structure was one long hall with no rooms or partitions. There were steel rods and </w:t>
      </w:r>
      <w:del w:id="7801" w:author="Editor" w:date="2026-09-25T09:00:00Z">
        <w:r>
          <w:delText xml:space="preserve">pipe</w:delText>
        </w:r>
      </w:del>
      <w:ins w:id="7802" w:author="Editor" w:date="2026-09-25T09:00:00Z">
        <w:r>
          <w:t xml:space="preserve">pipes</w:t>
        </w:r>
      </w:ins>
      <w:r>
        <w:t xml:space="preserve"> running throughout the roof, and it appeared</w:t>
      </w:r>
      <w:ins w:id="7803" w:author="Editor" w:date="2026-09-25T09:00:00Z">
        <w:r>
          <w:t xml:space="preserve"> that</w:t>
        </w:r>
      </w:ins>
      <w:r>
        <w:t xml:space="preserve"> during its prime days the pipes were used to provide</w:t>
      </w:r>
      <w:del w:id="7804" w:author="Editor" w:date="2026-09-25T09:00:00Z">
        <w:r>
          <w:delText xml:space="preserve"> the adequate</w:delText>
        </w:r>
      </w:del>
      <w:r>
        <w:t xml:space="preserve"> cooling and heating to the vast interiors. The whole place was covered with </w:t>
      </w:r>
      <w:del w:id="7805" w:author="Editor" w:date="2026-09-25T09:00:00Z">
        <w:r>
          <w:delText xml:space="preserve">mosses</w:delText>
        </w:r>
      </w:del>
      <w:ins w:id="7806" w:author="Editor" w:date="2026-09-25T09:00:00Z">
        <w:r>
          <w:t xml:space="preserve">moss,</w:t>
        </w:r>
      </w:ins>
      <w:r>
        <w:t xml:space="preserve"> and the floor </w:t>
      </w:r>
      <w:ins w:id="7807" w:author="Editor" w:date="2026-09-25T09:00:00Z">
        <w:r>
          <w:t xml:space="preserve">had caved in </w:t>
        </w:r>
      </w:ins>
      <w:r>
        <w:t xml:space="preserve">at regular intervals</w:t>
      </w:r>
      <w:del w:id="7808" w:author="Editor" w:date="2026-09-25T09:00:00Z">
        <w:r>
          <w:delText xml:space="preserve"> had caved in</w:delText>
        </w:r>
      </w:del>
      <w:r>
        <w:t xml:space="preserve">, exposing the earth</w:t>
      </w:r>
      <w:del w:id="7809" w:author="Editor" w:date="2026-09-25T09:00:00Z">
        <w:r>
          <w:delText xml:space="preserve">,</w:delText>
        </w:r>
      </w:del>
      <w:r>
        <w:t xml:space="preserve"> and allowing wild flora to </w:t>
      </w:r>
      <w:del w:id="7810" w:author="Editor" w:date="2026-09-25T09:00:00Z">
        <w:r>
          <w:delText xml:space="preserve">exist</w:delText>
        </w:r>
      </w:del>
      <w:ins w:id="7811" w:author="Editor" w:date="2026-09-25T09:00:00Z">
        <w:r>
          <w:t xml:space="preserve">grow</w:t>
        </w:r>
      </w:ins>
      <w:r>
        <w:t xml:space="preserve"> in abundance.</w:t>
      </w:r>
      <w:commentRangeEnd w:id="217"/>
      <w:r>
        <w:commentReference w:id="217"/>
      </w:r>
    </w:p>
    <w:p w14:paraId="149B879D" w14:textId="77777777" w:rsidR="006304E1" w:rsidRPr="006304E1" w:rsidRDefault="006304E1" w:rsidP="006304E1">
      <w:r>
        <w:t xml:space="preserve">The men</w:t>
      </w:r>
      <w:del w:id="7812" w:author="Editor" w:date="2026-09-25T09:00:00Z">
        <w:r>
          <w:delText xml:space="preserve"> along with</w:delText>
        </w:r>
      </w:del>
      <w:ins w:id="7813" w:author="Editor" w:date="2026-09-25T09:00:00Z">
        <w:r>
          <w:t xml:space="preserve">, carrying</w:t>
        </w:r>
      </w:ins>
      <w:r>
        <w:t xml:space="preserve"> the girl</w:t>
      </w:r>
      <w:ins w:id="7814" w:author="Editor" w:date="2026-09-25T09:00:00Z">
        <w:r>
          <w:t xml:space="preserve">,</w:t>
        </w:r>
      </w:ins>
      <w:r>
        <w:t xml:space="preserve"> walked towards the </w:t>
      </w:r>
      <w:del w:id="7815" w:author="Editor (Spelling)" w:date="2026-09-25T09:00:00Z">
        <w:r>
          <w:delText xml:space="preserve">center</w:delText>
        </w:r>
      </w:del>
      <w:ins w:id="7816" w:author="Editor (Spelling)" w:date="2026-09-25T09:00:00Z">
        <w:r>
          <w:t xml:space="preserve">centre</w:t>
        </w:r>
      </w:ins>
      <w:r>
        <w:t xml:space="preserve"> of the hall. It was evident they knew the place well. Once at the </w:t>
      </w:r>
      <w:del w:id="7817" w:author="Editor (Spelling)" w:date="2026-09-25T09:00:00Z">
        <w:r>
          <w:delText xml:space="preserve">center</w:delText>
        </w:r>
      </w:del>
      <w:ins w:id="7818" w:author="Editor (Spelling)" w:date="2026-09-25T09:00:00Z">
        <w:r>
          <w:t xml:space="preserve">centre</w:t>
        </w:r>
      </w:ins>
      <w:r>
        <w:t xml:space="preserve">, they turned left and continued walking until they reached the wall. There was a small flap on the wall hidden behind </w:t>
      </w:r>
      <w:ins w:id="7819" w:author="Editor" w:date="2026-09-25T09:00:00Z">
        <w:r>
          <w:t xml:space="preserve">a </w:t>
        </w:r>
      </w:ins>
      <w:r>
        <w:t xml:space="preserve">few vines, </w:t>
      </w:r>
      <w:del w:id="7820" w:author="Editor" w:date="2026-09-25T09:00:00Z">
        <w:r>
          <w:delText xml:space="preserve">camouflaging</w:delText>
        </w:r>
      </w:del>
      <w:ins w:id="7821" w:author="Editor" w:date="2026-09-25T09:00:00Z">
        <w:r>
          <w:t xml:space="preserve">blending</w:t>
        </w:r>
      </w:ins>
      <w:r>
        <w:t xml:space="preserve"> with the wall </w:t>
      </w:r>
      <w:del w:id="7822" w:author="Editor (Spelling)" w:date="2026-09-25T09:00:00Z">
        <w:r>
          <w:delText xml:space="preserve">color</w:delText>
        </w:r>
      </w:del>
      <w:ins w:id="7823" w:author="Editor (Spelling)" w:date="2026-09-25T09:00:00Z">
        <w:r>
          <w:t xml:space="preserve">colour</w:t>
        </w:r>
      </w:ins>
      <w:r>
        <w:t xml:space="preserve">. </w:t>
      </w:r>
      <w:del w:id="7824" w:author="Editor (Names)" w:date="2026-09-25T09:00:00Z">
        <w:r>
          <w:delText xml:space="preserve">Marty</w:delText>
        </w:r>
      </w:del>
      <w:ins w:id="7825" w:author="Editor (Names)" w:date="2026-09-25T09:00:00Z">
        <w:r>
          <w:t xml:space="preserve">Tiago</w:t>
        </w:r>
      </w:ins>
      <w:r>
        <w:t xml:space="preserve"> tapped </w:t>
      </w:r>
      <w:del w:id="7826" w:author="Editor" w:date="2026-09-25T09:00:00Z">
        <w:r>
          <w:delText xml:space="preserve">on </w:delText>
        </w:r>
      </w:del>
      <w:r>
        <w:t xml:space="preserve">the flap</w:t>
      </w:r>
      <w:ins w:id="7827" w:author="Editor" w:date="2026-09-25T09:00:00Z">
        <w:r>
          <w:t xml:space="preserve">,</w:t>
        </w:r>
      </w:ins>
      <w:r>
        <w:t xml:space="preserve"> exposing</w:t>
      </w:r>
      <w:ins w:id="7828" w:author="Editor" w:date="2026-09-25T09:00:00Z">
        <w:r>
          <w:t xml:space="preserve"> a</w:t>
        </w:r>
      </w:ins>
      <w:r>
        <w:t xml:space="preserve"> few small buttons. He pressed the buttons</w:t>
      </w:r>
      <w:del w:id="7829" w:author="Editor" w:date="2026-09-25T09:00:00Z">
        <w:r>
          <w:delText xml:space="preserve"> a few times</w:delText>
        </w:r>
      </w:del>
      <w:r>
        <w:t xml:space="preserve"> in a pattern, and soon one of the floor tiles slid open</w:t>
      </w:r>
      <w:ins w:id="7830" w:author="Editor" w:date="2026-09-25T09:00:00Z">
        <w:r>
          <w:t xml:space="preserve">,</w:t>
        </w:r>
      </w:ins>
      <w:r>
        <w:t xml:space="preserve"> exposing a </w:t>
      </w:r>
      <w:del w:id="7831" w:author="Editor" w:date="2026-09-25T09:00:00Z">
        <w:r>
          <w:delText xml:space="preserve">set of staircases</w:delText>
        </w:r>
      </w:del>
      <w:ins w:id="7832" w:author="Editor" w:date="2026-09-25T09:00:00Z">
        <w:r>
          <w:t xml:space="preserve">staircase</w:t>
        </w:r>
      </w:ins>
      <w:r>
        <w:t xml:space="preserve">. The men </w:t>
      </w:r>
      <w:del w:id="7833" w:author="Editor" w:date="2026-09-25T09:00:00Z">
        <w:r>
          <w:delText xml:space="preserve">trod path with utmost care climbing</w:delText>
        </w:r>
      </w:del>
      <w:ins w:id="7834" w:author="Editor" w:date="2026-09-25T09:00:00Z">
        <w:r>
          <w:t xml:space="preserve">climbed</w:t>
        </w:r>
      </w:ins>
      <w:r>
        <w:t xml:space="preserve"> down the spiral stairs</w:t>
      </w:r>
      <w:ins w:id="7835" w:author="Editor" w:date="2026-09-25T09:00:00Z">
        <w:r>
          <w:t xml:space="preserve"> with utmost care</w:t>
        </w:r>
      </w:ins>
      <w:r>
        <w:t xml:space="preserve">. There was another switch right at the bottom of the steps. </w:t>
      </w:r>
      <w:del w:id="7836" w:author="Editor (Names)" w:date="2026-09-25T09:00:00Z">
        <w:r>
          <w:delText xml:space="preserve">Marty</w:delText>
        </w:r>
      </w:del>
      <w:ins w:id="7837" w:author="Editor (Names)" w:date="2026-09-25T09:00:00Z">
        <w:r>
          <w:t xml:space="preserve">Tiago</w:t>
        </w:r>
      </w:ins>
      <w:r>
        <w:t xml:space="preserve"> pushed the button, and the tile slid back to its original position.</w:t>
      </w:r>
    </w:p>
    <w:p w14:paraId="2DAE4F2E" w14:textId="77777777" w:rsidR="006304E1" w:rsidRPr="006304E1" w:rsidRDefault="006304E1" w:rsidP="006304E1">
      <w:r>
        <w:t xml:space="preserve">The place appeared to be in a different world. </w:t>
      </w:r>
      <w:del w:id="7838" w:author="Editor" w:date="2026-09-25T09:00:00Z">
        <w:r>
          <w:delText xml:space="preserve">There was a surreal difference between how the warehouse looked outside than its squawky counterpart. </w:delText>
        </w:r>
      </w:del>
      <w:r>
        <w:t xml:space="preserve">It was a spacious place with a modern </w:t>
      </w:r>
      <w:del w:id="7839" w:author="Editor" w:date="2026-09-25T09:00:00Z">
        <w:r>
          <w:delText xml:space="preserve">outlook</w:delText>
        </w:r>
      </w:del>
      <w:ins w:id="7840" w:author="Editor" w:date="2026-09-25T09:00:00Z">
        <w:r>
          <w:t xml:space="preserve">look</w:t>
        </w:r>
      </w:ins>
      <w:r>
        <w:t xml:space="preserve">. The ceiling of the basement was almost twelve feet </w:t>
      </w:r>
      <w:del w:id="7841" w:author="Editor" w:date="2026-09-25T09:00:00Z">
        <w:r>
          <w:delText xml:space="preserve">tall</w:delText>
        </w:r>
      </w:del>
      <w:ins w:id="7842" w:author="Editor" w:date="2026-09-25T09:00:00Z">
        <w:r>
          <w:t xml:space="preserve">high</w:t>
        </w:r>
      </w:ins>
      <w:r>
        <w:t xml:space="preserve">. There were plenty of </w:t>
      </w:r>
      <w:del w:id="7843" w:author="Editor" w:date="2026-09-25T09:00:00Z">
        <w:r>
          <w:delText xml:space="preserve">recess </w:delText>
        </w:r>
      </w:del>
      <w:r>
        <w:t xml:space="preserve">lights dropping from the </w:t>
      </w:r>
      <w:del w:id="7844" w:author="Editor" w:date="2026-09-25T09:00:00Z">
        <w:r>
          <w:delText xml:space="preserve">roof</w:delText>
        </w:r>
      </w:del>
      <w:ins w:id="7845" w:author="Editor" w:date="2026-09-25T09:00:00Z">
        <w:r>
          <w:t xml:space="preserve">ceiling</w:t>
        </w:r>
      </w:ins>
      <w:r>
        <w:t xml:space="preserve"> in S-shaped structures, illuminating the place in pale yellow brilliance. The wide entrance was neatly covered with brown leather </w:t>
      </w:r>
      <w:del w:id="7846" w:author="Editor" w:date="2026-09-25T09:00:00Z">
        <w:r>
          <w:delText xml:space="preserve">cushioned sofa</w:delText>
        </w:r>
      </w:del>
      <w:ins w:id="7847" w:author="Editor" w:date="2026-09-25T09:00:00Z">
        <w:r>
          <w:t xml:space="preserve">sofas</w:t>
        </w:r>
      </w:ins>
      <w:r>
        <w:t xml:space="preserve">, and a coffee table graced the </w:t>
      </w:r>
      <w:del w:id="7848" w:author="Editor (Spelling)" w:date="2026-09-25T09:00:00Z">
        <w:r>
          <w:delText xml:space="preserve">center</w:delText>
        </w:r>
      </w:del>
      <w:ins w:id="7849" w:author="Editor (Spelling)" w:date="2026-09-25T09:00:00Z">
        <w:r>
          <w:t xml:space="preserve">centre</w:t>
        </w:r>
      </w:ins>
      <w:del w:id="7850" w:author="Editor" w:date="2026-09-25T09:00:00Z">
        <w:r>
          <w:delText xml:space="preserve"> place</w:delText>
        </w:r>
      </w:del>
      <w:r>
        <w:t xml:space="preserve"> with a wide collection of journals and magazines. The walls were </w:t>
      </w:r>
      <w:del w:id="7851" w:author="Editor (Spelling)" w:date="2026-09-25T09:00:00Z">
        <w:r>
          <w:delText xml:space="preserve">colored</w:delText>
        </w:r>
      </w:del>
      <w:ins w:id="7852" w:author="Editor (Spelling)" w:date="2026-09-25T09:00:00Z">
        <w:r>
          <w:t xml:space="preserve">coloured</w:t>
        </w:r>
      </w:ins>
      <w:r>
        <w:t xml:space="preserve"> </w:t>
      </w:r>
      <w:del w:id="7853" w:author="Editor" w:date="2026-09-25T09:00:00Z">
        <w:r>
          <w:delText xml:space="preserve">with a bold shade of</w:delText>
        </w:r>
      </w:del>
      <w:ins w:id="7854" w:author="Editor" w:date="2026-09-25T09:00:00Z">
        <w:r>
          <w:t xml:space="preserve">a</w:t>
        </w:r>
      </w:ins>
      <w:r>
        <w:t xml:space="preserve"> light yellow, sporting some </w:t>
      </w:r>
      <w:del w:id="7855" w:author="Editor" w:date="2026-09-25T09:00:00Z">
        <w:r>
          <w:delText xml:space="preserve">of the </w:delText>
        </w:r>
      </w:del>
      <w:r>
        <w:t xml:space="preserve">modern-day paintings. </w:t>
      </w:r>
      <w:del w:id="7856" w:author="Editor" w:date="2026-09-25T09:00:00Z">
        <w:r>
          <w:delText xml:space="preserve">Towards</w:delText>
        </w:r>
      </w:del>
      <w:ins w:id="7857" w:author="Editor" w:date="2026-09-25T09:00:00Z">
        <w:r>
          <w:t xml:space="preserve">To</w:t>
        </w:r>
      </w:ins>
      <w:r>
        <w:t xml:space="preserve"> the left of the staircase was a transparent glass door, which </w:t>
      </w:r>
      <w:del w:id="7858" w:author="Editor" w:date="2026-09-25T09:00:00Z">
        <w:r>
          <w:delText xml:space="preserve">was guarding</w:delText>
        </w:r>
      </w:del>
      <w:ins w:id="7859" w:author="Editor" w:date="2026-09-25T09:00:00Z">
        <w:r>
          <w:t xml:space="preserve">guarded a</w:t>
        </w:r>
      </w:ins>
      <w:r>
        <w:t xml:space="preserve"> few closed</w:t>
      </w:r>
      <w:del w:id="7860" w:author="Editor" w:date="2026-09-25T09:00:00Z">
        <w:r>
          <w:delText xml:space="preserve">-door</w:delText>
        </w:r>
      </w:del>
      <w:r>
        <w:t xml:space="preserve"> rooms. And on the right, there was an oval</w:t>
      </w:r>
      <w:del w:id="7861" w:author="Editor" w:date="2026-09-25T09:00:00Z">
        <w:r>
          <w:delText xml:space="preserve"> </w:delText>
        </w:r>
      </w:del>
      <w:ins w:id="7862" w:author="Editor" w:date="2026-09-25T09:00:00Z">
        <w:r>
          <w:t xml:space="preserve">-</w:t>
        </w:r>
      </w:ins>
      <w:r>
        <w:t xml:space="preserve">shaped conference room with opaque glass </w:t>
      </w:r>
      <w:del w:id="7863" w:author="Editor" w:date="2026-09-25T09:00:00Z">
        <w:r>
          <w:delText xml:space="preserve">surroundings</w:delText>
        </w:r>
      </w:del>
      <w:ins w:id="7864" w:author="Editor" w:date="2026-09-25T09:00:00Z">
        <w:r>
          <w:t xml:space="preserve">walls</w:t>
        </w:r>
      </w:ins>
      <w:r>
        <w:t xml:space="preserve">. </w:t>
      </w:r>
      <w:del w:id="7865" w:author="Editor (Names)" w:date="2026-09-25T09:00:00Z">
        <w:r>
          <w:delText xml:space="preserve">Marty</w:delText>
        </w:r>
      </w:del>
      <w:ins w:id="7866" w:author="Editor (Names)" w:date="2026-09-25T09:00:00Z">
        <w:r>
          <w:t xml:space="preserve">Tiago</w:t>
        </w:r>
      </w:ins>
      <w:r>
        <w:t xml:space="preserve"> tapped</w:t>
      </w:r>
      <w:ins w:id="7867" w:author="Editor" w:date="2026-09-25T09:00:00Z">
        <w:r>
          <w:t xml:space="preserve"> a</w:t>
        </w:r>
      </w:ins>
      <w:r>
        <w:t xml:space="preserve"> few buttons on a keypad</w:t>
      </w:r>
      <w:del w:id="7868" w:author="Editor" w:date="2026-09-25T09:00:00Z">
        <w:r>
          <w:delText xml:space="preserve">,</w:delText>
        </w:r>
      </w:del>
      <w:r>
        <w:t xml:space="preserve"> located right outside the conference room</w:t>
      </w:r>
      <w:ins w:id="7869" w:author="Editor" w:date="2026-09-25T09:00:00Z">
        <w:r>
          <w:t xml:space="preserve">,</w:t>
        </w:r>
      </w:ins>
      <w:r>
        <w:t xml:space="preserve"> and the door opened with a click</w:t>
      </w:r>
      <w:del w:id="7870" w:author="Editor" w:date="2026-09-25T09:00:00Z">
        <w:r>
          <w:delText xml:space="preserve"> sound</w:delText>
        </w:r>
      </w:del>
      <w:r>
        <w:t xml:space="preserve">. All of them </w:t>
      </w:r>
      <w:del w:id="7871" w:author="Editor" w:date="2026-09-25T09:00:00Z">
        <w:r>
          <w:delText xml:space="preserve">were in</w:delText>
        </w:r>
      </w:del>
      <w:ins w:id="7872" w:author="Editor" w:date="2026-09-25T09:00:00Z">
        <w:r>
          <w:t xml:space="preserve">entered</w:t>
        </w:r>
      </w:ins>
      <w:r>
        <w:t xml:space="preserve"> the room. </w:t>
      </w:r>
      <w:del w:id="7873" w:author="Editor (Names)" w:date="2026-09-25T09:00:00Z">
        <w:r>
          <w:delText xml:space="preserve">Francis</w:delText>
        </w:r>
      </w:del>
      <w:ins w:id="7874" w:author="Editor (Names)" w:date="2026-09-25T09:00:00Z">
        <w:r>
          <w:t xml:space="preserve">Francisco</w:t>
        </w:r>
      </w:ins>
      <w:r>
        <w:t xml:space="preserve"> and Damian were standing </w:t>
      </w:r>
      <w:del w:id="7875" w:author="Editor" w:date="2026-09-25T09:00:00Z">
        <w:r>
          <w:delText xml:space="preserve">at</w:delText>
        </w:r>
      </w:del>
      <w:ins w:id="7876" w:author="Editor" w:date="2026-09-25T09:00:00Z">
        <w:r>
          <w:t xml:space="preserve">in</w:t>
        </w:r>
      </w:ins>
      <w:r>
        <w:t xml:space="preserve"> the corner, and Benedikt was pacing across the room.</w:t>
      </w:r>
    </w:p>
    <w:p w14:paraId="13205395" w14:textId="77777777" w:rsidR="006304E1" w:rsidRPr="006304E1" w:rsidRDefault="006304E1" w:rsidP="006304E1">
      <w:del w:id="7877" w:author="Editor" w:date="2026-09-25T09:00:00Z">
        <w:r>
          <w:delText xml:space="preserve">Benedikt</w:delText>
        </w:r>
      </w:del>
      <w:ins w:id="7878" w:author="Editor" w:date="2026-09-25T09:00:00Z">
        <w:r>
          <w:t xml:space="preserve">Benedikt’s</w:t>
        </w:r>
      </w:ins>
      <w:r>
        <w:t xml:space="preserve"> face lit</w:t>
      </w:r>
      <w:ins w:id="7879" w:author="Editor" w:date="2026-09-25T09:00:00Z">
        <w:r>
          <w:t xml:space="preserve"> up</w:t>
        </w:r>
      </w:ins>
      <w:r>
        <w:t xml:space="preserve"> for a moment, but soon it </w:t>
      </w:r>
      <w:del w:id="7880" w:author="Editor" w:date="2026-09-25T09:00:00Z">
        <w:r>
          <w:delText xml:space="preserve">got arrested with a</w:delText>
        </w:r>
      </w:del>
      <w:ins w:id="7881" w:author="Editor" w:date="2026-09-25T09:00:00Z">
        <w:r>
          <w:t xml:space="preserve">showed</w:t>
        </w:r>
      </w:ins>
      <w:r>
        <w:t xml:space="preserve"> deep concern. His heart was pulsating with such </w:t>
      </w:r>
      <w:del w:id="7882" w:author="Editor (Spelling)" w:date="2026-09-25T09:00:00Z">
        <w:r>
          <w:delText xml:space="preserve">vigor</w:delText>
        </w:r>
      </w:del>
      <w:ins w:id="7883" w:author="Editor (Spelling)" w:date="2026-09-25T09:00:00Z">
        <w:r>
          <w:t xml:space="preserve">vigour</w:t>
        </w:r>
      </w:ins>
      <w:r>
        <w:t xml:space="preserve"> that he could hear it</w:t>
      </w:r>
      <w:del w:id="7884" w:author="Editor" w:date="2026-09-25T09:00:00Z">
        <w:r>
          <w:delText xml:space="preserve"> oscillating between his chest and the back of his spine</w:delText>
        </w:r>
      </w:del>
      <w:r>
        <w:t xml:space="preserve">. A thousand emotions crossed his face. He was </w:t>
      </w:r>
      <w:del w:id="7885" w:author="Editor" w:date="2026-09-25T09:00:00Z">
        <w:r>
          <w:delText xml:space="preserve">pulled</w:delText>
        </w:r>
      </w:del>
      <w:ins w:id="7886" w:author="Editor" w:date="2026-09-25T09:00:00Z">
        <w:r>
          <w:t xml:space="preserve">torn</w:t>
        </w:r>
      </w:ins>
      <w:r>
        <w:t xml:space="preserve"> between the excitement of seeing her and </w:t>
      </w:r>
      <w:del w:id="7887" w:author="Editor" w:date="2026-09-25T09:00:00Z">
        <w:r>
          <w:delText xml:space="preserve">the</w:delText>
        </w:r>
      </w:del>
      <w:ins w:id="7888" w:author="Editor" w:date="2026-09-25T09:00:00Z">
        <w:r>
          <w:t xml:space="preserve">his</w:t>
        </w:r>
      </w:ins>
      <w:r>
        <w:t xml:space="preserve"> wrath </w:t>
      </w:r>
      <w:del w:id="7889" w:author="Editor" w:date="2026-09-25T09:00:00Z">
        <w:r>
          <w:delText xml:space="preserve">of watching</w:delText>
        </w:r>
      </w:del>
      <w:ins w:id="7890" w:author="Editor" w:date="2026-09-25T09:00:00Z">
        <w:r>
          <w:t xml:space="preserve">at finding</w:t>
        </w:r>
      </w:ins>
      <w:r>
        <w:t xml:space="preserve"> her in such a </w:t>
      </w:r>
      <w:del w:id="7891" w:author="Editor (Spelling)" w:date="2026-09-25T09:00:00Z">
        <w:r>
          <w:delText xml:space="preserve">disheveled</w:delText>
        </w:r>
      </w:del>
      <w:ins w:id="7892" w:author="Editor (Spelling)" w:date="2026-09-25T09:00:00Z">
        <w:r>
          <w:t xml:space="preserve">dishevelled</w:t>
        </w:r>
      </w:ins>
      <w:r>
        <w:t xml:space="preserve"> state.</w:t>
      </w:r>
    </w:p>
    <w:p w14:paraId="5A3333A0" w14:textId="77777777" w:rsidR="006304E1" w:rsidRPr="006304E1" w:rsidRDefault="006304E1" w:rsidP="006304E1">
      <w:r>
        <w:t xml:space="preserve">“What happened to her?” he screamed</w:t>
      </w:r>
      <w:del w:id="7893" w:author="Editor" w:date="2026-09-25T09:00:00Z">
        <w:r>
          <w:delText xml:space="preserve"> demanding an answer</w:delText>
        </w:r>
      </w:del>
      <w:r>
        <w:t xml:space="preserve">.</w:t>
      </w:r>
    </w:p>
    <w:p w14:paraId="79505950" w14:textId="77777777" w:rsidR="006304E1" w:rsidRPr="006304E1" w:rsidRDefault="006304E1" w:rsidP="006304E1">
      <w:del w:id="7894" w:author="Editor (Names)" w:date="2026-09-25T09:00:00Z">
        <w:r>
          <w:delText xml:space="preserve">Marty</w:delText>
        </w:r>
      </w:del>
      <w:ins w:id="7895" w:author="Editor (Names)" w:date="2026-09-25T09:00:00Z">
        <w:r>
          <w:t xml:space="preserve">Tiago</w:t>
        </w:r>
      </w:ins>
      <w:ins w:id="7896" w:author="Editor" w:date="2026-09-25T09:00:00Z">
        <w:r>
          <w:t xml:space="preserve">,</w:t>
        </w:r>
      </w:ins>
      <w:r>
        <w:t xml:space="preserve"> without mincing any words</w:t>
      </w:r>
      <w:del w:id="7897" w:author="Editor" w:date="2026-09-25T09:00:00Z">
        <w:r>
          <w:delText xml:space="preserve"> stated in an obligatory tone</w:delText>
        </w:r>
      </w:del>
      <w:ins w:id="7898" w:author="Editor" w:date="2026-09-25T09:00:00Z">
        <w:r>
          <w:t xml:space="preserve">, said</w:t>
        </w:r>
      </w:ins>
      <w:r>
        <w:t xml:space="preserve">, “I shot her </w:t>
      </w:r>
      <w:del w:id="7899" w:author="Editor" w:date="2026-09-25T09:00:00Z">
        <w:r>
          <w:delText xml:space="preserve">on</w:delText>
        </w:r>
      </w:del>
      <w:ins w:id="7900" w:author="Editor" w:date="2026-09-25T09:00:00Z">
        <w:r>
          <w:t xml:space="preserve">in</w:t>
        </w:r>
      </w:ins>
      <w:r>
        <w:t xml:space="preserve"> the leg. I didn’t have any option. Otherwise, she would have run away.</w:t>
      </w:r>
      <w:del w:id="7901" w:author="Editor (Typography)" w:date="2026-09-25T09:00:00Z">
        <w:r>
          <w:delText xml:space="preserve">"</w:delText>
        </w:r>
      </w:del>
      <w:ins w:id="7902" w:author="Editor (Typography)" w:date="2026-09-25T09:00:00Z">
        <w:r>
          <w:t xml:space="preserve">”</w:t>
        </w:r>
      </w:ins>
    </w:p>
    <w:p w14:paraId="1A7F4A40" w14:textId="433B861E" w:rsidR="006304E1" w:rsidRPr="006304E1" w:rsidRDefault="006304E1" w:rsidP="006304E1">
      <w:r>
        <w:t xml:space="preserve">Benedikt’s rage had no boundaries. His face turned red and his eyes fumed with anger. “I told you not to hurt the girl at any cost. Not at any cost!” He took his gun out and almost </w:t>
      </w:r>
      <w:del w:id="7903" w:author="Editor" w:date="2026-09-25T09:00:00Z">
        <w:r>
          <w:delText xml:space="preserve">decided to pull</w:delText>
        </w:r>
      </w:del>
      <w:ins w:id="7904" w:author="Editor" w:date="2026-09-25T09:00:00Z">
        <w:r>
          <w:t xml:space="preserve">pulled</w:t>
        </w:r>
      </w:ins>
      <w:r>
        <w:t xml:space="preserve"> the trigger but managed to </w:t>
      </w:r>
      <w:del w:id="7905" w:author="Editor" w:date="2026-09-25T09:00:00Z">
        <w:r>
          <w:delText xml:space="preserve">abstain</w:delText>
        </w:r>
      </w:del>
      <w:ins w:id="7906" w:author="Editor" w:date="2026-09-25T09:00:00Z">
        <w:r>
          <w:t xml:space="preserve">refrain</w:t>
        </w:r>
      </w:ins>
      <w:r>
        <w:t xml:space="preserve">. The best</w:t>
      </w:r>
      <w:ins w:id="7907" w:author="Editor" w:date="2026-09-25T09:00:00Z">
        <w:r>
          <w:t xml:space="preserve"> the</w:t>
        </w:r>
      </w:ins>
      <w:r>
        <w:t xml:space="preserve"> others could do was to keep any conversation to a bare minimum.</w:t>
      </w:r>
    </w:p>
    <w:p w14:paraId="20503A37" w14:textId="77777777" w:rsidR="006304E1" w:rsidRPr="006304E1" w:rsidRDefault="006304E1" w:rsidP="006304E1">
      <w:r>
        <w:t xml:space="preserve">Benedikt knew Sanchez needed medical attention. He dashed with all his might to be near her. He had spent the last few days in </w:t>
      </w:r>
      <w:del w:id="7908" w:author="Editor" w:date="2026-09-25T09:00:00Z">
        <w:r>
          <w:delText xml:space="preserve">desirousness, with an </w:delText>
        </w:r>
      </w:del>
      <w:r>
        <w:t xml:space="preserve">unbearable longing</w:t>
      </w:r>
      <w:del w:id="7909" w:author="Editor" w:date="2026-09-25T09:00:00Z">
        <w:r>
          <w:delText xml:space="preserve"> and embracing an unfathomable quest</w:delText>
        </w:r>
      </w:del>
      <w:r>
        <w:t xml:space="preserve">. He had spent hours brooding, playing </w:t>
      </w:r>
      <w:del w:id="7910" w:author="Editor" w:date="2026-09-25T09:00:00Z">
        <w:r>
          <w:delText xml:space="preserve">the moment on the head</w:delText>
        </w:r>
      </w:del>
      <w:ins w:id="7911" w:author="Editor" w:date="2026-09-25T09:00:00Z">
        <w:r>
          <w:t xml:space="preserve">in his mind the</w:t>
        </w:r>
      </w:ins>
      <w:r>
        <w:t xml:space="preserve"> things he would do when he </w:t>
      </w:r>
      <w:del w:id="7912" w:author="Editor" w:date="2026-09-25T09:00:00Z">
        <w:r>
          <w:delText xml:space="preserve">would meet</w:delText>
        </w:r>
      </w:del>
      <w:ins w:id="7913" w:author="Editor" w:date="2026-09-25T09:00:00Z">
        <w:r>
          <w:t xml:space="preserve">met</w:t>
        </w:r>
      </w:ins>
      <w:r>
        <w:t xml:space="preserve"> her. But </w:t>
      </w:r>
      <w:del w:id="7914" w:author="Editor" w:date="2026-09-25T09:00:00Z">
        <w:r>
          <w:delText xml:space="preserve">the </w:delText>
        </w:r>
      </w:del>
      <w:r>
        <w:t xml:space="preserve">fate had brought</w:t>
      </w:r>
      <w:ins w:id="7915" w:author="Editor" w:date="2026-09-25T09:00:00Z">
        <w:r>
          <w:t xml:space="preserve"> him</w:t>
        </w:r>
      </w:ins>
      <w:r>
        <w:t xml:space="preserve"> close to her in the most infelicitous manner he could have ever imagined.</w:t>
      </w:r>
    </w:p>
    <w:p w14:paraId="40D615F7" w14:textId="77777777" w:rsidR="006304E1" w:rsidRPr="006304E1" w:rsidRDefault="006304E1" w:rsidP="006304E1">
      <w:r>
        <w:t xml:space="preserve">He gently held her unconscious body in his </w:t>
      </w:r>
      <w:del w:id="7916" w:author="Editor" w:date="2026-09-25T09:00:00Z">
        <w:r>
          <w:delText xml:space="preserve">arm</w:delText>
        </w:r>
      </w:del>
      <w:ins w:id="7917" w:author="Editor" w:date="2026-09-25T09:00:00Z">
        <w:r>
          <w:t xml:space="preserve">arms</w:t>
        </w:r>
      </w:ins>
      <w:r>
        <w:t xml:space="preserve">. The spiral locks of her disarrayed tresses were all over her face. With one hand still holding her, he put the hair aside to make her face visible. The touch of her soft cold skin sent shivers through his spine. Her face hardly showed the signs of the ordeal she </w:t>
      </w:r>
      <w:del w:id="7918" w:author="Editor" w:date="2026-09-25T09:00:00Z">
        <w:r>
          <w:delText xml:space="preserve">went</w:delText>
        </w:r>
      </w:del>
      <w:ins w:id="7919" w:author="Editor" w:date="2026-09-25T09:00:00Z">
        <w:r>
          <w:t xml:space="preserve">had been</w:t>
        </w:r>
      </w:ins>
      <w:r>
        <w:t xml:space="preserve"> through. The serenity she was exuding made him nervous. He craved to heal her with his touch, wanted her to regain </w:t>
      </w:r>
      <w:ins w:id="7920" w:author="Editor" w:date="2026-09-25T09:00:00Z">
        <w:r>
          <w:t xml:space="preserve">her </w:t>
        </w:r>
      </w:ins>
      <w:r>
        <w:t xml:space="preserve">senses, and hoped to </w:t>
      </w:r>
      <w:del w:id="7921" w:author="Editor" w:date="2026-09-25T09:00:00Z">
        <w:r>
          <w:delText xml:space="preserve">express through his libretto</w:delText>
        </w:r>
      </w:del>
      <w:ins w:id="7922" w:author="Editor" w:date="2026-09-25T09:00:00Z">
        <w:r>
          <w:t xml:space="preserve">tell her</w:t>
        </w:r>
      </w:ins>
      <w:r>
        <w:t xml:space="preserve"> how much he was yearning for her.</w:t>
      </w:r>
    </w:p>
    <w:p w14:paraId="17FDA65F" w14:textId="48C48FBF" w:rsidR="00E60FF3" w:rsidRDefault="006304E1" w:rsidP="006304E1">
      <w:commentRangeStart w:id="218"/>
      <w:r>
        <w:t xml:space="preserve">Instead, all he could manage was to keep looking at her in silence</w:t>
      </w:r>
      <w:del w:id="7923" w:author="Editor" w:date="2026-09-25T09:00:00Z">
        <w:r>
          <w:delText xml:space="preserve"> with many shades of hues hidden deep within his blue eyes</w:delText>
        </w:r>
      </w:del>
      <w:r>
        <w:t xml:space="preserve">.</w:t>
      </w:r>
      <w:r>
        <w:br w:type="page"/>
      </w:r>
      <w:commentRangeEnd w:id="218"/>
      <w:r>
        <w:commentReference w:id="218"/>
      </w:r>
    </w:p>
    <w:p w14:paraId="1F7CF1AE" w14:textId="42141886" w:rsidR="008E2444" w:rsidRPr="00E60FF3" w:rsidRDefault="008E2444" w:rsidP="00F56514">
      <w:pPr>
        <w:outlineLvl w:val="0"/>
        <w:rPr>
          <w:b/>
        </w:rPr>
      </w:pPr>
      <w:r>
        <w:rPr>
          <w:b/>
        </w:rPr>
        <w:lastRenderedPageBreak/>
        <w:t>Chapter 43</w:t>
      </w:r>
    </w:p>
    <w:p w14:paraId="03534E53" w14:textId="77777777" w:rsidR="008E2444" w:rsidRPr="00E60FF3" w:rsidRDefault="008E2444" w:rsidP="008E2444">
      <w:pPr>
        <w:rPr>
          <w:b/>
        </w:rPr>
      </w:pPr>
      <w:r>
        <w:rPr>
          <w:b/>
        </w:rPr>
        <w:t>6:05 PM 18th April 2014, Nazaré, Portugal</w:t>
      </w:r>
    </w:p>
    <w:p w14:paraId="0E9F13D3" w14:textId="77777777" w:rsidR="00D66925" w:rsidRPr="00D66925" w:rsidRDefault="00D66925" w:rsidP="00D66925">
      <w:r>
        <w:t xml:space="preserve">Maxwell </w:t>
      </w:r>
      <w:del w:id="7924" w:author="Editor" w:date="2026-09-25T09:00:00Z">
        <w:r>
          <w:delText xml:space="preserve">cramped</w:delText>
        </w:r>
      </w:del>
      <w:ins w:id="7925" w:author="Editor" w:date="2026-09-25T09:00:00Z">
        <w:r>
          <w:t xml:space="preserve">squeezed</w:t>
        </w:r>
      </w:ins>
      <w:r>
        <w:t xml:space="preserve"> the car </w:t>
      </w:r>
      <w:del w:id="7926" w:author="Editor" w:date="2026-09-25T09:00:00Z">
        <w:r>
          <w:delText xml:space="preserve">in</w:delText>
        </w:r>
      </w:del>
      <w:ins w:id="7927" w:author="Editor" w:date="2026-09-25T09:00:00Z">
        <w:r>
          <w:t xml:space="preserve">into</w:t>
        </w:r>
      </w:ins>
      <w:r>
        <w:t xml:space="preserve"> the narrow driveway of Adriana’s house. He </w:t>
      </w:r>
      <w:del w:id="7928" w:author="Editor" w:date="2026-09-25T09:00:00Z">
        <w:r>
          <w:delText xml:space="preserve">sprung</w:delText>
        </w:r>
      </w:del>
      <w:ins w:id="7929" w:author="Editor" w:date="2026-09-25T09:00:00Z">
        <w:r>
          <w:t xml:space="preserve">flung</w:t>
        </w:r>
      </w:ins>
      <w:r>
        <w:t xml:space="preserve"> open the door and rushed towards the main entrance. The house looked deserted with no sign of any soul.  The surroundings </w:t>
      </w:r>
      <w:del w:id="7930" w:author="Editor" w:date="2026-09-25T09:00:00Z">
        <w:r>
          <w:delText xml:space="preserve">complimented</w:delText>
        </w:r>
      </w:del>
      <w:ins w:id="7931" w:author="Editor" w:date="2026-09-25T09:00:00Z">
        <w:r>
          <w:t xml:space="preserve">complemented</w:t>
        </w:r>
      </w:ins>
      <w:r>
        <w:t xml:space="preserve"> the derelict house, welcoming him in a most undesirable manner.</w:t>
      </w:r>
    </w:p>
    <w:p w14:paraId="07C83430" w14:textId="77777777" w:rsidR="00D66925" w:rsidRPr="00D66925" w:rsidRDefault="00D66925" w:rsidP="00D66925">
      <w:r>
        <w:t>Stephen shouted from the back, “This way!”</w:t>
      </w:r>
    </w:p>
    <w:p w14:paraId="2686C133" w14:textId="77777777" w:rsidR="00D66925" w:rsidRPr="00D66925" w:rsidRDefault="00D66925" w:rsidP="00D66925">
      <w:r>
        <w:t xml:space="preserve">Maxwell turned around and traced his way back to the sidewalk. There was blood all over the place and a long stretch of </w:t>
      </w:r>
      <w:del w:id="7932" w:author="Editor" w:date="2026-09-25T09:00:00Z">
        <w:r>
          <w:delText xml:space="preserve">reddish </w:delText>
        </w:r>
      </w:del>
      <w:r>
        <w:t xml:space="preserve">dark gore across the driveway. He could make out that Sanchez </w:t>
      </w:r>
      <w:del w:id="7933" w:author="Editor" w:date="2026-09-25T09:00:00Z">
        <w:r>
          <w:delText xml:space="preserve">got</w:delText>
        </w:r>
      </w:del>
      <w:ins w:id="7934" w:author="Editor" w:date="2026-09-25T09:00:00Z">
        <w:r>
          <w:t xml:space="preserve">had been</w:t>
        </w:r>
      </w:ins>
      <w:r>
        <w:t xml:space="preserve"> dragged. The smear of blotchy brownish spots indicated her resistance </w:t>
      </w:r>
      <w:del w:id="7935" w:author="Editor" w:date="2026-09-25T09:00:00Z">
        <w:r>
          <w:delText xml:space="preserve">while</w:delText>
        </w:r>
      </w:del>
      <w:ins w:id="7936" w:author="Editor" w:date="2026-09-25T09:00:00Z">
        <w:r>
          <w:t xml:space="preserve">as</w:t>
        </w:r>
      </w:ins>
      <w:r>
        <w:t xml:space="preserve"> she was hauled. </w:t>
      </w:r>
      <w:del w:id="7937" w:author="Editor" w:date="2026-09-25T09:00:00Z">
        <w:r>
          <w:delText xml:space="preserve">he</w:delText>
        </w:r>
      </w:del>
      <w:ins w:id="7938" w:author="Editor" w:date="2026-09-25T09:00:00Z">
        <w:r>
          <w:t xml:space="preserve">He</w:t>
        </w:r>
      </w:ins>
      <w:r>
        <w:t xml:space="preserve"> knew he had to act fast, but he had no clue what to do. He held Stephen by his shoulders and demanded</w:t>
      </w:r>
      <w:del w:id="7939" w:author="Editor" w:date="2026-09-25T09:00:00Z">
        <w:r>
          <w:delText xml:space="preserve"> with a frustrating tone</w:delText>
        </w:r>
      </w:del>
      <w:r>
        <w:t xml:space="preserve">, “Now listen to me carefully. Tell me everything. What happened here? Every second is precious</w:t>
      </w:r>
      <w:ins w:id="7940" w:author="Editor" w:date="2026-09-25T09:00:00Z">
        <w:r>
          <w:t xml:space="preserve">,</w:t>
        </w:r>
      </w:ins>
      <w:r>
        <w:t xml:space="preserve"> so be brief and exact.</w:t>
      </w:r>
      <w:del w:id="7941" w:author="Editor (Typography)" w:date="2026-09-25T09:00:00Z">
        <w:r>
          <w:delText xml:space="preserve">"</w:delText>
        </w:r>
      </w:del>
      <w:ins w:id="7942" w:author="Editor (Typography)" w:date="2026-09-25T09:00:00Z">
        <w:r>
          <w:t xml:space="preserve">”</w:t>
        </w:r>
      </w:ins>
    </w:p>
    <w:p w14:paraId="1AAE7801" w14:textId="77777777" w:rsidR="00D66925" w:rsidRPr="00D66925" w:rsidRDefault="00D66925" w:rsidP="00D66925">
      <w:commentRangeStart w:id="219"/>
      <w:r>
        <w:t xml:space="preserve">Stephen rubbed his eyes to get a clearer vision and told the entire episode in an </w:t>
      </w:r>
      <w:del w:id="7943" w:author="Editor" w:date="2026-09-25T09:00:00Z">
        <w:r>
          <w:delText xml:space="preserve">embarrassing</w:delText>
        </w:r>
      </w:del>
      <w:ins w:id="7944" w:author="Editor" w:date="2026-09-25T09:00:00Z">
        <w:r>
          <w:t xml:space="preserve">embarrassed</w:t>
        </w:r>
      </w:ins>
      <w:r>
        <w:t xml:space="preserve"> tone. He concluded with a shaking voice, “The man who shot her was standing there</w:t>
      </w:r>
      <w:del w:id="7945" w:author="Editor" w:date="2026-09-25T09:00:00Z">
        <w:r>
          <w:delText xml:space="preserve">” he showed with his finger pointing</w:delText>
        </w:r>
      </w:del>
      <w:ins w:id="7946" w:author="Editor" w:date="2026-09-25T09:00:00Z">
        <w:r>
          <w:t xml:space="preserve">.” He pointed</w:t>
        </w:r>
      </w:ins>
      <w:r>
        <w:t xml:space="preserve"> towards the narrow pathway, which opened to the paddy fields. He regained a spark in his trailing voice, as if remembering something important, and </w:t>
      </w:r>
      <w:del w:id="7947" w:author="Editor" w:date="2026-09-25T09:00:00Z">
        <w:r>
          <w:delText xml:space="preserve">uttered with urgency, “They</w:delText>
        </w:r>
      </w:del>
      <w:ins w:id="7948" w:author="Editor" w:date="2026-09-25T09:00:00Z">
        <w:r>
          <w:t xml:space="preserve">continued, “There</w:t>
        </w:r>
      </w:ins>
      <w:r>
        <w:t xml:space="preserve"> were four of them, but when I </w:t>
      </w:r>
      <w:del w:id="7949" w:author="Editor" w:date="2026-09-25T09:00:00Z">
        <w:r>
          <w:delText xml:space="preserve">fleeted, from the rear-view mirror</w:delText>
        </w:r>
      </w:del>
      <w:ins w:id="7950" w:author="Editor" w:date="2026-09-25T09:00:00Z">
        <w:r>
          <w:t xml:space="preserve">fled,</w:t>
        </w:r>
      </w:ins>
      <w:r>
        <w:t xml:space="preserve"> I could only see three</w:t>
      </w:r>
      <w:ins w:id="7951" w:author="Editor" w:date="2026-09-25T09:00:00Z">
        <w:r>
          <w:t xml:space="preserve"> in the rear-view mirror</w:t>
        </w:r>
      </w:ins>
      <w:r>
        <w:t xml:space="preserve">. One of them must </w:t>
      </w:r>
      <w:del w:id="7952" w:author="Editor" w:date="2026-09-25T09:00:00Z">
        <w:r>
          <w:delText xml:space="preserve">be still</w:delText>
        </w:r>
      </w:del>
      <w:ins w:id="7953" w:author="Editor" w:date="2026-09-25T09:00:00Z">
        <w:r>
          <w:t xml:space="preserve">still be</w:t>
        </w:r>
      </w:ins>
      <w:r>
        <w:t xml:space="preserve"> there in the fields!” Without wasting any time</w:t>
      </w:r>
      <w:ins w:id="7954" w:author="Editor" w:date="2026-09-25T09:00:00Z">
        <w:r>
          <w:t xml:space="preserve">,</w:t>
        </w:r>
      </w:ins>
      <w:r>
        <w:t xml:space="preserve"> Stephen led the way towards the open area where he and Sanchez had confronted the goons not too long ago. Maxwell followed him. As he went past the backyard</w:t>
      </w:r>
      <w:ins w:id="7955" w:author="Editor" w:date="2026-09-25T09:00:00Z">
        <w:r>
          <w:t xml:space="preserve">,</w:t>
        </w:r>
      </w:ins>
      <w:r>
        <w:t xml:space="preserve"> he saw his police officer friend lying in a pool of blood.</w:t>
      </w:r>
      <w:commentRangeEnd w:id="219"/>
      <w:r>
        <w:commentReference w:id="219"/>
      </w:r>
    </w:p>
    <w:p w14:paraId="323E73DD" w14:textId="77777777" w:rsidR="00D66925" w:rsidRPr="00D66925" w:rsidRDefault="00D66925" w:rsidP="00D66925">
      <w:r>
        <w:t xml:space="preserve">Against his wish, Maxwell ignored his friend, for he wanted to catch hold of the goon first, </w:t>
      </w:r>
      <w:del w:id="7956" w:author="Editor" w:date="2026-09-25T09:00:00Z">
        <w:r>
          <w:delText xml:space="preserve">provided</w:delText>
        </w:r>
      </w:del>
      <w:ins w:id="7957" w:author="Editor" w:date="2026-09-25T09:00:00Z">
        <w:r>
          <w:t xml:space="preserve">if</w:t>
        </w:r>
      </w:ins>
      <w:r>
        <w:t xml:space="preserve"> he was still around. </w:t>
      </w:r>
      <w:del w:id="7958" w:author="Editor (Names)" w:date="2026-09-25T09:00:00Z">
        <w:r>
          <w:delText xml:space="preserve">William</w:delText>
        </w:r>
      </w:del>
      <w:ins w:id="7959" w:author="Editor (Names)" w:date="2026-09-25T09:00:00Z">
        <w:r>
          <w:t xml:space="preserve">Nuno</w:t>
        </w:r>
      </w:ins>
      <w:r>
        <w:t xml:space="preserve">, the last man whom Sanchez </w:t>
      </w:r>
      <w:ins w:id="7960" w:author="Editor" w:date="2026-09-25T09:00:00Z">
        <w:r>
          <w:t xml:space="preserve">had </w:t>
        </w:r>
      </w:ins>
      <w:r>
        <w:t xml:space="preserve">knocked </w:t>
      </w:r>
      <w:del w:id="7961" w:author="Editor" w:date="2026-09-25T09:00:00Z">
        <w:r>
          <w:delText xml:space="preserve">off</w:delText>
        </w:r>
      </w:del>
      <w:ins w:id="7962" w:author="Editor" w:date="2026-09-25T09:00:00Z">
        <w:r>
          <w:t xml:space="preserve">out</w:t>
        </w:r>
      </w:ins>
      <w:r>
        <w:t xml:space="preserve">, was still there, lying flat </w:t>
      </w:r>
      <w:del w:id="7963" w:author="Editor" w:date="2026-09-25T09:00:00Z">
        <w:r>
          <w:delText xml:space="preserve">in an</w:delText>
        </w:r>
      </w:del>
      <w:ins w:id="7964" w:author="Editor" w:date="2026-09-25T09:00:00Z">
        <w:r>
          <w:t xml:space="preserve">and</w:t>
        </w:r>
      </w:ins>
      <w:r>
        <w:t xml:space="preserve"> unconscious</w:t>
      </w:r>
      <w:del w:id="7965" w:author="Editor" w:date="2026-09-25T09:00:00Z">
        <w:r>
          <w:delText xml:space="preserve"> state</w:delText>
        </w:r>
      </w:del>
      <w:r>
        <w:t xml:space="preserve">.</w:t>
      </w:r>
    </w:p>
    <w:p w14:paraId="20EFB34A" w14:textId="77777777" w:rsidR="00D66925" w:rsidRPr="00D66925" w:rsidRDefault="00D66925" w:rsidP="00D66925">
      <w:commentRangeStart w:id="220"/>
      <w:r>
        <w:t xml:space="preserve">“Guard him</w:t>
      </w:r>
      <w:del w:id="7966" w:author="Editor" w:date="2026-09-25T09:00:00Z">
        <w:r>
          <w:delText xml:space="preserve">”,</w:delText>
        </w:r>
      </w:del>
      <w:ins w:id="7967" w:author="Editor" w:date="2026-09-25T09:00:00Z">
        <w:r>
          <w:t xml:space="preserve">,”</w:t>
        </w:r>
      </w:ins>
      <w:r>
        <w:t xml:space="preserve"> demanded Maxwell</w:t>
      </w:r>
      <w:ins w:id="7968" w:author="Editor" w:date="2026-09-25T09:00:00Z">
        <w:r>
          <w:t xml:space="preserve">,</w:t>
        </w:r>
      </w:ins>
      <w:r>
        <w:t xml:space="preserve"> and he sprinted back to check </w:t>
      </w:r>
      <w:ins w:id="7969" w:author="Editor" w:date="2026-09-25T09:00:00Z">
        <w:r>
          <w:t xml:space="preserve">on </w:t>
        </w:r>
      </w:ins>
      <w:r>
        <w:t xml:space="preserve">his officer friend. He </w:t>
      </w:r>
      <w:del w:id="7970" w:author="Editor" w:date="2026-09-25T09:00:00Z">
        <w:r>
          <w:delText xml:space="preserve">was</w:delText>
        </w:r>
      </w:del>
      <w:ins w:id="7971" w:author="Editor" w:date="2026-09-25T09:00:00Z">
        <w:r>
          <w:t xml:space="preserve">had been</w:t>
        </w:r>
      </w:ins>
      <w:r>
        <w:t xml:space="preserve"> shot twice </w:t>
      </w:r>
      <w:del w:id="7972" w:author="Editor" w:date="2026-09-25T09:00:00Z">
        <w:r>
          <w:delText xml:space="preserve">on</w:delText>
        </w:r>
      </w:del>
      <w:ins w:id="7973" w:author="Editor" w:date="2026-09-25T09:00:00Z">
        <w:r>
          <w:t xml:space="preserve">in</w:t>
        </w:r>
      </w:ins>
      <w:r>
        <w:t xml:space="preserve"> the chest. He checked for </w:t>
      </w:r>
      <w:del w:id="7974" w:author="Editor" w:date="2026-09-25T09:00:00Z">
        <w:r>
          <w:delText xml:space="preserve">his</w:delText>
        </w:r>
      </w:del>
      <w:ins w:id="7975" w:author="Editor" w:date="2026-09-25T09:00:00Z">
        <w:r>
          <w:t xml:space="preserve">a</w:t>
        </w:r>
      </w:ins>
      <w:r>
        <w:t xml:space="preserve"> pulse, but it was too late</w:t>
      </w:r>
      <w:del w:id="7976" w:author="Editor" w:date="2026-09-25T09:00:00Z">
        <w:r>
          <w:delText xml:space="preserve">, he was</w:delText>
        </w:r>
      </w:del>
      <w:ins w:id="7977" w:author="Editor" w:date="2026-09-25T09:00:00Z">
        <w:r>
          <w:t xml:space="preserve">. He had been</w:t>
        </w:r>
      </w:ins>
      <w:r>
        <w:t xml:space="preserve"> dead</w:t>
      </w:r>
      <w:ins w:id="7978" w:author="Editor" w:date="2026-09-25T09:00:00Z">
        <w:r>
          <w:t xml:space="preserve"> for</w:t>
        </w:r>
      </w:ins>
      <w:r>
        <w:t xml:space="preserve"> a while</w:t>
      </w:r>
      <w:del w:id="7979" w:author="Editor" w:date="2026-09-25T09:00:00Z">
        <w:r>
          <w:delText xml:space="preserve"> back</w:delText>
        </w:r>
      </w:del>
      <w:r>
        <w:t xml:space="preserve">. He rushed back to check on the goon. The man was </w:t>
      </w:r>
      <w:del w:id="7980" w:author="Editor" w:date="2026-09-25T09:00:00Z">
        <w:r>
          <w:delText xml:space="preserve">motionless, </w:delText>
        </w:r>
      </w:del>
      <w:r>
        <w:t xml:space="preserve">lying </w:t>
      </w:r>
      <w:del w:id="7981" w:author="Editor" w:date="2026-09-25T09:00:00Z">
        <w:r>
          <w:delText xml:space="preserve">inert</w:delText>
        </w:r>
      </w:del>
      <w:ins w:id="7982" w:author="Editor" w:date="2026-09-25T09:00:00Z">
        <w:r>
          <w:t xml:space="preserve">motionless</w:t>
        </w:r>
      </w:ins>
      <w:r>
        <w:t xml:space="preserve"> on the vast open field. </w:t>
      </w:r>
      <w:del w:id="7983" w:author="Editor" w:date="2026-09-25T09:00:00Z">
        <w:r>
          <w:delText xml:space="preserve">With eyes staring the insentient soul</w:delText>
        </w:r>
      </w:del>
      <w:ins w:id="7984" w:author="Editor" w:date="2026-09-25T09:00:00Z">
        <w:r>
          <w:t xml:space="preserve">Staring at the unconscious man,</w:t>
        </w:r>
      </w:ins>
      <w:r>
        <w:t xml:space="preserve"> he ordered Stephen, “Go and get some water from the house.”</w:t>
      </w:r>
      <w:commentRangeEnd w:id="220"/>
      <w:r>
        <w:commentReference w:id="220"/>
      </w:r>
    </w:p>
    <w:p w14:paraId="26BDD4BB" w14:textId="77777777" w:rsidR="00D66925" w:rsidRPr="00D66925" w:rsidRDefault="00D66925" w:rsidP="00D66925">
      <w:commentRangeStart w:id="221"/>
      <w:r>
        <w:t xml:space="preserve">Maxwell’s only hope was this man. The transmitter he had put in Benedikt’s </w:t>
      </w:r>
      <w:del w:id="7985" w:author="Editor" w:date="2026-09-25T09:00:00Z">
        <w:r>
          <w:delText xml:space="preserve">car</w:delText>
        </w:r>
      </w:del>
      <w:ins w:id="7986" w:author="Editor" w:date="2026-09-25T09:00:00Z">
        <w:r>
          <w:t xml:space="preserve">van</w:t>
        </w:r>
      </w:ins>
      <w:r>
        <w:t xml:space="preserve"> had stopped responding a while back. He knew the car carrying Sanchez </w:t>
      </w:r>
      <w:del w:id="7987" w:author="Editor" w:date="2026-09-25T09:00:00Z">
        <w:r>
          <w:delText xml:space="preserve">took</w:delText>
        </w:r>
      </w:del>
      <w:ins w:id="7988" w:author="Editor" w:date="2026-09-25T09:00:00Z">
        <w:r>
          <w:t xml:space="preserve">had taken</w:t>
        </w:r>
      </w:ins>
      <w:r>
        <w:t xml:space="preserve"> a detour, for he hadn’t noticed any other car passing by. </w:t>
      </w:r>
      <w:del w:id="7989" w:author="Editor" w:date="2026-09-25T09:00:00Z">
        <w:r>
          <w:delText xml:space="preserve">Reviving this man was the only hope he had to get hold of Benedikt. </w:delText>
        </w:r>
      </w:del>
      <w:r>
        <w:t xml:space="preserve">He regretted his decision </w:t>
      </w:r>
      <w:del w:id="7990" w:author="Editor" w:date="2026-09-25T09:00:00Z">
        <w:r>
          <w:delText xml:space="preserve">of not being near Sanchez. He could have easily avoided all the mishap if he would have decided</w:delText>
        </w:r>
      </w:del>
      <w:ins w:id="7991" w:author="Editor" w:date="2026-09-25T09:00:00Z">
        <w:r>
          <w:t xml:space="preserve">not</w:t>
        </w:r>
      </w:ins>
      <w:r>
        <w:t xml:space="preserve"> to stay close to </w:t>
      </w:r>
      <w:del w:id="7992" w:author="Editor" w:date="2026-09-25T09:00:00Z">
        <w:r>
          <w:delText xml:space="preserve">her</w:delText>
        </w:r>
      </w:del>
      <w:ins w:id="7993" w:author="Editor" w:date="2026-09-25T09:00:00Z">
        <w:r>
          <w:t xml:space="preserve">Sanchez</w:t>
        </w:r>
      </w:ins>
      <w:r>
        <w:t xml:space="preserve">.</w:t>
      </w:r>
      <w:commentRangeEnd w:id="221"/>
      <w:r>
        <w:commentReference w:id="221"/>
      </w:r>
    </w:p>
    <w:p w14:paraId="5B96E246" w14:textId="77777777" w:rsidR="00D66925" w:rsidRPr="00D66925" w:rsidRDefault="00D66925" w:rsidP="00D66925">
      <w:r>
        <w:t xml:space="preserve">Stephen came back with a water pail. He sprinkled some water on the man’s face. After </w:t>
      </w:r>
      <w:ins w:id="7994" w:author="Editor" w:date="2026-09-25T09:00:00Z">
        <w:r>
          <w:t xml:space="preserve">a </w:t>
        </w:r>
      </w:ins>
      <w:r>
        <w:t xml:space="preserve">few tries, </w:t>
      </w:r>
      <w:del w:id="7995" w:author="Editor" w:date="2026-09-25T09:00:00Z">
        <w:r>
          <w:delText xml:space="preserve">he</w:delText>
        </w:r>
      </w:del>
      <w:ins w:id="7996" w:author="Editor" w:date="2026-09-25T09:00:00Z">
        <w:r>
          <w:t xml:space="preserve">the man</w:t>
        </w:r>
      </w:ins>
      <w:r>
        <w:t xml:space="preserve"> came to </w:t>
      </w:r>
      <w:del w:id="7997" w:author="Editor" w:date="2026-09-25T09:00:00Z">
        <w:r>
          <w:delText xml:space="preserve">senses from his cataleptic state</w:delText>
        </w:r>
      </w:del>
      <w:ins w:id="7998" w:author="Editor" w:date="2026-09-25T09:00:00Z">
        <w:r>
          <w:t xml:space="preserve">his senses</w:t>
        </w:r>
      </w:ins>
      <w:r>
        <w:t xml:space="preserve"> but struggled to open his eyes. </w:t>
      </w:r>
      <w:del w:id="7999" w:author="Editor" w:date="2026-09-25T09:00:00Z">
        <w:r>
          <w:delText xml:space="preserve">As he regained his senses he</w:delText>
        </w:r>
      </w:del>
      <w:ins w:id="8000" w:author="Editor" w:date="2026-09-25T09:00:00Z">
        <w:r>
          <w:t xml:space="preserve">He</w:t>
        </w:r>
      </w:ins>
      <w:r>
        <w:t xml:space="preserve"> became aware that he </w:t>
      </w:r>
      <w:del w:id="8001" w:author="Editor" w:date="2026-09-25T09:00:00Z">
        <w:r>
          <w:delText xml:space="preserve">was</w:delText>
        </w:r>
      </w:del>
      <w:ins w:id="8002" w:author="Editor" w:date="2026-09-25T09:00:00Z">
        <w:r>
          <w:t xml:space="preserve">had been</w:t>
        </w:r>
      </w:ins>
      <w:r>
        <w:t xml:space="preserve"> captured. He </w:t>
      </w:r>
      <w:del w:id="8003" w:author="Editor" w:date="2026-09-25T09:00:00Z">
        <w:r>
          <w:delText xml:space="preserve">gave</w:delText>
        </w:r>
      </w:del>
      <w:ins w:id="8004" w:author="Editor" w:date="2026-09-25T09:00:00Z">
        <w:r>
          <w:t xml:space="preserve">made</w:t>
        </w:r>
      </w:ins>
      <w:r>
        <w:t xml:space="preserve"> a faint attempt to escape but was too exhausted to execute his vague plan.</w:t>
      </w:r>
    </w:p>
    <w:p w14:paraId="46737730" w14:textId="45909D2D" w:rsidR="00D66925" w:rsidRPr="00D66925" w:rsidRDefault="00D66925" w:rsidP="00D66925">
      <w:r>
        <w:t xml:space="preserve">Maxwell took his gun out</w:t>
      </w:r>
      <w:del w:id="8005" w:author="Editor" w:date="2026-09-25T09:00:00Z">
        <w:r>
          <w:delText xml:space="preserve"> and with a sharp, yet calm tone declared,</w:delText>
        </w:r>
      </w:del>
      <w:ins w:id="8006" w:author="Editor" w:date="2026-09-25T09:00:00Z">
        <w:r>
          <w:t xml:space="preserve">.</w:t>
        </w:r>
      </w:ins>
      <w:r>
        <w:t xml:space="preserve"> “I neither have the patience nor the time. Tell me where you were planning to take the girl</w:t>
      </w:r>
      <w:del w:id="8007" w:author="Editor" w:date="2026-09-25T09:00:00Z">
        <w:r>
          <w:delText xml:space="preserve">?</w:delText>
        </w:r>
      </w:del>
      <w:ins w:id="8008" w:author="Editor" w:date="2026-09-25T09:00:00Z">
        <w:r>
          <w:t xml:space="preserve">.</w:t>
        </w:r>
      </w:ins>
      <w:r>
        <w:t xml:space="preserve">”</w:t>
      </w:r>
    </w:p>
    <w:p w14:paraId="56B04B85" w14:textId="77777777" w:rsidR="00D66925" w:rsidRPr="00D66925" w:rsidRDefault="00D66925" w:rsidP="00D66925">
      <w:del w:id="8009" w:author="Editor (Names)" w:date="2026-09-25T09:00:00Z">
        <w:r>
          <w:delText xml:space="preserve">William</w:delText>
        </w:r>
      </w:del>
      <w:ins w:id="8010" w:author="Editor (Names)" w:date="2026-09-25T09:00:00Z">
        <w:r>
          <w:t xml:space="preserve">Nuno</w:t>
        </w:r>
      </w:ins>
      <w:r>
        <w:t xml:space="preserve"> was lost. He wasn’t sure where his friends were. He couldn’t spot the girl anywhere close by. From the conversation, he concluded that his friends</w:t>
      </w:r>
      <w:ins w:id="8011" w:author="Editor" w:date="2026-09-25T09:00:00Z">
        <w:r>
          <w:t xml:space="preserve"> had</w:t>
        </w:r>
      </w:ins>
      <w:r>
        <w:t xml:space="preserve"> got the girl and this person was trying to find her. He was brought out of his brooding by the cold touch of the gunmetal against his chin.</w:t>
      </w:r>
    </w:p>
    <w:p w14:paraId="444E1A69" w14:textId="77777777" w:rsidR="00D66925" w:rsidRPr="00D66925" w:rsidRDefault="00D66925" w:rsidP="00D66925">
      <w:r>
        <w:t xml:space="preserve">Maxwell continued, “Look</w:t>
      </w:r>
      <w:ins w:id="8012" w:author="Editor" w:date="2026-09-25T09:00:00Z">
        <w:r>
          <w:t xml:space="preserve">,</w:t>
        </w:r>
      </w:ins>
      <w:r>
        <w:t xml:space="preserve"> I don’t have time. If you </w:t>
      </w:r>
      <w:del w:id="8013" w:author="Editor" w:date="2026-09-25T09:00:00Z">
        <w:r>
          <w:delText xml:space="preserve">aren’t speaking</w:delText>
        </w:r>
      </w:del>
      <w:ins w:id="8014" w:author="Editor" w:date="2026-09-25T09:00:00Z">
        <w:r>
          <w:t xml:space="preserve">don’t speak</w:t>
        </w:r>
      </w:ins>
      <w:r>
        <w:t xml:space="preserve">, I will make you bleed to death.</w:t>
      </w:r>
      <w:del w:id="8015" w:author="Editor (Typography)" w:date="2026-09-25T09:00:00Z">
        <w:r>
          <w:delText xml:space="preserve">"</w:delText>
        </w:r>
      </w:del>
      <w:ins w:id="8016" w:author="Editor (Typography)" w:date="2026-09-25T09:00:00Z">
        <w:r>
          <w:t xml:space="preserve">”</w:t>
        </w:r>
      </w:ins>
    </w:p>
    <w:p w14:paraId="035819F8" w14:textId="77777777" w:rsidR="00D66925" w:rsidRPr="00D66925" w:rsidRDefault="00D66925" w:rsidP="00D66925">
      <w:r>
        <w:t>The man remained quiet without uttering a word.</w:t>
      </w:r>
    </w:p>
    <w:p w14:paraId="65E9012E" w14:textId="77777777" w:rsidR="00D66925" w:rsidRPr="00D66925" w:rsidRDefault="00D66925" w:rsidP="00D66925">
      <w:r>
        <w:t xml:space="preserve">Maxwell meant every word. He fired a shot right </w:t>
      </w:r>
      <w:del w:id="8017" w:author="Editor" w:date="2026-09-25T09:00:00Z">
        <w:r>
          <w:delText xml:space="preserve">on</w:delText>
        </w:r>
      </w:del>
      <w:ins w:id="8018" w:author="Editor" w:date="2026-09-25T09:00:00Z">
        <w:r>
          <w:t xml:space="preserve">into</w:t>
        </w:r>
      </w:ins>
      <w:r>
        <w:t xml:space="preserve"> his leg. A loud painful scream came out of </w:t>
      </w:r>
      <w:del w:id="8019" w:author="Editor (Names)" w:date="2026-09-25T09:00:00Z">
        <w:r>
          <w:delText xml:space="preserve">William</w:delText>
        </w:r>
      </w:del>
      <w:ins w:id="8020" w:author="Editor (Names)" w:date="2026-09-25T09:00:00Z">
        <w:r>
          <w:t xml:space="preserve">Nuno</w:t>
        </w:r>
      </w:ins>
      <w:r>
        <w:t xml:space="preserve">, and he held his leg </w:t>
      </w:r>
      <w:del w:id="8021" w:author="Editor" w:date="2026-09-25T09:00:00Z">
        <w:r>
          <w:delText xml:space="preserve">with disbelieve</w:delText>
        </w:r>
      </w:del>
      <w:ins w:id="8022" w:author="Editor" w:date="2026-09-25T09:00:00Z">
        <w:r>
          <w:t xml:space="preserve">in disbelief</w:t>
        </w:r>
      </w:ins>
      <w:r>
        <w:t xml:space="preserve">.</w:t>
      </w:r>
    </w:p>
    <w:p w14:paraId="36DF237E" w14:textId="77777777" w:rsidR="00D66925" w:rsidRPr="00D66925" w:rsidRDefault="00D66925" w:rsidP="00D66925">
      <w:del w:id="8023" w:author="Editor" w:date="2026-09-25T09:00:00Z">
        <w:r>
          <w:delText xml:space="preserve">Maxwell stated, </w:delText>
        </w:r>
      </w:del>
      <w:r>
        <w:t xml:space="preserve">“I am asking for one last time. The next bullet will hit the hand that is holding your leg.</w:t>
      </w:r>
      <w:del w:id="8024" w:author="Editor (Typography)" w:date="2026-09-25T09:00:00Z">
        <w:r>
          <w:delText xml:space="preserve">"</w:delText>
        </w:r>
      </w:del>
      <w:ins w:id="8025" w:author="Editor (Typography)" w:date="2026-09-25T09:00:00Z">
        <w:r>
          <w:t xml:space="preserve">”</w:t>
        </w:r>
      </w:ins>
    </w:p>
    <w:p w14:paraId="29617430" w14:textId="77777777" w:rsidR="00D66925" w:rsidRPr="00D66925" w:rsidRDefault="00D66925" w:rsidP="00D66925">
      <w:del w:id="8026" w:author="Editor (Names)" w:date="2026-09-25T09:00:00Z">
        <w:r>
          <w:delText xml:space="preserve">William</w:delText>
        </w:r>
      </w:del>
      <w:ins w:id="8027" w:author="Editor (Names)" w:date="2026-09-25T09:00:00Z">
        <w:r>
          <w:t xml:space="preserve">Nuno</w:t>
        </w:r>
      </w:ins>
      <w:r>
        <w:t xml:space="preserve"> screamed for mercy, and </w:t>
      </w:r>
      <w:del w:id="8028" w:author="Editor" w:date="2026-09-25T09:00:00Z">
        <w:r>
          <w:delText xml:space="preserve">he blurted </w:delText>
        </w:r>
      </w:del>
      <w:r>
        <w:t xml:space="preserve">in broken English </w:t>
      </w:r>
      <w:del w:id="8029" w:author="Editor" w:date="2026-09-25T09:00:00Z">
        <w:r>
          <w:delText xml:space="preserve">about</w:delText>
        </w:r>
      </w:del>
      <w:ins w:id="8030" w:author="Editor" w:date="2026-09-25T09:00:00Z">
        <w:r>
          <w:t xml:space="preserve">he blurted out</w:t>
        </w:r>
      </w:ins>
      <w:r>
        <w:t xml:space="preserve"> the place where his friends were planning to go after capturing Sanchez. With the help of Stephen, Maxwell lifted him and put him in the car. He looked at him with fierce eyes</w:t>
      </w:r>
      <w:del w:id="8031" w:author="Editor" w:date="2026-09-25T09:00:00Z">
        <w:r>
          <w:delText xml:space="preserve"> and with a daemon outcry he clamored,</w:delText>
        </w:r>
      </w:del>
      <w:ins w:id="8032" w:author="Editor" w:date="2026-09-25T09:00:00Z">
        <w:r>
          <w:t xml:space="preserve">.</w:t>
        </w:r>
      </w:ins>
      <w:r>
        <w:t xml:space="preserve"> “The sooner you take me to them</w:t>
      </w:r>
      <w:ins w:id="8033" w:author="Editor" w:date="2026-09-25T09:00:00Z">
        <w:r>
          <w:t xml:space="preserve">,</w:t>
        </w:r>
      </w:ins>
      <w:r>
        <w:t xml:space="preserve"> the better</w:t>
      </w:r>
      <w:del w:id="8034" w:author="Editor" w:date="2026-09-25T09:00:00Z">
        <w:r>
          <w:delText xml:space="preserve"> is</w:delText>
        </w:r>
      </w:del>
      <w:r>
        <w:t xml:space="preserve"> your chance of survival.</w:t>
      </w:r>
      <w:del w:id="8035" w:author="Editor (Typography)" w:date="2026-09-25T09:00:00Z">
        <w:r>
          <w:delText xml:space="preserve">"</w:delText>
        </w:r>
      </w:del>
      <w:ins w:id="8036" w:author="Editor (Typography)" w:date="2026-09-25T09:00:00Z">
        <w:r>
          <w:t xml:space="preserve">”</w:t>
        </w:r>
      </w:ins>
    </w:p>
    <w:p w14:paraId="1AB31FFE" w14:textId="77777777" w:rsidR="00D66925" w:rsidRPr="00D66925" w:rsidRDefault="00D66925" w:rsidP="00D66925">
      <w:del w:id="8037" w:author="Editor (Names)" w:date="2026-09-25T09:00:00Z">
        <w:r>
          <w:delText xml:space="preserve">William</w:delText>
        </w:r>
      </w:del>
      <w:ins w:id="8038" w:author="Editor (Names)" w:date="2026-09-25T09:00:00Z">
        <w:r>
          <w:t xml:space="preserve">Nuno</w:t>
        </w:r>
      </w:ins>
      <w:r>
        <w:t xml:space="preserve"> agreed despairingly as he squirmed </w:t>
      </w:r>
      <w:del w:id="8039" w:author="Editor" w:date="2026-09-25T09:00:00Z">
        <w:r>
          <w:delText xml:space="preserve">with</w:delText>
        </w:r>
      </w:del>
      <w:ins w:id="8040" w:author="Editor" w:date="2026-09-25T09:00:00Z">
        <w:r>
          <w:t xml:space="preserve">in</w:t>
        </w:r>
      </w:ins>
      <w:r>
        <w:t xml:space="preserve"> pain.</w:t>
      </w:r>
    </w:p>
    <w:p w14:paraId="64DF22D8" w14:textId="77777777" w:rsidR="00D66925" w:rsidRPr="00D66925" w:rsidRDefault="00D66925" w:rsidP="00D66925">
      <w:del w:id="8041" w:author="Editor" w:date="2026-09-25T09:00:00Z">
        <w:r>
          <w:delText xml:space="preserve">He</w:delText>
        </w:r>
      </w:del>
      <w:ins w:id="8042" w:author="Editor" w:date="2026-09-25T09:00:00Z">
        <w:r>
          <w:t xml:space="preserve">Maxwell</w:t>
        </w:r>
      </w:ins>
      <w:r>
        <w:t xml:space="preserve"> instructed Stephen to stay back with Adriana and told him that he would call him soon. Stephen resisted. But he had no option but to follow orders.</w:t>
      </w:r>
    </w:p>
    <w:p w14:paraId="5F48B4EC" w14:textId="77777777" w:rsidR="00D66925" w:rsidRPr="00D66925" w:rsidRDefault="00D66925" w:rsidP="00D66925">
      <w:commentRangeStart w:id="222"/>
      <w:r>
        <w:t xml:space="preserve">While driving, Maxwell called the Lisbon police and told them about the unfortunate incident. He was tempted to </w:t>
      </w:r>
      <w:del w:id="8043" w:author="Editor" w:date="2026-09-25T09:00:00Z">
        <w:r>
          <w:delText xml:space="preserve">take</w:delText>
        </w:r>
      </w:del>
      <w:ins w:id="8044" w:author="Editor" w:date="2026-09-25T09:00:00Z">
        <w:r>
          <w:t xml:space="preserve">seek the help of</w:t>
        </w:r>
      </w:ins>
      <w:r>
        <w:t xml:space="preserve"> the local police</w:t>
      </w:r>
      <w:del w:id="8045" w:author="Editor" w:date="2026-09-25T09:00:00Z">
        <w:r>
          <w:delText xml:space="preserve"> help</w:delText>
        </w:r>
      </w:del>
      <w:r>
        <w:t xml:space="preserve"> to trace Benedikt, but he knew that would need</w:t>
      </w:r>
      <w:del w:id="8046" w:author="Editor" w:date="2026-09-25T09:00:00Z">
        <w:r>
          <w:delText xml:space="preserve"> him to do</w:delText>
        </w:r>
      </w:del>
      <w:r>
        <w:t xml:space="preserve"> a lot of explanation. Moreover, he wasn’t sure whom to trust in the system.</w:t>
      </w:r>
      <w:commentRangeEnd w:id="222"/>
      <w:r>
        <w:commentReference w:id="222"/>
      </w:r>
    </w:p>
    <w:p w14:paraId="0351B6A0" w14:textId="77777777" w:rsidR="00D66925" w:rsidRPr="00D66925" w:rsidRDefault="00D66925" w:rsidP="00D66925">
      <w:commentRangeStart w:id="223"/>
      <w:r>
        <w:t xml:space="preserve">He spotted the warehouse from a distance, deserted and in a dilapidated condition. He dragged </w:t>
      </w:r>
      <w:del w:id="8047" w:author="Editor (Names)" w:date="2026-09-25T09:00:00Z">
        <w:r>
          <w:delText xml:space="preserve">William</w:delText>
        </w:r>
      </w:del>
      <w:ins w:id="8048" w:author="Editor (Names)" w:date="2026-09-25T09:00:00Z">
        <w:r>
          <w:t xml:space="preserve">Nuno</w:t>
        </w:r>
      </w:ins>
      <w:r>
        <w:t xml:space="preserve"> inside the hallway. </w:t>
      </w:r>
      <w:del w:id="8049" w:author="Editor (Names)" w:date="2026-09-25T09:00:00Z">
        <w:r>
          <w:delText xml:space="preserve">William</w:delText>
        </w:r>
      </w:del>
      <w:ins w:id="8050" w:author="Editor (Names)" w:date="2026-09-25T09:00:00Z">
        <w:r>
          <w:t xml:space="preserve">Nuno</w:t>
        </w:r>
      </w:ins>
      <w:r>
        <w:t xml:space="preserve"> had no verve left to fight back, and he cooperated in showing him the secret pathway. </w:t>
      </w:r>
      <w:del w:id="8051" w:author="Editor" w:date="2026-09-25T09:00:00Z">
        <w:r>
          <w:delText xml:space="preserve">The spots</w:delText>
        </w:r>
      </w:del>
      <w:ins w:id="8052" w:author="Editor" w:date="2026-09-25T09:00:00Z">
        <w:r>
          <w:t xml:space="preserve">Spots</w:t>
        </w:r>
      </w:ins>
      <w:r>
        <w:t xml:space="preserve"> of blood</w:t>
      </w:r>
      <w:del w:id="8053" w:author="Editor" w:date="2026-09-25T09:00:00Z">
        <w:r>
          <w:delText xml:space="preserve"> were</w:delText>
        </w:r>
      </w:del>
      <w:r>
        <w:t xml:space="preserve"> in the area </w:t>
      </w:r>
      <w:del w:id="8054" w:author="Editor" w:date="2026-09-25T09:00:00Z">
        <w:r>
          <w:delText xml:space="preserve">confirming Sanchez</w:delText>
        </w:r>
      </w:del>
      <w:ins w:id="8055" w:author="Editor" w:date="2026-09-25T09:00:00Z">
        <w:r>
          <w:t xml:space="preserve">confirmed Sanchez’s</w:t>
        </w:r>
      </w:ins>
      <w:r>
        <w:t xml:space="preserve"> presence in the building. He touched the blood</w:t>
      </w:r>
      <w:del w:id="8056" w:author="Editor" w:date="2026-09-25T09:00:00Z">
        <w:r>
          <w:delText xml:space="preserve"> and sensed the viscous substance</w:delText>
        </w:r>
      </w:del>
      <w:r>
        <w:t xml:space="preserve">. The fluid was still warm with no clot formation, </w:t>
      </w:r>
      <w:del w:id="8057" w:author="Editor" w:date="2026-09-25T09:00:00Z">
        <w:r>
          <w:delText xml:space="preserve">endorsing</w:delText>
        </w:r>
      </w:del>
      <w:ins w:id="8058" w:author="Editor" w:date="2026-09-25T09:00:00Z">
        <w:r>
          <w:t xml:space="preserve">suggesting</w:t>
        </w:r>
      </w:ins>
      <w:r>
        <w:t xml:space="preserve"> that the episode </w:t>
      </w:r>
      <w:ins w:id="8059" w:author="Editor" w:date="2026-09-25T09:00:00Z">
        <w:r>
          <w:t xml:space="preserve">had </w:t>
        </w:r>
      </w:ins>
      <w:r>
        <w:t xml:space="preserve">happened not </w:t>
      </w:r>
      <w:del w:id="8060" w:author="Editor" w:date="2026-09-25T09:00:00Z">
        <w:r>
          <w:delText xml:space="preserve">a while back</w:delText>
        </w:r>
      </w:del>
      <w:ins w:id="8061" w:author="Editor" w:date="2026-09-25T09:00:00Z">
        <w:r>
          <w:t xml:space="preserve">long ago</w:t>
        </w:r>
      </w:ins>
      <w:r>
        <w:t xml:space="preserve">.  He </w:t>
      </w:r>
      <w:del w:id="8062" w:author="Editor" w:date="2026-09-25T09:00:00Z">
        <w:r>
          <w:delText xml:space="preserve">let</w:delText>
        </w:r>
      </w:del>
      <w:ins w:id="8063" w:author="Editor" w:date="2026-09-25T09:00:00Z">
        <w:r>
          <w:t xml:space="preserve">left</w:t>
        </w:r>
      </w:ins>
      <w:r>
        <w:t xml:space="preserve"> </w:t>
      </w:r>
      <w:del w:id="8064" w:author="Editor (Names)" w:date="2026-09-25T09:00:00Z">
        <w:r>
          <w:delText xml:space="preserve">William</w:delText>
        </w:r>
      </w:del>
      <w:ins w:id="8065" w:author="Editor (Names)" w:date="2026-09-25T09:00:00Z">
        <w:r>
          <w:t xml:space="preserve">Nuno</w:t>
        </w:r>
      </w:ins>
      <w:r>
        <w:t xml:space="preserve"> </w:t>
      </w:r>
      <w:del w:id="8066" w:author="Editor" w:date="2026-09-25T09:00:00Z">
        <w:r>
          <w:delText xml:space="preserve">lay</w:delText>
        </w:r>
      </w:del>
      <w:ins w:id="8067" w:author="Editor" w:date="2026-09-25T09:00:00Z">
        <w:r>
          <w:t xml:space="preserve">lying</w:t>
        </w:r>
      </w:ins>
      <w:r>
        <w:t xml:space="preserve"> on the floor as he took out his gun and advanced </w:t>
      </w:r>
      <w:del w:id="8068" w:author="Editor" w:date="2026-09-25T09:00:00Z">
        <w:r>
          <w:delText xml:space="preserve">forward </w:delText>
        </w:r>
      </w:del>
      <w:r>
        <w:t xml:space="preserve">with watchful steps</w:t>
      </w:r>
      <w:del w:id="8069" w:author="Editor" w:date="2026-09-25T09:00:00Z">
        <w:r>
          <w:delText xml:space="preserve">. The place appeared deserted</w:delText>
        </w:r>
      </w:del>
      <w:r>
        <w:t xml:space="preserve">. There was no sign of any living soul.  He climbed down the staircase and came to an open hall. </w:t>
      </w:r>
      <w:del w:id="8070" w:author="Editor" w:date="2026-09-25T09:00:00Z">
        <w:r>
          <w:delText xml:space="preserve">There was no trace of anyone there as well. </w:delText>
        </w:r>
      </w:del>
      <w:r>
        <w:t xml:space="preserve">Maxwell saw a large conference room towards his </w:t>
      </w:r>
      <w:del w:id="8071" w:author="Editor" w:date="2026-09-25T09:00:00Z">
        <w:r>
          <w:delText xml:space="preserve">left</w:delText>
        </w:r>
      </w:del>
      <w:ins w:id="8072" w:author="Editor" w:date="2026-09-25T09:00:00Z">
        <w:r>
          <w:t xml:space="preserve">right</w:t>
        </w:r>
      </w:ins>
      <w:r>
        <w:t xml:space="preserve">. The doors were open and he barged in but found no one. For the next few minutes, he searched every corner of the place without any success.</w:t>
      </w:r>
      <w:commentRangeEnd w:id="223"/>
      <w:r>
        <w:commentReference w:id="223"/>
      </w:r>
    </w:p>
    <w:p w14:paraId="70D7D963" w14:textId="77777777" w:rsidR="00D66925" w:rsidRPr="00D66925" w:rsidRDefault="00D66925" w:rsidP="00D66925">
      <w:r>
        <w:t xml:space="preserve">“They must have taken her to a hospital</w:t>
      </w:r>
      <w:del w:id="8073" w:author="Editor" w:date="2026-09-25T09:00:00Z">
        <w:r>
          <w:delText xml:space="preserve">.” He</w:delText>
        </w:r>
      </w:del>
      <w:ins w:id="8074" w:author="Editor" w:date="2026-09-25T09:00:00Z">
        <w:r>
          <w:t xml:space="preserve">,” he</w:t>
        </w:r>
      </w:ins>
      <w:r>
        <w:t xml:space="preserve"> concluded</w:t>
      </w:r>
      <w:del w:id="8075" w:author="Editor" w:date="2026-09-25T09:00:00Z">
        <w:r>
          <w:delText xml:space="preserve">. Although</w:delText>
        </w:r>
      </w:del>
      <w:ins w:id="8076" w:author="Editor" w:date="2026-09-25T09:00:00Z">
        <w:r>
          <w:t xml:space="preserve">, though</w:t>
        </w:r>
      </w:ins>
      <w:r>
        <w:t xml:space="preserve"> he was not sure what incentive Benedikt might have in saving her life.</w:t>
      </w:r>
    </w:p>
    <w:p w14:paraId="23BB8CD3" w14:textId="5EB805CC" w:rsidR="00D66925" w:rsidRPr="00D66925" w:rsidRDefault="00D66925" w:rsidP="00D66925">
      <w:r>
        <w:t xml:space="preserve">He leaped out </w:t>
      </w:r>
      <w:del w:id="8077" w:author="Editor" w:date="2026-09-25T09:00:00Z">
        <w:r>
          <w:delText xml:space="preserve">from</w:delText>
        </w:r>
      </w:del>
      <w:ins w:id="8078" w:author="Editor" w:date="2026-09-25T09:00:00Z">
        <w:r>
          <w:t xml:space="preserve">of</w:t>
        </w:r>
      </w:ins>
      <w:r>
        <w:t xml:space="preserve"> the underground hideout to the place where he</w:t>
      </w:r>
      <w:ins w:id="8079" w:author="Editor" w:date="2026-09-25T09:00:00Z">
        <w:r>
          <w:t xml:space="preserve"> had</w:t>
        </w:r>
      </w:ins>
      <w:r>
        <w:t xml:space="preserve"> left </w:t>
      </w:r>
      <w:del w:id="8080" w:author="Editor (Names)" w:date="2026-09-25T09:00:00Z">
        <w:r>
          <w:delText xml:space="preserve">William</w:delText>
        </w:r>
      </w:del>
      <w:ins w:id="8081" w:author="Editor (Names)" w:date="2026-09-25T09:00:00Z">
        <w:r>
          <w:t xml:space="preserve">Nuno</w:t>
        </w:r>
      </w:ins>
      <w:r>
        <w:t xml:space="preserve">. He found him lying there, almost inert and bleeding profusely. He showed no mercy whatsoever</w:t>
      </w:r>
      <w:del w:id="8082" w:author="Editor" w:date="2026-09-25T09:00:00Z">
        <w:r>
          <w:delText xml:space="preserve">,</w:delText>
        </w:r>
      </w:del>
      <w:r>
        <w:t xml:space="preserve"> as he bent and lifted him by </w:t>
      </w:r>
      <w:del w:id="8083" w:author="Editor" w:date="2026-09-25T09:00:00Z">
        <w:r>
          <w:delText xml:space="preserve">grabbing </w:delText>
        </w:r>
      </w:del>
      <w:r>
        <w:t xml:space="preserve">his collar. </w:t>
      </w:r>
      <w:del w:id="8084" w:author="Editor" w:date="2026-09-25T09:00:00Z">
        <w:r>
          <w:delText xml:space="preserve">He</w:delText>
        </w:r>
      </w:del>
      <w:ins w:id="8085" w:author="Editor" w:date="2026-09-25T09:00:00Z">
        <w:r>
          <w:t xml:space="preserve">Nuno</w:t>
        </w:r>
      </w:ins>
      <w:r>
        <w:t xml:space="preserve"> was half dizzy, on the verge of passing out.</w:t>
      </w:r>
    </w:p>
    <w:p w14:paraId="6D164DBF" w14:textId="77777777" w:rsidR="00D66925" w:rsidRPr="00D66925" w:rsidRDefault="00D66925" w:rsidP="00D66925">
      <w:r>
        <w:t xml:space="preserve">“Your luck is riding high. I had no intention </w:t>
      </w:r>
      <w:del w:id="8086" w:author="Editor" w:date="2026-09-25T09:00:00Z">
        <w:r>
          <w:delText xml:space="preserve">to offer</w:delText>
        </w:r>
      </w:del>
      <w:ins w:id="8087" w:author="Editor" w:date="2026-09-25T09:00:00Z">
        <w:r>
          <w:t xml:space="preserve">of offering</w:t>
        </w:r>
      </w:ins>
      <w:r>
        <w:t xml:space="preserve"> you any medical attention</w:t>
      </w:r>
      <w:del w:id="8088" w:author="Editor" w:date="2026-09-25T09:00:00Z">
        <w:r>
          <w:delText xml:space="preserve"> but</w:delText>
        </w:r>
      </w:del>
      <w:ins w:id="8089" w:author="Editor" w:date="2026-09-25T09:00:00Z">
        <w:r>
          <w:t xml:space="preserve">, but it</w:t>
        </w:r>
      </w:ins>
      <w:r>
        <w:t xml:space="preserve"> looks like you are going to get it. How far is the nearest hospital?” Maxwell queried</w:t>
      </w:r>
      <w:del w:id="8090" w:author="Editor" w:date="2026-09-25T09:00:00Z">
        <w:r>
          <w:delText xml:space="preserve"> with a rue of sarcasm in his tone</w:delText>
        </w:r>
      </w:del>
      <w:r>
        <w:t xml:space="preserve">.</w:t>
      </w:r>
    </w:p>
    <w:p w14:paraId="0BB18317" w14:textId="77777777" w:rsidR="00D66925" w:rsidRPr="00D66925" w:rsidRDefault="00D66925" w:rsidP="00D66925">
      <w:del w:id="8091" w:author="Editor (Names)" w:date="2026-09-25T09:00:00Z">
        <w:r>
          <w:delText xml:space="preserve">William</w:delText>
        </w:r>
      </w:del>
      <w:ins w:id="8092" w:author="Editor (Names)" w:date="2026-09-25T09:00:00Z">
        <w:r>
          <w:t xml:space="preserve">Nuno</w:t>
        </w:r>
      </w:ins>
      <w:r>
        <w:t xml:space="preserve"> looked dazed and </w:t>
      </w:r>
      <w:del w:id="8093" w:author="Editor" w:date="2026-09-25T09:00:00Z">
        <w:r>
          <w:delText xml:space="preserve">with a heave, he </w:delText>
        </w:r>
      </w:del>
      <w:r>
        <w:t xml:space="preserve">managed to </w:t>
      </w:r>
      <w:del w:id="8094" w:author="Editor" w:date="2026-09-25T09:00:00Z">
        <w:r>
          <w:delText xml:space="preserve">speak with</w:delText>
        </w:r>
      </w:del>
      <w:ins w:id="8095" w:author="Editor" w:date="2026-09-25T09:00:00Z">
        <w:r>
          <w:t xml:space="preserve">say in</w:t>
        </w:r>
      </w:ins>
      <w:r>
        <w:t xml:space="preserve"> a thin voice, “</w:t>
      </w:r>
      <w:del w:id="8096" w:author="Editor" w:date="2026-09-25T09:00:00Z">
        <w:r>
          <w:delText xml:space="preserve">about</w:delText>
        </w:r>
      </w:del>
      <w:ins w:id="8097" w:author="Editor" w:date="2026-09-25T09:00:00Z">
        <w:r>
          <w:t xml:space="preserve">About</w:t>
        </w:r>
      </w:ins>
      <w:r>
        <w:t xml:space="preserve"> twenty minutes away.</w:t>
      </w:r>
      <w:del w:id="8098" w:author="Editor (Typography)" w:date="2026-09-25T09:00:00Z">
        <w:r>
          <w:delText xml:space="preserve">"</w:delText>
        </w:r>
      </w:del>
      <w:ins w:id="8099" w:author="Editor (Typography)" w:date="2026-09-25T09:00:00Z">
        <w:r>
          <w:t xml:space="preserve">”</w:t>
        </w:r>
      </w:ins>
    </w:p>
    <w:p w14:paraId="33FEAFA5" w14:textId="77777777" w:rsidR="00D66925" w:rsidRPr="00D66925" w:rsidRDefault="00D66925" w:rsidP="00D66925">
      <w:r>
        <w:t xml:space="preserve">Maxwell dragged him back to the car, dumped him in the front seat and started driving with </w:t>
      </w:r>
      <w:del w:id="8100" w:author="Editor (Names)" w:date="2026-09-25T09:00:00Z">
        <w:r>
          <w:delText xml:space="preserve">William</w:delText>
        </w:r>
      </w:del>
      <w:ins w:id="8101" w:author="Editor (Names)" w:date="2026-09-25T09:00:00Z">
        <w:r>
          <w:t xml:space="preserve">Nuno</w:t>
        </w:r>
      </w:ins>
      <w:r>
        <w:t xml:space="preserve"> acting as his navigator.</w:t>
      </w:r>
    </w:p>
    <w:p w14:paraId="4CA51FD0" w14:textId="77777777" w:rsidR="00D66925" w:rsidRPr="00D66925" w:rsidRDefault="00D66925" w:rsidP="00D66925">
      <w:r>
        <w:t xml:space="preserve">In about twenty minutes he was in the lobby of the city hospital. The emergency area </w:t>
      </w:r>
      <w:del w:id="8102" w:author="Editor" w:date="2026-09-25T09:00:00Z">
        <w:r>
          <w:delText xml:space="preserve">of the hospital looked</w:delText>
        </w:r>
      </w:del>
      <w:ins w:id="8103" w:author="Editor" w:date="2026-09-25T09:00:00Z">
        <w:r>
          <w:t xml:space="preserve">looked more</w:t>
        </w:r>
      </w:ins>
      <w:r>
        <w:t xml:space="preserve"> crowded than </w:t>
      </w:r>
      <w:del w:id="8104" w:author="Editor" w:date="2026-09-25T09:00:00Z">
        <w:r>
          <w:delText xml:space="preserve">what he</w:delText>
        </w:r>
      </w:del>
      <w:ins w:id="8105" w:author="Editor" w:date="2026-09-25T09:00:00Z">
        <w:r>
          <w:t xml:space="preserve">he had</w:t>
        </w:r>
      </w:ins>
      <w:r>
        <w:t xml:space="preserve"> expected. He put </w:t>
      </w:r>
      <w:del w:id="8106" w:author="Editor (Names)" w:date="2026-09-25T09:00:00Z">
        <w:r>
          <w:delText xml:space="preserve">William</w:delText>
        </w:r>
      </w:del>
      <w:ins w:id="8107" w:author="Editor (Names)" w:date="2026-09-25T09:00:00Z">
        <w:r>
          <w:t xml:space="preserve">Nuno</w:t>
        </w:r>
      </w:ins>
      <w:r>
        <w:t xml:space="preserve"> on a waiting chair, approached the lady at the counter, flashed his ID and stated in a sharp</w:t>
      </w:r>
      <w:ins w:id="8108" w:author="Editor" w:date="2026-09-25T09:00:00Z">
        <w:r>
          <w:t xml:space="preserve">,</w:t>
        </w:r>
      </w:ins>
      <w:r>
        <w:t xml:space="preserve"> low tone, “The man </w:t>
      </w:r>
      <w:del w:id="8109" w:author="Editor" w:date="2026-09-25T09:00:00Z">
        <w:r>
          <w:delText xml:space="preserve">is</w:delText>
        </w:r>
      </w:del>
      <w:ins w:id="8110" w:author="Editor" w:date="2026-09-25T09:00:00Z">
        <w:r>
          <w:t xml:space="preserve">has been</w:t>
        </w:r>
      </w:ins>
      <w:r>
        <w:t xml:space="preserve"> shot. Treat him, if you wish. Call the cops and don’t let him go till I come back</w:t>
      </w:r>
      <w:del w:id="8111" w:author="Editor" w:date="2026-09-25T09:00:00Z">
        <w:r>
          <w:delText xml:space="preserve">”.</w:delText>
        </w:r>
      </w:del>
      <w:ins w:id="8112" w:author="Editor" w:date="2026-09-25T09:00:00Z">
        <w:r>
          <w:t xml:space="preserve">.”</w:t>
        </w:r>
      </w:ins>
    </w:p>
    <w:p w14:paraId="75C2445A" w14:textId="77777777" w:rsidR="00D66925" w:rsidRPr="00D66925" w:rsidRDefault="00D66925" w:rsidP="00D66925">
      <w:del w:id="8113" w:author="Editor" w:date="2026-09-25T09:00:00Z">
        <w:r>
          <w:delText xml:space="preserve">He blurted the words without any reflection of emotions. </w:delText>
        </w:r>
      </w:del>
      <w:r>
        <w:t xml:space="preserve">The lady was startled, and she hurried to the doctor’s room to get some assistance.  There was another lady in the reception area </w:t>
      </w:r>
      <w:del w:id="8114" w:author="Editor" w:date="2026-09-25T09:00:00Z">
        <w:r>
          <w:delText xml:space="preserve">that</w:delText>
        </w:r>
      </w:del>
      <w:ins w:id="8115" w:author="Editor" w:date="2026-09-25T09:00:00Z">
        <w:r>
          <w:t xml:space="preserve">who</w:t>
        </w:r>
      </w:ins>
      <w:r>
        <w:t xml:space="preserve"> witnessed the conversation. She too was in a state of </w:t>
      </w:r>
      <w:del w:id="8116" w:author="Editor" w:date="2026-09-25T09:00:00Z">
        <w:r>
          <w:delText xml:space="preserve">disbelieve</w:delText>
        </w:r>
      </w:del>
      <w:ins w:id="8117" w:author="Editor" w:date="2026-09-25T09:00:00Z">
        <w:r>
          <w:t xml:space="preserve">disbelief</w:t>
        </w:r>
      </w:ins>
      <w:r>
        <w:t xml:space="preserve"> and carried a </w:t>
      </w:r>
      <w:del w:id="8118" w:author="Editor" w:date="2026-09-25T09:00:00Z">
        <w:r>
          <w:delText xml:space="preserve">frightful</w:delText>
        </w:r>
      </w:del>
      <w:ins w:id="8119" w:author="Editor" w:date="2026-09-25T09:00:00Z">
        <w:r>
          <w:t xml:space="preserve">frightened</w:t>
        </w:r>
      </w:ins>
      <w:r>
        <w:t xml:space="preserve"> expression on her face. Maxwell turned his attention towards her, flashed </w:t>
      </w:r>
      <w:del w:id="8120" w:author="Editor" w:date="2026-09-25T09:00:00Z">
        <w:r>
          <w:delText xml:space="preserve">Sanchez</w:delText>
        </w:r>
      </w:del>
      <w:ins w:id="8121" w:author="Editor" w:date="2026-09-25T09:00:00Z">
        <w:r>
          <w:t xml:space="preserve">Sanchez’s</w:t>
        </w:r>
      </w:ins>
      <w:r>
        <w:t xml:space="preserve"> picture and</w:t>
      </w:r>
      <w:del w:id="8122" w:author="Editor" w:date="2026-09-25T09:00:00Z">
        <w:r>
          <w:delText xml:space="preserve"> in a hurried manner</w:delText>
        </w:r>
      </w:del>
      <w:r>
        <w:t xml:space="preserve"> enquired, “Did someone bring this girl here in the last hour or so? She was shot in her leg.”</w:t>
      </w:r>
    </w:p>
    <w:p w14:paraId="38C53013" w14:textId="7BC17715" w:rsidR="00D66925" w:rsidRPr="00D66925" w:rsidRDefault="00D66925" w:rsidP="00D66925">
      <w:r>
        <w:t xml:space="preserve">The lady</w:t>
      </w:r>
      <w:del w:id="8123" w:author="Editor" w:date="2026-09-25T09:00:00Z">
        <w:r>
          <w:delText xml:space="preserve"> at the counter</w:delText>
        </w:r>
      </w:del>
      <w:r>
        <w:t xml:space="preserve"> looked puzzled and </w:t>
      </w:r>
      <w:del w:id="8124" w:author="Editor" w:date="2026-09-25T09:00:00Z">
        <w:r>
          <w:delText xml:space="preserve">disapproved of</w:delText>
        </w:r>
      </w:del>
      <w:ins w:id="8125" w:author="Editor" w:date="2026-09-25T09:00:00Z">
        <w:r>
          <w:t xml:space="preserve">denied</w:t>
        </w:r>
      </w:ins>
      <w:r>
        <w:t xml:space="preserve"> seeing her. Maxwell had no time to waste and decided to take things into his own hands. He rushed towards the emergency room, swung open the door and entered</w:t>
      </w:r>
      <w:del w:id="8126" w:author="Editor" w:date="2026-09-25T09:00:00Z">
        <w:r>
          <w:delText xml:space="preserve"> inside</w:delText>
        </w:r>
      </w:del>
      <w:r>
        <w:t xml:space="preserve">. He went room by room to check but couldn’t find Sanchez. He checked with the resident doctors, but everything turned out to be negative.</w:t>
      </w:r>
    </w:p>
    <w:p w14:paraId="7FD21AA5" w14:textId="77777777" w:rsidR="00D66925" w:rsidRPr="00D66925" w:rsidRDefault="00D66925" w:rsidP="00D66925">
      <w:commentRangeStart w:id="224"/>
      <w:r>
        <w:t xml:space="preserve">His heart sank. Deep inside he knew every passing moment was making his task of finding her more arduous. He </w:t>
      </w:r>
      <w:del w:id="8127" w:author="Editor" w:date="2026-09-25T09:00:00Z">
        <w:r>
          <w:delText xml:space="preserve">appeared absolvent, and in a delirious state, he </w:delText>
        </w:r>
      </w:del>
      <w:r>
        <w:t xml:space="preserve">started his journey towards the old dilapidated house where Benedikt </w:t>
      </w:r>
      <w:del w:id="8128" w:author="Editor" w:date="2026-09-25T09:00:00Z">
        <w:r>
          <w:delText xml:space="preserve">was</w:delText>
        </w:r>
      </w:del>
      <w:ins w:id="8129" w:author="Editor" w:date="2026-09-25T09:00:00Z">
        <w:r>
          <w:t xml:space="preserve">had been</w:t>
        </w:r>
      </w:ins>
      <w:r>
        <w:t xml:space="preserve"> a few hours ago. He was running out of options and falling short of ideas.</w:t>
      </w:r>
      <w:commentRangeEnd w:id="224"/>
      <w:r>
        <w:commentReference w:id="224"/>
      </w:r>
    </w:p>
    <w:p w14:paraId="0B5CB70D" w14:textId="77777777" w:rsidR="00E60FF3" w:rsidRDefault="00E60FF3">
      <w:pPr>
        <w:spacing w:line="259" w:lineRule="auto"/>
        <w:jc w:val="left"/>
      </w:pPr>
      <w:r>
        <w:br w:type="page"/>
      </w:r>
    </w:p>
    <w:p w14:paraId="149C9DF9" w14:textId="782A571C" w:rsidR="008E2444" w:rsidRPr="00E60FF3" w:rsidRDefault="008E2444" w:rsidP="00F56514">
      <w:pPr>
        <w:outlineLvl w:val="0"/>
        <w:rPr>
          <w:b/>
        </w:rPr>
      </w:pPr>
      <w:r>
        <w:rPr>
          <w:b/>
        </w:rPr>
        <w:lastRenderedPageBreak/>
        <w:t>Chapter 44</w:t>
      </w:r>
    </w:p>
    <w:p w14:paraId="5D573FD8" w14:textId="77777777" w:rsidR="008E2444" w:rsidRPr="00E60FF3" w:rsidRDefault="008E2444" w:rsidP="008E2444">
      <w:pPr>
        <w:rPr>
          <w:b/>
        </w:rPr>
      </w:pPr>
      <w:commentRangeStart w:id="225"/>
      <w:del w:id="8130" w:author="Editor" w:date="2026-09-25T09:00:00Z">
        <w:r>
          <w:rPr>
            <w:b/>
          </w:rPr>
          <w:delText xml:space="preserve">6:45</w:delText>
        </w:r>
      </w:del>
      <w:ins w:id="8131" w:author="Editor" w:date="2026-09-25T09:00:00Z">
        <w:r>
          <w:rPr>
            <w:b/>
          </w:rPr>
          <w:t xml:space="preserve">7:30</w:t>
        </w:r>
      </w:ins>
      <w:r>
        <w:rPr>
          <w:b/>
        </w:rPr>
        <w:t xml:space="preserve"> PM 18th April 2014, Lisbon, Portugal</w:t>
      </w:r>
      <w:commentRangeEnd w:id="225"/>
      <w:r>
        <w:commentReference w:id="225"/>
      </w:r>
    </w:p>
    <w:p w14:paraId="1D468CB8" w14:textId="77777777" w:rsidR="000C10CC" w:rsidRPr="000C10CC" w:rsidRDefault="000C10CC" w:rsidP="000C10CC">
      <w:commentRangeStart w:id="226"/>
      <w:r>
        <w:t xml:space="preserve">Benedikt was devastated</w:t>
      </w:r>
      <w:ins w:id="8132" w:author="Editor" w:date="2026-09-25T09:00:00Z">
        <w:r>
          <w:t xml:space="preserve">,</w:t>
        </w:r>
      </w:ins>
      <w:r>
        <w:t xml:space="preserve"> as if a bolt had struck </w:t>
      </w:r>
      <w:del w:id="8133" w:author="Editor" w:date="2026-09-25T09:00:00Z">
        <w:r>
          <w:delText xml:space="preserve">shattering</w:delText>
        </w:r>
      </w:del>
      <w:ins w:id="8134" w:author="Editor" w:date="2026-09-25T09:00:00Z">
        <w:r>
          <w:t xml:space="preserve">and shattered</w:t>
        </w:r>
      </w:ins>
      <w:r>
        <w:t xml:space="preserve"> him to pieces. He was a man of</w:t>
      </w:r>
      <w:ins w:id="8135" w:author="Editor" w:date="2026-09-25T09:00:00Z">
        <w:r>
          <w:t xml:space="preserve"> a</w:t>
        </w:r>
      </w:ins>
      <w:r>
        <w:t xml:space="preserve"> thousand shades, oscillating between hues of love and shadows of pain. He had waited for this moment for a lifetime</w:t>
      </w:r>
      <w:ins w:id="8136" w:author="Editor" w:date="2026-09-25T09:00:00Z">
        <w:r>
          <w:t xml:space="preserve">,</w:t>
        </w:r>
      </w:ins>
      <w:r>
        <w:t xml:space="preserve"> and when the moment presented itself he was unable to fathom</w:t>
      </w:r>
      <w:ins w:id="8137" w:author="Editor" w:date="2026-09-25T09:00:00Z">
        <w:r>
          <w:t xml:space="preserve"> it</w:t>
        </w:r>
      </w:ins>
      <w:r>
        <w:t xml:space="preserve">. It was surreal, and with every passing minute</w:t>
      </w:r>
      <w:del w:id="8138" w:author="Editor" w:date="2026-09-25T09:00:00Z">
        <w:r>
          <w:delText xml:space="preserve">,</w:delText>
        </w:r>
      </w:del>
      <w:r>
        <w:t xml:space="preserve"> it was becoming </w:t>
      </w:r>
      <w:del w:id="8139" w:author="Editor" w:date="2026-09-25T09:00:00Z">
        <w:r>
          <w:delText xml:space="preserve">hard</w:delText>
        </w:r>
      </w:del>
      <w:ins w:id="8140" w:author="Editor" w:date="2026-09-25T09:00:00Z">
        <w:r>
          <w:t xml:space="preserve">harder</w:t>
        </w:r>
      </w:ins>
      <w:r>
        <w:t xml:space="preserve"> for him to comprehend. He wanted to embrace her, hold her forever and never let her disappear again.</w:t>
      </w:r>
      <w:commentRangeEnd w:id="226"/>
      <w:r>
        <w:commentReference w:id="226"/>
      </w:r>
    </w:p>
    <w:p w14:paraId="36912205" w14:textId="77777777" w:rsidR="000C10CC" w:rsidRPr="000C10CC" w:rsidRDefault="000C10CC" w:rsidP="000C10CC">
      <w:r>
        <w:t xml:space="preserve">For the first time, he was convinced </w:t>
      </w:r>
      <w:del w:id="8141" w:author="Editor" w:date="2026-09-25T09:00:00Z">
        <w:r>
          <w:delText xml:space="preserve">about</w:delText>
        </w:r>
      </w:del>
      <w:ins w:id="8142" w:author="Editor" w:date="2026-09-25T09:00:00Z">
        <w:r>
          <w:t xml:space="preserve">of</w:t>
        </w:r>
      </w:ins>
      <w:r>
        <w:t xml:space="preserve"> his yearning for her. And now that he was certain, he was determined to do anything to get her out of the misery. He wrestled hard not to </w:t>
      </w:r>
      <w:del w:id="8143" w:author="Editor" w:date="2026-09-25T09:00:00Z">
        <w:r>
          <w:delText xml:space="preserve">make</w:delText>
        </w:r>
      </w:del>
      <w:ins w:id="8144" w:author="Editor" w:date="2026-09-25T09:00:00Z">
        <w:r>
          <w:t xml:space="preserve">let</w:t>
        </w:r>
      </w:ins>
      <w:r>
        <w:t xml:space="preserve"> his innocuous </w:t>
      </w:r>
      <w:del w:id="8145" w:author="Editor" w:date="2026-09-25T09:00:00Z">
        <w:r>
          <w:delText xml:space="preserve">admiring</w:delText>
        </w:r>
      </w:del>
      <w:ins w:id="8146" w:author="Editor" w:date="2026-09-25T09:00:00Z">
        <w:r>
          <w:t xml:space="preserve">admiration</w:t>
        </w:r>
      </w:ins>
      <w:r>
        <w:t xml:space="preserve"> appear as ogling to others. And before he could free </w:t>
      </w:r>
      <w:ins w:id="8147" w:author="Editor" w:date="2026-09-25T09:00:00Z">
        <w:r>
          <w:t xml:space="preserve">himself </w:t>
        </w:r>
      </w:ins>
      <w:r>
        <w:t xml:space="preserve">from the quagmire</w:t>
      </w:r>
      <w:ins w:id="8148" w:author="Editor" w:date="2026-09-25T09:00:00Z">
        <w:r>
          <w:t xml:space="preserve">,</w:t>
        </w:r>
      </w:ins>
      <w:r>
        <w:t xml:space="preserve"> Sanchez opened her eyes, coming out of her delirious state. Seeing her quivering with pain, </w:t>
      </w:r>
      <w:ins w:id="8149" w:author="Editor" w:date="2026-09-25T09:00:00Z">
        <w:r>
          <w:t xml:space="preserve">he felt </w:t>
        </w:r>
      </w:ins>
      <w:r>
        <w:t xml:space="preserve">the practicality of the situation </w:t>
      </w:r>
      <w:del w:id="8150" w:author="Editor" w:date="2026-09-25T09:00:00Z">
        <w:r>
          <w:delText xml:space="preserve">sank in him</w:delText>
        </w:r>
      </w:del>
      <w:ins w:id="8151" w:author="Editor" w:date="2026-09-25T09:00:00Z">
        <w:r>
          <w:t xml:space="preserve">sink in</w:t>
        </w:r>
      </w:ins>
      <w:r>
        <w:t xml:space="preserve">. He lifted her in his arms and rushed towards the staircase. He wanted to get her the best medical assistance at the earliest possible time. As he climbed the stairs</w:t>
      </w:r>
      <w:ins w:id="8152" w:author="Editor" w:date="2026-09-25T09:00:00Z">
        <w:r>
          <w:t xml:space="preserve">,</w:t>
        </w:r>
      </w:ins>
      <w:r>
        <w:t xml:space="preserve"> he announced, “Call the best doctor in town, and bring him to the nearest hospital.”</w:t>
      </w:r>
    </w:p>
    <w:p w14:paraId="78D2F5FA" w14:textId="6522189D" w:rsidR="000C10CC" w:rsidRPr="000C10CC" w:rsidRDefault="000C10CC" w:rsidP="000C10CC">
      <w:del w:id="8153" w:author="Editor (Names)" w:date="2026-09-25T09:00:00Z">
        <w:r>
          <w:delText xml:space="preserve">Francis</w:delText>
        </w:r>
      </w:del>
      <w:ins w:id="8154" w:author="Editor (Names)" w:date="2026-09-25T09:00:00Z">
        <w:r>
          <w:t xml:space="preserve">Francisco</w:t>
        </w:r>
      </w:ins>
      <w:r>
        <w:t xml:space="preserve"> led the way to the </w:t>
      </w:r>
      <w:del w:id="8155" w:author="Editor" w:date="2026-09-25T09:00:00Z">
        <w:r>
          <w:delText xml:space="preserve">car</w:delText>
        </w:r>
      </w:del>
      <w:ins w:id="8156" w:author="Editor" w:date="2026-09-25T09:00:00Z">
        <w:r>
          <w:t xml:space="preserve">van</w:t>
        </w:r>
      </w:ins>
      <w:r>
        <w:t xml:space="preserve">. He was talking in a hurried manner, instructing some doctor to come to the nearest hospital. He opened the back door of the </w:t>
      </w:r>
      <w:del w:id="8157" w:author="Editor" w:date="2026-09-25T09:00:00Z">
        <w:r>
          <w:delText xml:space="preserve">car</w:delText>
        </w:r>
      </w:del>
      <w:ins w:id="8158" w:author="Editor" w:date="2026-09-25T09:00:00Z">
        <w:r>
          <w:t xml:space="preserve">van</w:t>
        </w:r>
      </w:ins>
      <w:r>
        <w:t xml:space="preserve"> and helped Benedikt </w:t>
      </w:r>
      <w:del w:id="8159" w:author="Editor" w:date="2026-09-25T09:00:00Z">
        <w:r>
          <w:delText xml:space="preserve">to make her lay</w:delText>
        </w:r>
      </w:del>
      <w:ins w:id="8160" w:author="Editor" w:date="2026-09-25T09:00:00Z">
        <w:r>
          <w:t xml:space="preserve">lay her</w:t>
        </w:r>
      </w:ins>
      <w:r>
        <w:t xml:space="preserve"> straight on the seat. Benedikt climbed </w:t>
      </w:r>
      <w:del w:id="8161" w:author="Editor" w:date="2026-09-25T09:00:00Z">
        <w:r>
          <w:delText xml:space="preserve">the car</w:delText>
        </w:r>
      </w:del>
      <w:ins w:id="8162" w:author="Editor" w:date="2026-09-25T09:00:00Z">
        <w:r>
          <w:t xml:space="preserve">into the van</w:t>
        </w:r>
      </w:ins>
      <w:r>
        <w:t xml:space="preserve">, carefully lifted her head and put it on his lap as he made space to sit next to her.</w:t>
      </w:r>
    </w:p>
    <w:p w14:paraId="503361B1" w14:textId="77777777" w:rsidR="000C10CC" w:rsidRPr="000C10CC" w:rsidRDefault="000C10CC" w:rsidP="000C10CC">
      <w:commentRangeStart w:id="227"/>
      <w:del w:id="8163" w:author="Editor (Names)" w:date="2026-09-25T09:00:00Z">
        <w:r>
          <w:delText xml:space="preserve">Francis</w:delText>
        </w:r>
      </w:del>
      <w:ins w:id="8164" w:author="Editor (Names)" w:date="2026-09-25T09:00:00Z">
        <w:r>
          <w:t xml:space="preserve">Francisco</w:t>
        </w:r>
      </w:ins>
      <w:r>
        <w:t xml:space="preserve"> took the </w:t>
      </w:r>
      <w:del w:id="8165" w:author="Editor" w:date="2026-09-25T09:00:00Z">
        <w:r>
          <w:delText xml:space="preserve">driving</w:delText>
        </w:r>
      </w:del>
      <w:ins w:id="8166" w:author="Editor" w:date="2026-09-25T09:00:00Z">
        <w:r>
          <w:t xml:space="preserve">driver’s</w:t>
        </w:r>
      </w:ins>
      <w:r>
        <w:t xml:space="preserve"> seat and Damian sat next to him. </w:t>
      </w:r>
      <w:del w:id="8167" w:author="Editor (Names)" w:date="2026-09-25T09:00:00Z">
        <w:r>
          <w:delText xml:space="preserve">Francis</w:delText>
        </w:r>
      </w:del>
      <w:ins w:id="8168" w:author="Editor (Names)" w:date="2026-09-25T09:00:00Z">
        <w:r>
          <w:t xml:space="preserve">Francisco</w:t>
        </w:r>
      </w:ins>
      <w:r>
        <w:t xml:space="preserve"> </w:t>
      </w:r>
      <w:del w:id="8169" w:author="Editor (Spelling)" w:date="2026-09-25T09:00:00Z">
        <w:r>
          <w:delText xml:space="preserve">realized</w:delText>
        </w:r>
      </w:del>
      <w:ins w:id="8170" w:author="Editor (Spelling)" w:date="2026-09-25T09:00:00Z">
        <w:r>
          <w:t xml:space="preserve">realised</w:t>
        </w:r>
      </w:ins>
      <w:r>
        <w:t xml:space="preserve"> </w:t>
      </w:r>
      <w:del w:id="8171" w:author="Editor" w:date="2026-09-25T09:00:00Z">
        <w:r>
          <w:delText xml:space="preserve">because of</w:delText>
        </w:r>
      </w:del>
      <w:ins w:id="8172" w:author="Editor" w:date="2026-09-25T09:00:00Z">
        <w:r>
          <w:t xml:space="preserve">that in</w:t>
        </w:r>
      </w:ins>
      <w:r>
        <w:t xml:space="preserve"> the commotion he had misplaced his gun somewhere. With a faint hope, he opened the glove compartment and fumbled around </w:t>
      </w:r>
      <w:del w:id="8173" w:author="Editor" w:date="2026-09-25T09:00:00Z">
        <w:r>
          <w:delText xml:space="preserve">to check </w:delText>
        </w:r>
      </w:del>
      <w:r>
        <w:t xml:space="preserve">for the gun. And then his hand struck </w:t>
      </w:r>
      <w:del w:id="8174" w:author="Editor" w:date="2026-09-25T09:00:00Z">
        <w:r>
          <w:delText xml:space="preserve">some</w:delText>
        </w:r>
      </w:del>
      <w:ins w:id="8175" w:author="Editor" w:date="2026-09-25T09:00:00Z">
        <w:r>
          <w:t xml:space="preserve">a</w:t>
        </w:r>
      </w:ins>
      <w:r>
        <w:t xml:space="preserve"> metal piece. He peeped inside and found a tiny instrument taped </w:t>
      </w:r>
      <w:del w:id="8176" w:author="Editor" w:date="2026-09-25T09:00:00Z">
        <w:r>
          <w:delText xml:space="preserve">at the </w:delText>
        </w:r>
      </w:del>
      <w:ins w:id="8177" w:author="Editor" w:date="2026-09-25T09:00:00Z">
        <w:r>
          <w:t xml:space="preserve">in the lowermost </w:t>
        </w:r>
      </w:ins>
      <w:r>
        <w:t xml:space="preserve">corner</w:t>
      </w:r>
      <w:del w:id="8178" w:author="Editor" w:date="2026-09-25T09:00:00Z">
        <w:r>
          <w:delText xml:space="preserve"> most position</w:delText>
        </w:r>
      </w:del>
      <w:r>
        <w:t xml:space="preserve"> of the compartment. It appeared damaged. He pulled it out and showed it to Damian as he continued to study </w:t>
      </w:r>
      <w:del w:id="8179" w:author="Editor" w:date="2026-09-25T09:00:00Z">
        <w:r>
          <w:delText xml:space="preserve">the tiny aperture</w:delText>
        </w:r>
      </w:del>
      <w:ins w:id="8180" w:author="Editor" w:date="2026-09-25T09:00:00Z">
        <w:r>
          <w:t xml:space="preserve">it</w:t>
        </w:r>
      </w:ins>
      <w:r>
        <w:t xml:space="preserve">.</w:t>
      </w:r>
      <w:commentRangeEnd w:id="227"/>
      <w:r>
        <w:commentReference w:id="227"/>
      </w:r>
    </w:p>
    <w:p w14:paraId="5E37B677" w14:textId="77777777" w:rsidR="000C10CC" w:rsidRPr="000C10CC" w:rsidRDefault="000C10CC" w:rsidP="000C10CC">
      <w:r>
        <w:t xml:space="preserve">“It is a bug!</w:t>
      </w:r>
      <w:del w:id="8181" w:author="Editor" w:date="2026-09-25T09:00:00Z">
        <w:r>
          <w:delText xml:space="preserve">!</w:delText>
        </w:r>
      </w:del>
      <w:r>
        <w:t xml:space="preserve">” announced Damian</w:t>
      </w:r>
      <w:del w:id="8182" w:author="Editor" w:date="2026-09-25T09:00:00Z">
        <w:r>
          <w:delText xml:space="preserve">. His voice expressed astonishment</w:delText>
        </w:r>
      </w:del>
      <w:r>
        <w:t xml:space="preserve">. For the first time that evening Benedikt paid attention to his accomplices</w:t>
      </w:r>
      <w:del w:id="8183" w:author="Editor (Typography)" w:date="2026-09-25T09:00:00Z">
        <w:r>
          <w:delText xml:space="preserve">'</w:delText>
        </w:r>
      </w:del>
      <w:ins w:id="8184" w:author="Editor (Typography)" w:date="2026-09-25T09:00:00Z">
        <w:r>
          <w:t xml:space="preserve">’</w:t>
        </w:r>
      </w:ins>
      <w:r>
        <w:t xml:space="preserve"> conversation.</w:t>
      </w:r>
    </w:p>
    <w:p w14:paraId="1A5FD40A" w14:textId="77777777" w:rsidR="000C10CC" w:rsidRPr="000C10CC" w:rsidRDefault="000C10CC" w:rsidP="000C10CC">
      <w:commentRangeStart w:id="228"/>
      <w:r>
        <w:t xml:space="preserve">“It makes complete sense. That police officer at Nazaré wasn’t an accident. Destroy it right away. Tell our men to vacate all places. I want to leave this place as </w:t>
      </w:r>
      <w:del w:id="8185" w:author="Editor" w:date="2026-09-25T09:00:00Z">
        <w:r>
          <w:delText xml:space="preserve">early</w:delText>
        </w:r>
      </w:del>
      <w:ins w:id="8186" w:author="Editor" w:date="2026-09-25T09:00:00Z">
        <w:r>
          <w:t xml:space="preserve">soon</w:t>
        </w:r>
      </w:ins>
      <w:r>
        <w:t xml:space="preserve"> as we can</w:t>
      </w:r>
      <w:del w:id="8187" w:author="Editor" w:date="2026-09-25T09:00:00Z">
        <w:r>
          <w:delText xml:space="preserve">." announced</w:delText>
        </w:r>
      </w:del>
      <w:ins w:id="8188" w:author="Editor" w:date="2026-09-25T09:00:00Z">
        <w:r>
          <w:t xml:space="preserve">,” said</w:t>
        </w:r>
      </w:ins>
      <w:r>
        <w:t xml:space="preserve"> Benedikt.</w:t>
      </w:r>
      <w:commentRangeEnd w:id="228"/>
      <w:r>
        <w:commentReference w:id="228"/>
      </w:r>
    </w:p>
    <w:p w14:paraId="6956512E" w14:textId="77777777" w:rsidR="000C10CC" w:rsidRPr="000C10CC" w:rsidRDefault="000C10CC" w:rsidP="000C10CC">
      <w:r>
        <w:t xml:space="preserve">“This piece is already damaged. I believe this happened when I threw the gun in the compartment. It must have hit it </w:t>
      </w:r>
      <w:del w:id="8189" w:author="Editor" w:date="2026-09-25T09:00:00Z">
        <w:r>
          <w:delText xml:space="preserve">right and square”.</w:delText>
        </w:r>
      </w:del>
      <w:ins w:id="8190" w:author="Editor" w:date="2026-09-25T09:00:00Z">
        <w:r>
          <w:t xml:space="preserve">squarely.”</w:t>
        </w:r>
      </w:ins>
    </w:p>
    <w:p w14:paraId="2F7551D7" w14:textId="77777777" w:rsidR="000C10CC" w:rsidRPr="000C10CC" w:rsidRDefault="000C10CC" w:rsidP="000C10CC">
      <w:del w:id="8191" w:author="Editor (Names)" w:date="2026-09-25T09:00:00Z">
        <w:r>
          <w:delText xml:space="preserve">Francis</w:delText>
        </w:r>
      </w:del>
      <w:ins w:id="8192" w:author="Editor (Names)" w:date="2026-09-25T09:00:00Z">
        <w:r>
          <w:t xml:space="preserve">Francisco</w:t>
        </w:r>
      </w:ins>
      <w:r>
        <w:t xml:space="preserve"> was still amazed by his accidental discovery. He finally got something right even if it was by accident.</w:t>
      </w:r>
    </w:p>
    <w:p w14:paraId="42D16FCF" w14:textId="77777777" w:rsidR="000C10CC" w:rsidRPr="000C10CC" w:rsidRDefault="000C10CC" w:rsidP="000C10CC">
      <w:r>
        <w:t xml:space="preserve">The</w:t>
      </w:r>
      <w:del w:id="8193" w:author="Editor" w:date="2026-09-25T09:00:00Z">
        <w:r>
          <w:delText xml:space="preserve"> car</w:delText>
        </w:r>
      </w:del>
      <w:r>
        <w:t xml:space="preserve"> engine came to life with a big roar. Benedikt’s mind was racing, contemplating who could be behind him. He wanted to leave Lisbon as fast as he could. Now that he had Sanchez, he wanted to avoid all unnecessary confrontations. The evening sun was fading fast, spreading </w:t>
      </w:r>
      <w:ins w:id="8194" w:author="Editor" w:date="2026-09-25T09:00:00Z">
        <w:r>
          <w:t xml:space="preserve">a </w:t>
        </w:r>
      </w:ins>
      <w:r>
        <w:t xml:space="preserve">scattered tinge across the horizon. It resembled his state – </w:t>
      </w:r>
      <w:del w:id="8195" w:author="Editor" w:date="2026-09-25T09:00:00Z">
        <w:r>
          <w:delText xml:space="preserve">as </w:delText>
        </w:r>
      </w:del>
      <w:r>
        <w:t xml:space="preserve">his trepidations were </w:t>
      </w:r>
      <w:del w:id="8196" w:author="Editor" w:date="2026-09-25T09:00:00Z">
        <w:r>
          <w:delText xml:space="preserve">expunging</w:delText>
        </w:r>
      </w:del>
      <w:ins w:id="8197" w:author="Editor" w:date="2026-09-25T09:00:00Z">
        <w:r>
          <w:t xml:space="preserve">receding,</w:t>
        </w:r>
      </w:ins>
      <w:r>
        <w:t xml:space="preserve"> and a sense of calmness was slowly engulfing his soul.</w:t>
      </w:r>
    </w:p>
    <w:p w14:paraId="65CB3651" w14:textId="77777777" w:rsidR="00E60FF3" w:rsidRDefault="00E60FF3">
      <w:pPr>
        <w:spacing w:line="259" w:lineRule="auto"/>
        <w:jc w:val="left"/>
      </w:pPr>
      <w:r>
        <w:br w:type="page"/>
      </w:r>
    </w:p>
    <w:p w14:paraId="2978A9A2" w14:textId="6D014BF0" w:rsidR="008E2444" w:rsidRPr="00E60FF3" w:rsidRDefault="008E2444" w:rsidP="00F56514">
      <w:pPr>
        <w:outlineLvl w:val="0"/>
        <w:rPr>
          <w:b/>
        </w:rPr>
      </w:pPr>
      <w:r>
        <w:rPr>
          <w:b/>
        </w:rPr>
        <w:lastRenderedPageBreak/>
        <w:t>Chapter 45 </w:t>
      </w:r>
    </w:p>
    <w:p w14:paraId="330E69B1" w14:textId="77777777" w:rsidR="008E2444" w:rsidRPr="00E60FF3" w:rsidRDefault="008E2444" w:rsidP="008E2444">
      <w:pPr>
        <w:rPr>
          <w:b/>
        </w:rPr>
      </w:pPr>
      <w:commentRangeStart w:id="229"/>
      <w:del w:id="8198" w:author="Editor" w:date="2026-09-25T09:00:00Z">
        <w:r>
          <w:rPr>
            <w:b/>
          </w:rPr>
          <w:delText xml:space="preserve">6:30</w:delText>
        </w:r>
      </w:del>
      <w:ins w:id="8199" w:author="Editor" w:date="2026-09-25T09:00:00Z">
        <w:r>
          <w:rPr>
            <w:b/>
          </w:rPr>
          <w:t xml:space="preserve">8:45</w:t>
        </w:r>
      </w:ins>
      <w:r>
        <w:rPr>
          <w:b/>
        </w:rPr>
        <w:t xml:space="preserve"> PM 18th April 2014, Lisbon, Portugal</w:t>
      </w:r>
      <w:commentRangeEnd w:id="229"/>
      <w:r>
        <w:commentReference w:id="229"/>
      </w:r>
    </w:p>
    <w:p w14:paraId="2D08571E" w14:textId="31E9F6A9" w:rsidR="0092317C" w:rsidRPr="0092317C" w:rsidRDefault="0092317C" w:rsidP="0092317C">
      <w:r>
        <w:t xml:space="preserve">The streetlights were appearing in a sporadic fashion on the busy roads of Lisbon. A dull wind was casually sauntering with a hint of laziness written over it. People were gracing the streets</w:t>
      </w:r>
      <w:ins w:id="8200" w:author="Editor" w:date="2026-09-25T09:00:00Z">
        <w:r>
          <w:t xml:space="preserve">, walking</w:t>
        </w:r>
      </w:ins>
      <w:r>
        <w:t xml:space="preserve"> aimlessly</w:t>
      </w:r>
      <w:del w:id="8201" w:author="Editor" w:date="2026-09-25T09:00:00Z">
        <w:r>
          <w:delText xml:space="preserve"> walking</w:delText>
        </w:r>
      </w:del>
      <w:r>
        <w:t xml:space="preserve"> with no set destination, but not Maxwell. He had a purpose</w:t>
      </w:r>
      <w:del w:id="8202" w:author="Editor" w:date="2026-09-25T09:00:00Z">
        <w:r>
          <w:delText xml:space="preserve">, his</w:delText>
        </w:r>
      </w:del>
      <w:ins w:id="8203" w:author="Editor" w:date="2026-09-25T09:00:00Z">
        <w:r>
          <w:t xml:space="preserve">. His</w:t>
        </w:r>
      </w:ins>
      <w:r>
        <w:t xml:space="preserve"> face exuded anxiety and his mind</w:t>
      </w:r>
      <w:ins w:id="8204" w:author="Editor" w:date="2026-09-25T09:00:00Z">
        <w:r>
          <w:t xml:space="preserve"> was</w:t>
        </w:r>
      </w:ins>
      <w:r>
        <w:t xml:space="preserve"> clouded with a sense of urgency. He parked the car a street away from where Benedikt </w:t>
      </w:r>
      <w:del w:id="8205" w:author="Editor" w:date="2026-09-25T09:00:00Z">
        <w:r>
          <w:delText xml:space="preserve">was housed</w:delText>
        </w:r>
      </w:del>
      <w:ins w:id="8206" w:author="Editor" w:date="2026-09-25T09:00:00Z">
        <w:r>
          <w:t xml:space="preserve">had stayed</w:t>
        </w:r>
      </w:ins>
      <w:r>
        <w:t xml:space="preserve"> a few hours ago. The porch was empty, and the place was in complete darkness. He tried opening the front door, but it didn</w:t>
      </w:r>
      <w:del w:id="8207" w:author="Editor (Typography)" w:date="2026-09-25T09:00:00Z">
        <w:r>
          <w:delText xml:space="preserve">'</w:delText>
        </w:r>
      </w:del>
      <w:ins w:id="8208" w:author="Editor (Typography)" w:date="2026-09-25T09:00:00Z">
        <w:r>
          <w:t xml:space="preserve">’</w:t>
        </w:r>
      </w:ins>
      <w:r>
        <w:t xml:space="preserve">t </w:t>
      </w:r>
      <w:del w:id="8209" w:author="Editor" w:date="2026-09-25T09:00:00Z">
        <w:r>
          <w:delText xml:space="preserve">nudge</w:delText>
        </w:r>
      </w:del>
      <w:ins w:id="8210" w:author="Editor" w:date="2026-09-25T09:00:00Z">
        <w:r>
          <w:t xml:space="preserve">open</w:t>
        </w:r>
      </w:ins>
      <w:r>
        <w:t xml:space="preserve">. Frustrated</w:t>
      </w:r>
      <w:ins w:id="8211" w:author="Editor" w:date="2026-09-25T09:00:00Z">
        <w:r>
          <w:t xml:space="preserve">,</w:t>
        </w:r>
      </w:ins>
      <w:r>
        <w:t xml:space="preserve"> he pulled out his gun, pointed </w:t>
      </w:r>
      <w:del w:id="8212" w:author="Editor" w:date="2026-09-25T09:00:00Z">
        <w:r>
          <w:delText xml:space="preserve">to</w:delText>
        </w:r>
      </w:del>
      <w:ins w:id="8213" w:author="Editor" w:date="2026-09-25T09:00:00Z">
        <w:r>
          <w:t xml:space="preserve">it at</w:t>
        </w:r>
      </w:ins>
      <w:r>
        <w:t xml:space="preserve"> the doorknob and shot it. The silencer on the gun </w:t>
      </w:r>
      <w:del w:id="8214" w:author="Editor" w:date="2026-09-25T09:00:00Z">
        <w:r>
          <w:delText xml:space="preserve">gave away</w:delText>
        </w:r>
      </w:del>
      <w:ins w:id="8215" w:author="Editor" w:date="2026-09-25T09:00:00Z">
        <w:r>
          <w:t xml:space="preserve">made</w:t>
        </w:r>
      </w:ins>
      <w:r>
        <w:t xml:space="preserve"> a blip sound and the knob gave </w:t>
      </w:r>
      <w:del w:id="8216" w:author="Editor" w:date="2026-09-25T09:00:00Z">
        <w:r>
          <w:delText xml:space="preserve">away</w:delText>
        </w:r>
      </w:del>
      <w:ins w:id="8217" w:author="Editor" w:date="2026-09-25T09:00:00Z">
        <w:r>
          <w:t xml:space="preserve">up</w:t>
        </w:r>
      </w:ins>
      <w:r>
        <w:t xml:space="preserve"> its resistance.  He flung the door open and the worst of his fears came true.</w:t>
      </w:r>
    </w:p>
    <w:p w14:paraId="3402E474" w14:textId="77777777" w:rsidR="0092317C" w:rsidRPr="0092317C" w:rsidRDefault="0092317C" w:rsidP="0092317C">
      <w:r>
        <w:t xml:space="preserve">No one was in sight. He searched the house with haste but found nothing. He </w:t>
      </w:r>
      <w:del w:id="8218" w:author="Editor" w:date="2026-09-25T09:00:00Z">
        <w:r>
          <w:delText xml:space="preserve">looked for any sign of Sanchez presence, but nothing was substantiating enough to suggest anything. He </w:delText>
        </w:r>
      </w:del>
      <w:r>
        <w:t xml:space="preserve">felt asphyxiated. His intuition suggested he had lost </w:t>
      </w:r>
      <w:del w:id="8219" w:author="Editor" w:date="2026-09-25T09:00:00Z">
        <w:r>
          <w:delText xml:space="preserve">trace</w:delText>
        </w:r>
      </w:del>
      <w:ins w:id="8220" w:author="Editor" w:date="2026-09-25T09:00:00Z">
        <w:r>
          <w:t xml:space="preserve">track</w:t>
        </w:r>
      </w:ins>
      <w:r>
        <w:t xml:space="preserve"> of Sanchez. Time wasn’t </w:t>
      </w:r>
      <w:del w:id="8221" w:author="Editor" w:date="2026-09-25T09:00:00Z">
        <w:r>
          <w:delText xml:space="preserve">by</w:delText>
        </w:r>
      </w:del>
      <w:ins w:id="8222" w:author="Editor" w:date="2026-09-25T09:00:00Z">
        <w:r>
          <w:t xml:space="preserve">on</w:t>
        </w:r>
      </w:ins>
      <w:r>
        <w:t xml:space="preserve"> his side, for every passing minute was taking him further away from her.</w:t>
      </w:r>
    </w:p>
    <w:p w14:paraId="6E0305B6" w14:textId="77777777" w:rsidR="0092317C" w:rsidRPr="0092317C" w:rsidRDefault="0092317C" w:rsidP="0092317C">
      <w:commentRangeStart w:id="230"/>
      <w:r>
        <w:t xml:space="preserve">He sprinted back to his car and sped</w:t>
      </w:r>
      <w:del w:id="8223" w:author="Editor" w:date="2026-09-25T09:00:00Z">
        <w:r>
          <w:delText xml:space="preserve"> his way</w:delText>
        </w:r>
      </w:del>
      <w:r>
        <w:t xml:space="preserve"> through the busy evening traffic of Lisbon. This time his destination was Montijo airport. His last dwindling hope was Benedikt</w:t>
      </w:r>
      <w:del w:id="8224" w:author="Editor (Typography)" w:date="2026-09-25T09:00:00Z">
        <w:r>
          <w:delText xml:space="preserve">'</w:delText>
        </w:r>
      </w:del>
      <w:ins w:id="8225" w:author="Editor (Typography)" w:date="2026-09-25T09:00:00Z">
        <w:r>
          <w:t xml:space="preserve">’</w:t>
        </w:r>
      </w:ins>
      <w:r>
        <w:t xml:space="preserve">s jet, Benedikt</w:t>
      </w:r>
      <w:del w:id="8226" w:author="Editor (Typography)" w:date="2026-09-25T09:00:00Z">
        <w:r>
          <w:delText xml:space="preserve">'</w:delText>
        </w:r>
      </w:del>
      <w:ins w:id="8227" w:author="Editor (Typography)" w:date="2026-09-25T09:00:00Z">
        <w:r>
          <w:t xml:space="preserve">’</w:t>
        </w:r>
      </w:ins>
      <w:r>
        <w:t xml:space="preserve">s escape path from Lisbon. </w:t>
      </w:r>
      <w:del w:id="8228" w:author="Editor" w:date="2026-09-25T09:00:00Z">
        <w:r>
          <w:delText xml:space="preserve">His hope was</w:delText>
        </w:r>
      </w:del>
      <w:ins w:id="8229" w:author="Editor" w:date="2026-09-25T09:00:00Z">
        <w:r>
          <w:t xml:space="preserve">He hoped</w:t>
        </w:r>
      </w:ins>
      <w:r>
        <w:t xml:space="preserve"> to reach the airport before Benedikt. Throughout the drive, he tried hard to avoid all the spiteful deliberations that invariably crowded his mind but failed miserably.</w:t>
      </w:r>
      <w:commentRangeEnd w:id="230"/>
      <w:r>
        <w:commentReference w:id="230"/>
      </w:r>
    </w:p>
    <w:p w14:paraId="04FF1394" w14:textId="25569667" w:rsidR="0092317C" w:rsidRPr="0092317C" w:rsidRDefault="0092317C" w:rsidP="0092317C">
      <w:r>
        <w:t xml:space="preserve">The drive to the airport was strenuous. The traffic didn’t help his cause either, and it took him over an hour</w:t>
      </w:r>
      <w:del w:id="8230" w:author="Editor" w:date="2026-09-25T09:00:00Z">
        <w:r>
          <w:delText xml:space="preserve"> to reach the airport</w:delText>
        </w:r>
      </w:del>
      <w:r>
        <w:t xml:space="preserve">. On the way, he got a call from the Lisbon police, inquiring about the death of the police officer. Maxwell tried to explain </w:t>
      </w:r>
      <w:del w:id="8231" w:author="Editor" w:date="2026-09-25T09:00:00Z">
        <w:r>
          <w:delText xml:space="preserve">about </w:delText>
        </w:r>
      </w:del>
      <w:r>
        <w:t xml:space="preserve">Benedikt</w:t>
      </w:r>
      <w:del w:id="8232" w:author="Editor (Typography)" w:date="2026-09-25T09:00:00Z">
        <w:r>
          <w:delText xml:space="preserve">'</w:delText>
        </w:r>
      </w:del>
      <w:ins w:id="8233" w:author="Editor (Typography)" w:date="2026-09-25T09:00:00Z">
        <w:r>
          <w:t xml:space="preserve">’</w:t>
        </w:r>
      </w:ins>
      <w:r>
        <w:t xml:space="preserve">s transgressions and </w:t>
      </w:r>
      <w:del w:id="8234" w:author="Editor" w:date="2026-09-25T09:00:00Z">
        <w:r>
          <w:delText xml:space="preserve">urged</w:delText>
        </w:r>
      </w:del>
      <w:ins w:id="8235" w:author="Editor" w:date="2026-09-25T09:00:00Z">
        <w:r>
          <w:t xml:space="preserve">sought</w:t>
        </w:r>
      </w:ins>
      <w:r>
        <w:t xml:space="preserve"> their </w:t>
      </w:r>
      <w:del w:id="8236" w:author="Editor" w:date="2026-09-25T09:00:00Z">
        <w:r>
          <w:delText xml:space="preserve">attention</w:delText>
        </w:r>
      </w:del>
      <w:ins w:id="8237" w:author="Editor" w:date="2026-09-25T09:00:00Z">
        <w:r>
          <w:t xml:space="preserve">help</w:t>
        </w:r>
      </w:ins>
      <w:r>
        <w:t xml:space="preserve"> in finding the van. But the Lisbon police weren’t interested in chasing a random van without any concrete evidence. He </w:t>
      </w:r>
      <w:del w:id="8238" w:author="Editor (Spelling)" w:date="2026-09-25T09:00:00Z">
        <w:r>
          <w:delText xml:space="preserve">realized</w:delText>
        </w:r>
      </w:del>
      <w:ins w:id="8239" w:author="Editor (Spelling)" w:date="2026-09-25T09:00:00Z">
        <w:r>
          <w:t xml:space="preserve">realised</w:t>
        </w:r>
      </w:ins>
      <w:r>
        <w:t xml:space="preserve"> he was wasting time convincing them and promptly concluded the conversation.</w:t>
      </w:r>
    </w:p>
    <w:p w14:paraId="489EBD00" w14:textId="5CFEEE8F" w:rsidR="0092317C" w:rsidRPr="0092317C" w:rsidRDefault="0092317C" w:rsidP="0092317C">
      <w:r>
        <w:t xml:space="preserve">The airport was an unusually quiet place. He spotted </w:t>
      </w:r>
      <w:ins w:id="8240" w:author="Editor" w:date="2026-09-25T09:00:00Z">
        <w:r>
          <w:t xml:space="preserve">a </w:t>
        </w:r>
      </w:ins>
      <w:r>
        <w:t xml:space="preserve">few planes resting in the open </w:t>
      </w:r>
      <w:del w:id="8241" w:author="Editor" w:date="2026-09-25T09:00:00Z">
        <w:r>
          <w:delText xml:space="preserve">hangers</w:delText>
        </w:r>
      </w:del>
      <w:ins w:id="8242" w:author="Editor" w:date="2026-09-25T09:00:00Z">
        <w:r>
          <w:t xml:space="preserve">hangars</w:t>
        </w:r>
      </w:ins>
      <w:r>
        <w:t xml:space="preserve"> but wasn’t sure which one belonged to Benedikt. He parked his car by the entrance and rushed into the small waiting area through the revolving door. He saw a reception desk at the end of the hallway towards the left</w:t>
      </w:r>
      <w:del w:id="8243" w:author="Editor" w:date="2026-09-25T09:00:00Z">
        <w:r>
          <w:delText xml:space="preserve"> alley</w:delText>
        </w:r>
      </w:del>
      <w:r>
        <w:t xml:space="preserve">. It was near the </w:t>
      </w:r>
      <w:del w:id="8244" w:author="Editor" w:date="2026-09-25T09:00:00Z">
        <w:r>
          <w:delText xml:space="preserve">backdoor outlet</w:delText>
        </w:r>
      </w:del>
      <w:ins w:id="8245" w:author="Editor" w:date="2026-09-25T09:00:00Z">
        <w:r>
          <w:t xml:space="preserve">back door</w:t>
        </w:r>
      </w:ins>
      <w:r>
        <w:t xml:space="preserve">, which opened </w:t>
      </w:r>
      <w:del w:id="8246" w:author="Editor" w:date="2026-09-25T09:00:00Z">
        <w:r>
          <w:delText xml:space="preserve">to</w:delText>
        </w:r>
      </w:del>
      <w:ins w:id="8247" w:author="Editor" w:date="2026-09-25T09:00:00Z">
        <w:r>
          <w:t xml:space="preserve">onto</w:t>
        </w:r>
      </w:ins>
      <w:r>
        <w:t xml:space="preserve"> the airfield. There was a young girl guarding the place and she was busy talking on her phone.</w:t>
      </w:r>
    </w:p>
    <w:p w14:paraId="0CC59799" w14:textId="77777777" w:rsidR="0092317C" w:rsidRPr="0092317C" w:rsidRDefault="0092317C" w:rsidP="0092317C">
      <w:r>
        <w:t xml:space="preserve">Maxwell took a few long strides to the desk. The young girl took her attention away from the phone, looked at him and </w:t>
      </w:r>
      <w:del w:id="8248" w:author="Editor" w:date="2026-09-25T09:00:00Z">
        <w:r>
          <w:delText xml:space="preserve">with a harmonious tone queried</w:delText>
        </w:r>
      </w:del>
      <w:ins w:id="8249" w:author="Editor" w:date="2026-09-25T09:00:00Z">
        <w:r>
          <w:t xml:space="preserve">asked</w:t>
        </w:r>
      </w:ins>
      <w:r>
        <w:t xml:space="preserve">, “Good evening. How may I help you, sir?”</w:t>
      </w:r>
    </w:p>
    <w:p w14:paraId="13557FF5" w14:textId="77777777" w:rsidR="0092317C" w:rsidRPr="0092317C" w:rsidRDefault="0092317C" w:rsidP="0092317C">
      <w:r>
        <w:t xml:space="preserve">He forced a smile and </w:t>
      </w:r>
      <w:del w:id="8250" w:author="Editor" w:date="2026-09-25T09:00:00Z">
        <w:r>
          <w:delText xml:space="preserve">blurted</w:delText>
        </w:r>
      </w:del>
      <w:ins w:id="8251" w:author="Editor" w:date="2026-09-25T09:00:00Z">
        <w:r>
          <w:t xml:space="preserve">asked,</w:t>
        </w:r>
      </w:ins>
      <w:r>
        <w:t xml:space="preserve"> “Is Benedikt’s jet still here?” </w:t>
      </w:r>
      <w:del w:id="8252" w:author="Editor" w:date="2026-09-25T09:00:00Z">
        <w:r>
          <w:delText xml:space="preserve">his</w:delText>
        </w:r>
      </w:del>
      <w:ins w:id="8253" w:author="Editor" w:date="2026-09-25T09:00:00Z">
        <w:r>
          <w:t xml:space="preserve">His</w:t>
        </w:r>
      </w:ins>
      <w:r>
        <w:t xml:space="preserve"> heart was racing</w:t>
      </w:r>
      <w:del w:id="8254" w:author="Editor" w:date="2026-09-25T09:00:00Z">
        <w:r>
          <w:delText xml:space="preserve"> hard</w:delText>
        </w:r>
      </w:del>
      <w:r>
        <w:t xml:space="preserve"> as he anxiously waited to hear what she had to say.</w:t>
      </w:r>
    </w:p>
    <w:p w14:paraId="521A9665" w14:textId="77777777" w:rsidR="0092317C" w:rsidRPr="0092317C" w:rsidRDefault="0092317C" w:rsidP="0092317C">
      <w:r>
        <w:t xml:space="preserve">The girl continued to carry </w:t>
      </w:r>
      <w:del w:id="8255" w:author="Editor" w:date="2026-09-25T09:00:00Z">
        <w:r>
          <w:delText xml:space="preserve">the</w:delText>
        </w:r>
      </w:del>
      <w:ins w:id="8256" w:author="Editor" w:date="2026-09-25T09:00:00Z">
        <w:r>
          <w:t xml:space="preserve">her</w:t>
        </w:r>
      </w:ins>
      <w:r>
        <w:t xml:space="preserve"> infectious smile and enquired, “Do you have his jet’s tail number?”</w:t>
      </w:r>
    </w:p>
    <w:p w14:paraId="610889F7" w14:textId="77777777" w:rsidR="0092317C" w:rsidRPr="0092317C" w:rsidRDefault="0092317C" w:rsidP="0092317C">
      <w:r>
        <w:t xml:space="preserve">He knew it was a valid request</w:t>
      </w:r>
      <w:del w:id="8257" w:author="Editor" w:date="2026-09-25T09:00:00Z">
        <w:r>
          <w:delText xml:space="preserve">, and with a gravelly voice demanded,</w:delText>
        </w:r>
      </w:del>
      <w:ins w:id="8258" w:author="Editor" w:date="2026-09-25T09:00:00Z">
        <w:r>
          <w:t xml:space="preserve">.</w:t>
        </w:r>
      </w:ins>
      <w:r>
        <w:t xml:space="preserve"> “Sorry</w:t>
      </w:r>
      <w:ins w:id="8259" w:author="Editor" w:date="2026-09-25T09:00:00Z">
        <w:r>
          <w:t xml:space="preserve">,</w:t>
        </w:r>
      </w:ins>
      <w:r>
        <w:t xml:space="preserve"> miss</w:t>
      </w:r>
      <w:ins w:id="8260" w:author="Editor" w:date="2026-09-25T09:00:00Z">
        <w:r>
          <w:t xml:space="preserve">,</w:t>
        </w:r>
      </w:ins>
      <w:r>
        <w:t xml:space="preserve"> I don’t have it with me. Can you please find </w:t>
      </w:r>
      <w:ins w:id="8261" w:author="Editor" w:date="2026-09-25T09:00:00Z">
        <w:r>
          <w:t xml:space="preserve">it </w:t>
        </w:r>
      </w:ins>
      <w:r>
        <w:t xml:space="preserve">by name?”</w:t>
      </w:r>
    </w:p>
    <w:p w14:paraId="1FA1AA70" w14:textId="77777777" w:rsidR="0092317C" w:rsidRPr="0092317C" w:rsidRDefault="0092317C" w:rsidP="0092317C">
      <w:r>
        <w:t xml:space="preserve">Maxwell’s </w:t>
      </w:r>
      <w:del w:id="8262" w:author="Editor (Spelling)" w:date="2026-09-25T09:00:00Z">
        <w:r>
          <w:delText xml:space="preserve">demeanor</w:delText>
        </w:r>
      </w:del>
      <w:ins w:id="8263" w:author="Editor (Spelling)" w:date="2026-09-25T09:00:00Z">
        <w:r>
          <w:t xml:space="preserve">demeanour</w:t>
        </w:r>
      </w:ins>
      <w:r>
        <w:t xml:space="preserve"> strongly influenced the girl and she agreed to his request.</w:t>
      </w:r>
    </w:p>
    <w:p w14:paraId="18145F22" w14:textId="77777777" w:rsidR="0092317C" w:rsidRPr="0092317C" w:rsidRDefault="0092317C" w:rsidP="0092317C">
      <w:del w:id="8264" w:author="Editor (Typography)" w:date="2026-09-25T09:00:00Z">
        <w:r>
          <w:delText xml:space="preserve">"</w:delText>
        </w:r>
      </w:del>
      <w:ins w:id="8265" w:author="Editor (Typography)" w:date="2026-09-25T09:00:00Z">
        <w:r>
          <w:t xml:space="preserve">“</w:t>
        </w:r>
      </w:ins>
      <w:r>
        <w:t xml:space="preserve">Did you say Benedikt? They left about twenty minutes back.”</w:t>
      </w:r>
    </w:p>
    <w:p w14:paraId="60926A06" w14:textId="77777777" w:rsidR="0092317C" w:rsidRPr="0092317C" w:rsidRDefault="0092317C" w:rsidP="0092317C">
      <w:r>
        <w:t xml:space="preserve">Maxwell knew he</w:t>
      </w:r>
      <w:ins w:id="8266" w:author="Editor" w:date="2026-09-25T09:00:00Z">
        <w:r>
          <w:t xml:space="preserve"> had</w:t>
        </w:r>
      </w:ins>
      <w:r>
        <w:t xml:space="preserve"> lost the chase. With a dejected tone, he asked</w:t>
      </w:r>
      <w:del w:id="8267" w:author="Editor" w:date="2026-09-25T09:00:00Z">
        <w:r>
          <w:delText xml:space="preserve"> with fading hope</w:delText>
        </w:r>
      </w:del>
      <w:r>
        <w:t xml:space="preserve">, “Was there a girl with him?”</w:t>
      </w:r>
    </w:p>
    <w:p w14:paraId="6BFA5DBD" w14:textId="77777777" w:rsidR="0092317C" w:rsidRPr="0092317C" w:rsidRDefault="0092317C" w:rsidP="0092317C">
      <w:del w:id="8268" w:author="Editor (Typography)" w:date="2026-09-25T09:00:00Z">
        <w:r>
          <w:delText xml:space="preserve">"</w:delText>
        </w:r>
      </w:del>
      <w:ins w:id="8269" w:author="Editor (Typography)" w:date="2026-09-25T09:00:00Z">
        <w:r>
          <w:t xml:space="preserve">“</w:t>
        </w:r>
      </w:ins>
      <w:r>
        <w:t xml:space="preserve">I wouldn’t know. My shift started only a few minutes back.”</w:t>
      </w:r>
    </w:p>
    <w:p w14:paraId="7EEB1BA2" w14:textId="77777777" w:rsidR="0092317C" w:rsidRPr="0092317C" w:rsidRDefault="0092317C" w:rsidP="0092317C">
      <w:r>
        <w:t>He was exasperated. It seemed everything was working against him. “Where did the jet go?”</w:t>
      </w:r>
    </w:p>
    <w:p w14:paraId="1C901F59" w14:textId="77777777" w:rsidR="0092317C" w:rsidRPr="0092317C" w:rsidRDefault="0092317C" w:rsidP="0092317C">
      <w:r>
        <w:t xml:space="preserve">He tried not to sound </w:t>
      </w:r>
      <w:del w:id="8270" w:author="Editor" w:date="2026-09-25T09:00:00Z">
        <w:r>
          <w:delText xml:space="preserve">rile</w:delText>
        </w:r>
      </w:del>
      <w:ins w:id="8271" w:author="Editor" w:date="2026-09-25T09:00:00Z">
        <w:r>
          <w:t xml:space="preserve">riled</w:t>
        </w:r>
      </w:ins>
      <w:r>
        <w:t xml:space="preserve"> as he </w:t>
      </w:r>
      <w:del w:id="8272" w:author="Editor" w:date="2026-09-25T09:00:00Z">
        <w:r>
          <w:delText xml:space="preserve">imposed</w:delText>
        </w:r>
      </w:del>
      <w:ins w:id="8273" w:author="Editor" w:date="2026-09-25T09:00:00Z">
        <w:r>
          <w:t xml:space="preserve">put</w:t>
        </w:r>
      </w:ins>
      <w:r>
        <w:t xml:space="preserve"> his query with some reluctance.</w:t>
      </w:r>
    </w:p>
    <w:p w14:paraId="600F58CB" w14:textId="77777777" w:rsidR="0092317C" w:rsidRPr="0092317C" w:rsidRDefault="0092317C" w:rsidP="0092317C">
      <w:r>
        <w:t xml:space="preserve">The girl knew she was giving away information </w:t>
      </w:r>
      <w:del w:id="8274" w:author="Editor" w:date="2026-09-25T09:00:00Z">
        <w:r>
          <w:delText xml:space="preserve">that she wasn’t allowed by</w:delText>
        </w:r>
      </w:del>
      <w:ins w:id="8275" w:author="Editor" w:date="2026-09-25T09:00:00Z">
        <w:r>
          <w:t xml:space="preserve">against</w:t>
        </w:r>
      </w:ins>
      <w:r>
        <w:t xml:space="preserve"> the protocol, but she proceeded anyway, “They are off to Tallinn.</w:t>
      </w:r>
      <w:del w:id="8276" w:author="Editor (Typography)" w:date="2026-09-25T09:00:00Z">
        <w:r>
          <w:delText xml:space="preserve">"</w:delText>
        </w:r>
      </w:del>
      <w:ins w:id="8277" w:author="Editor (Typography)" w:date="2026-09-25T09:00:00Z">
        <w:r>
          <w:t xml:space="preserve">”</w:t>
        </w:r>
      </w:ins>
    </w:p>
    <w:p w14:paraId="47CE5E2E" w14:textId="77777777" w:rsidR="0092317C" w:rsidRPr="0092317C" w:rsidRDefault="0092317C" w:rsidP="0092317C">
      <w:r>
        <w:t xml:space="preserve">Maxwell scribbled his number on her notepad and said, “Thank you. Do me another </w:t>
      </w:r>
      <w:del w:id="8278" w:author="Editor (Spelling)" w:date="2026-09-25T09:00:00Z">
        <w:r>
          <w:delText xml:space="preserve">favor</w:delText>
        </w:r>
      </w:del>
      <w:ins w:id="8279" w:author="Editor (Spelling)" w:date="2026-09-25T09:00:00Z">
        <w:r>
          <w:t xml:space="preserve">favour</w:t>
        </w:r>
      </w:ins>
      <w:r>
        <w:t xml:space="preserve">. Can you call the other attendant and find out if there was a girl in her early twenties with him?”</w:t>
      </w:r>
    </w:p>
    <w:p w14:paraId="52FFDCE8" w14:textId="5282E639" w:rsidR="0092317C" w:rsidRPr="0092317C" w:rsidRDefault="0092317C" w:rsidP="0092317C">
      <w:commentRangeStart w:id="231"/>
      <w:r>
        <w:t xml:space="preserve">“I will. I have </w:t>
      </w:r>
      <w:del w:id="8280" w:author="Editor" w:date="2026-09-25T09:00:00Z">
        <w:r>
          <w:delText xml:space="preserve">an off day</w:delText>
        </w:r>
      </w:del>
      <w:ins w:id="8281" w:author="Editor" w:date="2026-09-25T09:00:00Z">
        <w:r>
          <w:t xml:space="preserve">a day off</w:t>
        </w:r>
      </w:ins>
      <w:r>
        <w:t xml:space="preserve"> tomorrow. If </w:t>
      </w:r>
      <w:del w:id="8282" w:author="Editor" w:date="2026-09-25T09:00:00Z">
        <w:r>
          <w:delText xml:space="preserve">you</w:delText>
        </w:r>
      </w:del>
      <w:ins w:id="8283" w:author="Editor" w:date="2026-09-25T09:00:00Z">
        <w:r>
          <w:t xml:space="preserve">your</w:t>
        </w:r>
      </w:ins>
      <w:r>
        <w:t xml:space="preserve"> schedule </w:t>
      </w:r>
      <w:del w:id="8284" w:author="Editor" w:date="2026-09-25T09:00:00Z">
        <w:r>
          <w:delText xml:space="preserve">permit</w:delText>
        </w:r>
      </w:del>
      <w:ins w:id="8285" w:author="Editor" w:date="2026-09-25T09:00:00Z">
        <w:r>
          <w:t xml:space="preserve">permits</w:t>
        </w:r>
      </w:ins>
      <w:r>
        <w:t xml:space="preserve">, we can meet. Maybe over </w:t>
      </w:r>
      <w:del w:id="8286" w:author="Editor" w:date="2026-09-25T09:00:00Z">
        <w:r>
          <w:delText xml:space="preserve">Dinner</w:delText>
        </w:r>
      </w:del>
      <w:ins w:id="8287" w:author="Editor" w:date="2026-09-25T09:00:00Z">
        <w:r>
          <w:t xml:space="preserve">dinner</w:t>
        </w:r>
      </w:ins>
      <w:r>
        <w:t xml:space="preserve">?” The girl smiled as she put forward her </w:t>
      </w:r>
      <w:del w:id="8288" w:author="Editor" w:date="2026-09-25T09:00:00Z">
        <w:r>
          <w:delText xml:space="preserve">ingenious </w:delText>
        </w:r>
      </w:del>
      <w:r>
        <w:t xml:space="preserve">request.</w:t>
      </w:r>
      <w:commentRangeEnd w:id="231"/>
      <w:r>
        <w:commentReference w:id="231"/>
      </w:r>
    </w:p>
    <w:p w14:paraId="3CCA9416" w14:textId="77777777" w:rsidR="0092317C" w:rsidRPr="0092317C" w:rsidRDefault="0092317C" w:rsidP="0092317C">
      <w:r>
        <w:t xml:space="preserve">He carried a mischievous smile and responded, “Maybe.” He couldn’t </w:t>
      </w:r>
      <w:del w:id="8289" w:author="Editor" w:date="2026-09-25T09:00:00Z">
        <w:r>
          <w:delText xml:space="preserve">have taken</w:delText>
        </w:r>
      </w:del>
      <w:ins w:id="8290" w:author="Editor" w:date="2026-09-25T09:00:00Z">
        <w:r>
          <w:t xml:space="preserve">take</w:t>
        </w:r>
      </w:ins>
      <w:r>
        <w:t xml:space="preserve"> the chance </w:t>
      </w:r>
      <w:del w:id="8291" w:author="Editor" w:date="2026-09-25T09:00:00Z">
        <w:r>
          <w:delText xml:space="preserve">to upset</w:delText>
        </w:r>
      </w:del>
      <w:ins w:id="8292" w:author="Editor" w:date="2026-09-25T09:00:00Z">
        <w:r>
          <w:t xml:space="preserve">of upsetting</w:t>
        </w:r>
      </w:ins>
      <w:r>
        <w:t xml:space="preserve"> the girl. Besides</w:t>
      </w:r>
      <w:ins w:id="8293" w:author="Editor" w:date="2026-09-25T09:00:00Z">
        <w:r>
          <w:t xml:space="preserve">,</w:t>
        </w:r>
      </w:ins>
      <w:r>
        <w:t xml:space="preserve"> she was extremely helpful.</w:t>
      </w:r>
    </w:p>
    <w:p w14:paraId="4750FAC0" w14:textId="7D7C2537" w:rsidR="008E2444" w:rsidRDefault="008E2444" w:rsidP="008E2444"/>
    <w:p w14:paraId="41441832" w14:textId="6E0A1C6A" w:rsidR="008B57C1" w:rsidRPr="00BD631B" w:rsidRDefault="002E21B5" w:rsidP="007140C0">
      <w:r>
        <w:br w:type="page"/>
      </w:r>
    </w:p>
    <w:p w14:paraId="5B02F184" w14:textId="77777777" w:rsidR="00DD5C18" w:rsidRPr="00DD5C18" w:rsidRDefault="00DD5C18" w:rsidP="00F56514">
      <w:pPr>
        <w:outlineLvl w:val="0"/>
        <w:rPr>
          <w:b/>
        </w:rPr>
      </w:pPr>
      <w:r>
        <w:rPr>
          <w:b/>
        </w:rPr>
        <w:lastRenderedPageBreak/>
        <w:t>Chapter 46 </w:t>
      </w:r>
    </w:p>
    <w:p w14:paraId="3E3372E7" w14:textId="77777777" w:rsidR="00DD5C18" w:rsidRPr="00DD5C18" w:rsidRDefault="00DD5C18" w:rsidP="00DD5C18">
      <w:pPr>
        <w:rPr>
          <w:b/>
        </w:rPr>
      </w:pPr>
      <w:commentRangeStart w:id="232"/>
      <w:r>
        <w:rPr>
          <w:b/>
        </w:rPr>
        <w:t xml:space="preserve">7:</w:t>
      </w:r>
      <w:del w:id="8294" w:author="Editor" w:date="2026-09-25T09:00:00Z">
        <w:r>
          <w:rPr>
            <w:b/>
          </w:rPr>
          <w:delText xml:space="preserve">00</w:delText>
        </w:r>
      </w:del>
      <w:ins w:id="8295" w:author="Editor" w:date="2026-09-25T09:00:00Z">
        <w:r>
          <w:rPr>
            <w:b/>
          </w:rPr>
          <w:t xml:space="preserve">45</w:t>
        </w:r>
      </w:ins>
      <w:r>
        <w:rPr>
          <w:b/>
        </w:rPr>
        <w:t xml:space="preserve"> PM 18th April 2014, Lisbon, Portugal</w:t>
      </w:r>
      <w:commentRangeEnd w:id="232"/>
      <w:r>
        <w:commentReference w:id="232"/>
      </w:r>
    </w:p>
    <w:p w14:paraId="5AB48436" w14:textId="77777777" w:rsidR="0004682B" w:rsidRPr="0004682B" w:rsidRDefault="0004682B" w:rsidP="0004682B">
      <w:commentRangeStart w:id="233"/>
      <w:r>
        <w:t xml:space="preserve">The nursing home was a mile off the highway exit. It was a small two-storied building</w:t>
      </w:r>
      <w:del w:id="8296" w:author="Editor" w:date="2026-09-25T09:00:00Z">
        <w:r>
          <w:delText xml:space="preserve"> appearing dwarf amongst</w:delText>
        </w:r>
      </w:del>
      <w:ins w:id="8297" w:author="Editor" w:date="2026-09-25T09:00:00Z">
        <w:r>
          <w:t xml:space="preserve">, dwarfed by</w:t>
        </w:r>
      </w:ins>
      <w:r>
        <w:t xml:space="preserve"> the crowded concrete neighborhood. The van took a loop around the curve to reach the nursing home’s lobby. Two men came rushing with a stretcher </w:t>
      </w:r>
      <w:del w:id="8298" w:author="Editor" w:date="2026-09-25T09:00:00Z">
        <w:r>
          <w:delText xml:space="preserve">for carrying</w:delText>
        </w:r>
      </w:del>
      <w:ins w:id="8299" w:author="Editor" w:date="2026-09-25T09:00:00Z">
        <w:r>
          <w:t xml:space="preserve">to carry</w:t>
        </w:r>
      </w:ins>
      <w:r>
        <w:t xml:space="preserve"> the injured girl inside.</w:t>
      </w:r>
      <w:commentRangeEnd w:id="233"/>
      <w:r>
        <w:commentReference w:id="233"/>
      </w:r>
    </w:p>
    <w:p w14:paraId="5A4103CD" w14:textId="77777777" w:rsidR="0004682B" w:rsidRPr="0004682B" w:rsidRDefault="0004682B" w:rsidP="0004682B">
      <w:r>
        <w:t xml:space="preserve">Sanchez was struggling to keep herself awake. She appeared anemic and had no strength to discern the situation or resist the proceedings. The voices </w:t>
      </w:r>
      <w:del w:id="8300" w:author="Editor" w:date="2026-09-25T09:00:00Z">
        <w:r>
          <w:delText xml:space="preserve">appeared</w:delText>
        </w:r>
      </w:del>
      <w:ins w:id="8301" w:author="Editor" w:date="2026-09-25T09:00:00Z">
        <w:r>
          <w:t xml:space="preserve">seemed</w:t>
        </w:r>
      </w:ins>
      <w:r>
        <w:t xml:space="preserve"> to come from a distance, and her body wanted to spiral down to rest.</w:t>
      </w:r>
    </w:p>
    <w:p w14:paraId="0B3BB6CD" w14:textId="77777777" w:rsidR="0004682B" w:rsidRPr="0004682B" w:rsidRDefault="0004682B" w:rsidP="0004682B">
      <w:commentRangeStart w:id="234"/>
      <w:r>
        <w:t xml:space="preserve">She was put on an operating table. The doctor checked her vitals, found her pulse running low and decided to put her on a drip.   Benedikt kept watching her with a fretful expression as she went through the required surgical procedures. </w:t>
      </w:r>
      <w:del w:id="8302" w:author="Editor" w:date="2026-09-25T09:00:00Z">
        <w:r>
          <w:delText xml:space="preserve">After about</w:delText>
        </w:r>
      </w:del>
      <w:ins w:id="8303" w:author="Editor" w:date="2026-09-25T09:00:00Z">
        <w:r>
          <w:t xml:space="preserve">About</w:t>
        </w:r>
      </w:ins>
      <w:r>
        <w:t xml:space="preserve"> thirty minutes into the treatment, the doctor announced, “The bullet went past her calf muscle. It is a </w:t>
      </w:r>
      <w:del w:id="8304" w:author="Editor" w:date="2026-09-25T09:00:00Z">
        <w:r>
          <w:delText xml:space="preserve">bruise, she</w:delText>
        </w:r>
      </w:del>
      <w:ins w:id="8305" w:author="Editor" w:date="2026-09-25T09:00:00Z">
        <w:r>
          <w:t xml:space="preserve">flesh wound. She</w:t>
        </w:r>
      </w:ins>
      <w:r>
        <w:t xml:space="preserve"> should be fine in a few weeks.”</w:t>
      </w:r>
      <w:commentRangeEnd w:id="234"/>
      <w:r>
        <w:commentReference w:id="234"/>
      </w:r>
    </w:p>
    <w:p w14:paraId="0CE09C76" w14:textId="77777777" w:rsidR="0004682B" w:rsidRPr="0004682B" w:rsidRDefault="0004682B" w:rsidP="0004682B">
      <w:r>
        <w:t xml:space="preserve">Benedikt thanked the doctor</w:t>
      </w:r>
      <w:del w:id="8306" w:author="Editor" w:date="2026-09-25T09:00:00Z">
        <w:r>
          <w:delText xml:space="preserve"> and put forward a question,</w:delText>
        </w:r>
      </w:del>
      <w:ins w:id="8307" w:author="Editor" w:date="2026-09-25T09:00:00Z">
        <w:r>
          <w:t xml:space="preserve">.</w:t>
        </w:r>
      </w:ins>
      <w:r>
        <w:t xml:space="preserve"> “We have to leave now. I have a private jet and I can easily accommodate a bed inside. Do you see any issue with that?”</w:t>
      </w:r>
    </w:p>
    <w:p w14:paraId="1FDF0102" w14:textId="77777777" w:rsidR="0004682B" w:rsidRPr="0004682B" w:rsidRDefault="0004682B" w:rsidP="0004682B">
      <w:r>
        <w:t xml:space="preserve">The doctor frowned</w:t>
      </w:r>
      <w:del w:id="8308" w:author="Editor" w:date="2026-09-25T09:00:00Z">
        <w:r>
          <w:delText xml:space="preserve">,</w:delText>
        </w:r>
      </w:del>
      <w:ins w:id="8309" w:author="Editor" w:date="2026-09-25T09:00:00Z">
        <w:r>
          <w:t xml:space="preserve">.</w:t>
        </w:r>
      </w:ins>
      <w:r>
        <w:t xml:space="preserve"> “I wouldn’t recommend</w:t>
      </w:r>
      <w:ins w:id="8310" w:author="Editor" w:date="2026-09-25T09:00:00Z">
        <w:r>
          <w:t xml:space="preserve"> it</w:t>
        </w:r>
      </w:ins>
      <w:r>
        <w:t xml:space="preserve">. What if she needs </w:t>
      </w:r>
      <w:ins w:id="8311" w:author="Editor" w:date="2026-09-25T09:00:00Z">
        <w:r>
          <w:t xml:space="preserve">a </w:t>
        </w:r>
      </w:ins>
      <w:r>
        <w:t xml:space="preserve">doctor’s attention midair?”</w:t>
      </w:r>
    </w:p>
    <w:p w14:paraId="49366EA9" w14:textId="77777777" w:rsidR="0004682B" w:rsidRPr="0004682B" w:rsidRDefault="0004682B" w:rsidP="0004682B">
      <w:commentRangeStart w:id="235"/>
      <w:r>
        <w:t xml:space="preserve">“Well, in that case, you are coming with us,” Benedikt announced </w:t>
      </w:r>
      <w:del w:id="8312" w:author="Editor" w:date="2026-09-25T09:00:00Z">
        <w:r>
          <w:delText xml:space="preserve">with a callous attitude </w:delText>
        </w:r>
      </w:del>
      <w:r>
        <w:t xml:space="preserve">and stormed out without waiting for his response. </w:t>
      </w:r>
      <w:commentRangeEnd w:id="235"/>
      <w:r>
        <w:commentReference w:id="235"/>
      </w:r>
    </w:p>
    <w:p w14:paraId="4840276E" w14:textId="51193965" w:rsidR="0004682B" w:rsidRPr="0004682B" w:rsidRDefault="0004682B" w:rsidP="0004682B">
      <w:r>
        <w:t xml:space="preserve">An ambulance pulled </w:t>
      </w:r>
      <w:del w:id="8313" w:author="Editor" w:date="2026-09-25T09:00:00Z">
        <w:r>
          <w:delText xml:space="preserve">over</w:delText>
        </w:r>
      </w:del>
      <w:ins w:id="8314" w:author="Editor" w:date="2026-09-25T09:00:00Z">
        <w:r>
          <w:t xml:space="preserve">up</w:t>
        </w:r>
      </w:ins>
      <w:r>
        <w:t xml:space="preserve"> at the entrance and soon Sanchez, the doctor, and Benedikt along with his team left for the airport. Benedikt was sitting beside Sanchez. Her eyes were closed, and her face </w:t>
      </w:r>
      <w:del w:id="8315" w:author="Editor" w:date="2026-09-25T09:00:00Z">
        <w:r>
          <w:delText xml:space="preserve">oozed a trickle of</w:delText>
        </w:r>
      </w:del>
      <w:ins w:id="8316" w:author="Editor" w:date="2026-09-25T09:00:00Z">
        <w:r>
          <w:t xml:space="preserve">exuded a faint</w:t>
        </w:r>
      </w:ins>
      <w:r>
        <w:t xml:space="preserve"> radiance.  It was a renewed hope, an anticipation of the arrival of good times. He was relieved and waited for her to regain </w:t>
      </w:r>
      <w:ins w:id="8317" w:author="Editor" w:date="2026-09-25T09:00:00Z">
        <w:r>
          <w:t xml:space="preserve">her </w:t>
        </w:r>
      </w:ins>
      <w:r>
        <w:t xml:space="preserve">senses.</w:t>
      </w:r>
    </w:p>
    <w:p w14:paraId="60357F3A" w14:textId="77777777" w:rsidR="0004682B" w:rsidRPr="0004682B" w:rsidRDefault="0004682B" w:rsidP="0004682B">
      <w:r>
        <w:t xml:space="preserve">The doctor appeared upset. He had no option</w:t>
      </w:r>
      <w:del w:id="8318" w:author="Editor" w:date="2026-09-25T09:00:00Z">
        <w:r>
          <w:delText xml:space="preserve">,</w:delText>
        </w:r>
      </w:del>
      <w:r>
        <w:t xml:space="preserve"> but to follow the course. But for Benedikt, everything was falling </w:t>
      </w:r>
      <w:del w:id="8319" w:author="Editor" w:date="2026-09-25T09:00:00Z">
        <w:r>
          <w:delText xml:space="preserve">in</w:delText>
        </w:r>
      </w:del>
      <w:ins w:id="8320" w:author="Editor" w:date="2026-09-25T09:00:00Z">
        <w:r>
          <w:t xml:space="preserve">into</w:t>
        </w:r>
      </w:ins>
      <w:r>
        <w:t xml:space="preserve"> place. He could now be in Tallinn for the big meeting, and even better, he had Sanchez with him.</w:t>
      </w:r>
    </w:p>
    <w:p w14:paraId="7F5EACDB" w14:textId="77777777" w:rsidR="0004682B" w:rsidRPr="0004682B" w:rsidRDefault="0004682B" w:rsidP="0004682B">
      <w:r>
        <w:t xml:space="preserve">It took them less than twenty minutes to be on the plane. The jet slowly inched towards the </w:t>
      </w:r>
      <w:del w:id="8321" w:author="Editor" w:date="2026-09-25T09:00:00Z">
        <w:r>
          <w:delText xml:space="preserve">runaway</w:delText>
        </w:r>
      </w:del>
      <w:ins w:id="8322" w:author="Editor" w:date="2026-09-25T09:00:00Z">
        <w:r>
          <w:t xml:space="preserve">runway</w:t>
        </w:r>
      </w:ins>
      <w:r>
        <w:t xml:space="preserve">. All this while Benedikt’s entire attention was on Sanchez. She was in a deep slumber. He was glad she was getting the much-needed time to recuperate from the sufferings she had undergone.</w:t>
      </w:r>
    </w:p>
    <w:p w14:paraId="6E1A5720" w14:textId="77777777" w:rsidR="0004682B" w:rsidRPr="0004682B" w:rsidRDefault="0004682B" w:rsidP="0004682B">
      <w:commentRangeStart w:id="236"/>
      <w:r>
        <w:t xml:space="preserve">“How </w:t>
      </w:r>
      <w:del w:id="8323" w:author="Editor" w:date="2026-09-25T09:00:00Z">
        <w:r>
          <w:delText xml:space="preserve">would</w:delText>
        </w:r>
      </w:del>
      <w:ins w:id="8324" w:author="Editor" w:date="2026-09-25T09:00:00Z">
        <w:r>
          <w:t xml:space="preserve">will</w:t>
        </w:r>
      </w:ins>
      <w:r>
        <w:t xml:space="preserve"> she react once she </w:t>
      </w:r>
      <w:del w:id="8325" w:author="Editor" w:date="2026-09-25T09:00:00Z">
        <w:r>
          <w:delText xml:space="preserve">reclaims</w:delText>
        </w:r>
      </w:del>
      <w:ins w:id="8326" w:author="Editor" w:date="2026-09-25T09:00:00Z">
        <w:r>
          <w:t xml:space="preserve">regains</w:t>
        </w:r>
      </w:ins>
      <w:r>
        <w:t xml:space="preserve"> her senses? Will she get to know my state of mind? Will she accept my love?” His mind was racing with competing thoughts</w:t>
      </w:r>
      <w:del w:id="8327" w:author="Editor" w:date="2026-09-25T09:00:00Z">
        <w:r>
          <w:delText xml:space="preserve">, and his heart was drifting away to a state of alacrity</w:delText>
        </w:r>
      </w:del>
      <w:r>
        <w:t xml:space="preserve">.</w:t>
      </w:r>
      <w:commentRangeEnd w:id="236"/>
      <w:r>
        <w:commentReference w:id="236"/>
      </w:r>
    </w:p>
    <w:p w14:paraId="72B44B4D" w14:textId="1CA039F0" w:rsidR="00DD5C18" w:rsidRDefault="00DD5C18" w:rsidP="00DD5C18"/>
    <w:p w14:paraId="7A499AE1" w14:textId="09B9C030" w:rsidR="00DD5C18" w:rsidRPr="00DD5C18" w:rsidRDefault="00DD5C18" w:rsidP="00F56514">
      <w:pPr>
        <w:outlineLvl w:val="0"/>
        <w:rPr>
          <w:b/>
        </w:rPr>
      </w:pPr>
      <w:r>
        <w:rPr>
          <w:b/>
        </w:rPr>
        <w:lastRenderedPageBreak/>
        <w:t>Chapter 47</w:t>
      </w:r>
    </w:p>
    <w:p w14:paraId="2C2E0485" w14:textId="77777777" w:rsidR="00DD5C18" w:rsidRPr="00DD5C18" w:rsidRDefault="00DD5C18" w:rsidP="00DD5C18">
      <w:pPr>
        <w:rPr>
          <w:b/>
        </w:rPr>
      </w:pPr>
      <w:commentRangeStart w:id="237"/>
      <w:del w:id="8328" w:author="Editor" w:date="2026-09-25T09:00:00Z">
        <w:r>
          <w:rPr>
            <w:b/>
          </w:rPr>
          <w:delText xml:space="preserve">7:45</w:delText>
        </w:r>
      </w:del>
      <w:ins w:id="8329" w:author="Editor" w:date="2026-09-25T09:00:00Z">
        <w:r>
          <w:rPr>
            <w:b/>
          </w:rPr>
          <w:t xml:space="preserve">11:30</w:t>
        </w:r>
      </w:ins>
      <w:r>
        <w:rPr>
          <w:b/>
        </w:rPr>
        <w:t xml:space="preserve"> PM 18th April 2014, </w:t>
      </w:r>
      <w:del w:id="8330" w:author="Editor" w:date="2026-09-25T09:00:00Z">
        <w:r>
          <w:rPr>
            <w:b/>
          </w:rPr>
          <w:delText xml:space="preserve">Lisbon, Portugal</w:delText>
        </w:r>
      </w:del>
      <w:ins w:id="8331" w:author="Editor" w:date="2026-09-25T09:00:00Z">
        <w:r>
          <w:rPr>
            <w:b/>
          </w:rPr>
          <w:t xml:space="preserve">in the air, en route to Tallinn</w:t>
        </w:r>
      </w:ins>
      <w:commentRangeEnd w:id="237"/>
      <w:r>
        <w:commentReference w:id="237"/>
      </w:r>
    </w:p>
    <w:p w14:paraId="0C4AADD9" w14:textId="77777777" w:rsidR="00175682" w:rsidRPr="00175682" w:rsidRDefault="00175682" w:rsidP="00175682">
      <w:r>
        <w:t xml:space="preserve">There was no </w:t>
      </w:r>
      <w:del w:id="8332" w:author="Editor" w:date="2026-09-25T09:00:00Z">
        <w:r>
          <w:delText xml:space="preserve">other </w:delText>
        </w:r>
      </w:del>
      <w:r>
        <w:t xml:space="preserve">sound</w:t>
      </w:r>
      <w:del w:id="8333" w:author="Editor" w:date="2026-09-25T09:00:00Z">
        <w:r>
          <w:delText xml:space="preserve">,</w:delText>
        </w:r>
      </w:del>
      <w:r>
        <w:t xml:space="preserve"> besides the roaring</w:t>
      </w:r>
      <w:del w:id="8334" w:author="Editor" w:date="2026-09-25T09:00:00Z">
        <w:r>
          <w:delText xml:space="preserve"> sound</w:delText>
        </w:r>
      </w:del>
      <w:r>
        <w:t xml:space="preserve"> of the jet. Everyone assumed silence, except for Benedikt. He appeared </w:t>
      </w:r>
      <w:del w:id="8335" w:author="Editor" w:date="2026-09-25T09:00:00Z">
        <w:r>
          <w:delText xml:space="preserve">delirious</w:delText>
        </w:r>
      </w:del>
      <w:ins w:id="8336" w:author="Editor" w:date="2026-09-25T09:00:00Z">
        <w:r>
          <w:t xml:space="preserve">restless</w:t>
        </w:r>
      </w:ins>
      <w:r>
        <w:t xml:space="preserve">. It seemed he couldn</w:t>
      </w:r>
      <w:del w:id="8337" w:author="Editor (Typography)" w:date="2026-09-25T09:00:00Z">
        <w:r>
          <w:delText xml:space="preserve">'</w:delText>
        </w:r>
      </w:del>
      <w:ins w:id="8338" w:author="Editor (Typography)" w:date="2026-09-25T09:00:00Z">
        <w:r>
          <w:t xml:space="preserve">’</w:t>
        </w:r>
      </w:ins>
      <w:r>
        <w:t xml:space="preserve">t get enough of her and kept looking at her</w:t>
      </w:r>
      <w:del w:id="8339" w:author="Editor" w:date="2026-09-25T09:00:00Z">
        <w:r>
          <w:delText xml:space="preserve"> with defiant eyes</w:delText>
        </w:r>
      </w:del>
      <w:r>
        <w:t xml:space="preserve">.  All his </w:t>
      </w:r>
      <w:del w:id="8340" w:author="Editor" w:date="2026-09-25T09:00:00Z">
        <w:r>
          <w:delText xml:space="preserve">visible </w:delText>
        </w:r>
      </w:del>
      <w:r>
        <w:t xml:space="preserve">annoyance</w:t>
      </w:r>
      <w:del w:id="8341" w:author="Editor" w:date="2026-09-25T09:00:00Z">
        <w:r>
          <w:delText xml:space="preserve">, unwanted trepidations, and pulsating vexations</w:delText>
        </w:r>
      </w:del>
      <w:ins w:id="8342" w:author="Editor" w:date="2026-09-25T09:00:00Z">
        <w:r>
          <w:t xml:space="preserve"> and trepidations</w:t>
        </w:r>
      </w:ins>
      <w:r>
        <w:t xml:space="preserve"> seemed to have faded away after he was assured of her good health. However, shades of despair occasionally clouded </w:t>
      </w:r>
      <w:del w:id="8343" w:author="Editor" w:date="2026-09-25T09:00:00Z">
        <w:r>
          <w:delText xml:space="preserve">him arresting </w:delText>
        </w:r>
      </w:del>
      <w:r>
        <w:t xml:space="preserve">his elated soul. Deep within he knew it was his </w:t>
      </w:r>
      <w:del w:id="8344" w:author="Editor" w:date="2026-09-25T09:00:00Z">
        <w:r>
          <w:delText xml:space="preserve">anxiousness</w:delText>
        </w:r>
      </w:del>
      <w:ins w:id="8345" w:author="Editor" w:date="2026-09-25T09:00:00Z">
        <w:r>
          <w:t xml:space="preserve">fear</w:t>
        </w:r>
      </w:ins>
      <w:r>
        <w:t xml:space="preserve"> of losing her that was causing him to quail. He had many questions for her, but he was unsure whether he would ever have the courage to speak his mind.</w:t>
      </w:r>
    </w:p>
    <w:p w14:paraId="27FC0878" w14:textId="77777777" w:rsidR="00175682" w:rsidRPr="00175682" w:rsidRDefault="00175682" w:rsidP="00175682">
      <w:r>
        <w:t xml:space="preserve">They were two hours into their journey when Sanchez came out of her deep slumber. She looked around with confused eyes. After a few minutes of struggle, she </w:t>
      </w:r>
      <w:del w:id="8346" w:author="Editor" w:date="2026-09-25T09:00:00Z">
        <w:r>
          <w:delText xml:space="preserve">decided to disdain her state, and </w:delText>
        </w:r>
      </w:del>
      <w:r>
        <w:t xml:space="preserve">tried getting on her feet, but failed. Benedikt held her and </w:t>
      </w:r>
      <w:del w:id="8347" w:author="Editor" w:date="2026-09-25T09:00:00Z">
        <w:r>
          <w:delText xml:space="preserve">stated</w:delText>
        </w:r>
      </w:del>
      <w:ins w:id="8348" w:author="Editor" w:date="2026-09-25T09:00:00Z">
        <w:r>
          <w:t xml:space="preserve">said</w:t>
        </w:r>
      </w:ins>
      <w:r>
        <w:t xml:space="preserve"> in a calm voice, “You need to rest. Let me call the doctor.”</w:t>
      </w:r>
    </w:p>
    <w:p w14:paraId="0ADDA4A3" w14:textId="77777777" w:rsidR="00175682" w:rsidRPr="00175682" w:rsidRDefault="00175682" w:rsidP="00175682">
      <w:r>
        <w:t xml:space="preserve">For some reason best known to her, she listened to Benedikt and remained still. Benedikt called </w:t>
      </w:r>
      <w:del w:id="8349" w:author="Editor" w:date="2026-09-25T09:00:00Z">
        <w:r>
          <w:delText xml:space="preserve">upon </w:delText>
        </w:r>
      </w:del>
      <w:r>
        <w:t xml:space="preserve">the doctor</w:t>
      </w:r>
      <w:del w:id="8350" w:author="Editor" w:date="2026-09-25T09:00:00Z">
        <w:r>
          <w:delText xml:space="preserve">. He</w:delText>
        </w:r>
      </w:del>
      <w:ins w:id="8351" w:author="Editor" w:date="2026-09-25T09:00:00Z">
        <w:r>
          <w:t xml:space="preserve">, who</w:t>
        </w:r>
      </w:ins>
      <w:r>
        <w:t xml:space="preserve"> appeared half asleep as he took Sanchez’s hand to check her vitals.</w:t>
      </w:r>
    </w:p>
    <w:p w14:paraId="7401A7CD" w14:textId="77777777" w:rsidR="00175682" w:rsidRPr="00175682" w:rsidRDefault="00175682" w:rsidP="00175682">
      <w:r>
        <w:t>“How do you feel now?”</w:t>
      </w:r>
    </w:p>
    <w:p w14:paraId="7E8F5237" w14:textId="77777777" w:rsidR="00175682" w:rsidRPr="00175682" w:rsidRDefault="00175682" w:rsidP="00175682">
      <w:r>
        <w:t>“Where am I?” she enquired, confused and startled.</w:t>
      </w:r>
    </w:p>
    <w:p w14:paraId="5B51F3CD" w14:textId="77777777" w:rsidR="00175682" w:rsidRPr="00175682" w:rsidRDefault="00175682" w:rsidP="00175682">
      <w:r>
        <w:t xml:space="preserve">He had no answer for her. He himself was in </w:t>
      </w:r>
      <w:del w:id="8352" w:author="Editor" w:date="2026-09-25T09:00:00Z">
        <w:r>
          <w:delText xml:space="preserve">captivation</w:delText>
        </w:r>
      </w:del>
      <w:ins w:id="8353" w:author="Editor" w:date="2026-09-25T09:00:00Z">
        <w:r>
          <w:t xml:space="preserve">captivity</w:t>
        </w:r>
      </w:ins>
      <w:r>
        <w:t xml:space="preserve"> and unsure where he was headed.</w:t>
      </w:r>
    </w:p>
    <w:p w14:paraId="7202E7FF" w14:textId="77777777" w:rsidR="00175682" w:rsidRPr="00175682" w:rsidRDefault="00175682" w:rsidP="00175682">
      <w:r>
        <w:t xml:space="preserve">“Well, I would suggest you have some soup. I will administer an injection. It will help you to fight the fatigue.</w:t>
      </w:r>
      <w:del w:id="8354" w:author="Editor (Typography)" w:date="2026-09-25T09:00:00Z">
        <w:r>
          <w:delText xml:space="preserve">"</w:delText>
        </w:r>
      </w:del>
      <w:ins w:id="8355" w:author="Editor (Typography)" w:date="2026-09-25T09:00:00Z">
        <w:r>
          <w:t xml:space="preserve">”</w:t>
        </w:r>
      </w:ins>
      <w:r>
        <w:t xml:space="preserve"> He succeeded in avoiding her question.</w:t>
      </w:r>
    </w:p>
    <w:p w14:paraId="748B0A62" w14:textId="77777777" w:rsidR="00175682" w:rsidRPr="00175682" w:rsidRDefault="00175682" w:rsidP="00175682">
      <w:del w:id="8356" w:author="Editor (Typography)" w:date="2026-09-25T09:00:00Z">
        <w:r>
          <w:delText xml:space="preserve">"</w:delText>
        </w:r>
      </w:del>
      <w:ins w:id="8357" w:author="Editor (Typography)" w:date="2026-09-25T09:00:00Z">
        <w:r>
          <w:t xml:space="preserve">“</w:t>
        </w:r>
      </w:ins>
      <w:r>
        <w:t xml:space="preserve">She is fine now. All she needs to do is eat and rest. She should be back on her feet in a week.”  He turned his attention to Benedikt to avoid any further </w:t>
      </w:r>
      <w:del w:id="8358" w:author="Editor" w:date="2026-09-25T09:00:00Z">
        <w:r>
          <w:delText xml:space="preserve">confrontations</w:delText>
        </w:r>
      </w:del>
      <w:ins w:id="8359" w:author="Editor" w:date="2026-09-25T09:00:00Z">
        <w:r>
          <w:t xml:space="preserve">questions</w:t>
        </w:r>
      </w:ins>
      <w:r>
        <w:t xml:space="preserve"> from her.</w:t>
      </w:r>
    </w:p>
    <w:p w14:paraId="151A4F69" w14:textId="77777777" w:rsidR="00175682" w:rsidRPr="00175682" w:rsidRDefault="00175682" w:rsidP="00175682">
      <w:r>
        <w:t xml:space="preserve">While Sanchez remained disconcerted</w:t>
      </w:r>
      <w:ins w:id="8360" w:author="Editor" w:date="2026-09-25T09:00:00Z">
        <w:r>
          <w:t xml:space="preserve">,</w:t>
        </w:r>
      </w:ins>
      <w:r>
        <w:t xml:space="preserve"> Benedikt was </w:t>
      </w:r>
      <w:del w:id="8361" w:author="Editor" w:date="2026-09-25T09:00:00Z">
        <w:r>
          <w:delText xml:space="preserve">in</w:delText>
        </w:r>
      </w:del>
      <w:ins w:id="8362" w:author="Editor" w:date="2026-09-25T09:00:00Z">
        <w:r>
          <w:t xml:space="preserve">at</w:t>
        </w:r>
      </w:ins>
      <w:r>
        <w:t xml:space="preserve"> peace. He </w:t>
      </w:r>
      <w:del w:id="8363" w:author="Editor" w:date="2026-09-25T09:00:00Z">
        <w:r>
          <w:delText xml:space="preserve">called upon</w:delText>
        </w:r>
      </w:del>
      <w:ins w:id="8364" w:author="Editor" w:date="2026-09-25T09:00:00Z">
        <w:r>
          <w:t xml:space="preserve">asked</w:t>
        </w:r>
      </w:ins>
      <w:r>
        <w:t xml:space="preserve"> the attendant to get Sanchez some soup and requested the doctor to join Damian at the rear </w:t>
      </w:r>
      <w:del w:id="8365" w:author="Editor" w:date="2026-09-25T09:00:00Z">
        <w:r>
          <w:delText xml:space="preserve">end </w:delText>
        </w:r>
      </w:del>
      <w:r>
        <w:t xml:space="preserve">of the plane. He wanted some time alone with her.</w:t>
      </w:r>
    </w:p>
    <w:p w14:paraId="2D6521B9" w14:textId="77777777" w:rsidR="00175682" w:rsidRPr="00175682" w:rsidRDefault="00175682" w:rsidP="00175682">
      <w:r>
        <w:t xml:space="preserve">Sanchez’s memory </w:t>
      </w:r>
      <w:del w:id="8366" w:author="Editor" w:date="2026-09-25T09:00:00Z">
        <w:r>
          <w:delText xml:space="preserve">from the past</w:delText>
        </w:r>
      </w:del>
      <w:ins w:id="8367" w:author="Editor" w:date="2026-09-25T09:00:00Z">
        <w:r>
          <w:t xml:space="preserve">of the</w:t>
        </w:r>
      </w:ins>
      <w:r>
        <w:t xml:space="preserve"> evening started </w:t>
      </w:r>
      <w:del w:id="8368" w:author="Editor" w:date="2026-09-25T09:00:00Z">
        <w:r>
          <w:delText xml:space="preserve">retracing</w:delText>
        </w:r>
      </w:del>
      <w:ins w:id="8369" w:author="Editor" w:date="2026-09-25T09:00:00Z">
        <w:r>
          <w:t xml:space="preserve">returning</w:t>
        </w:r>
      </w:ins>
      <w:r>
        <w:t xml:space="preserve"> in patches. She had a vague remembrance of </w:t>
      </w:r>
      <w:del w:id="8370" w:author="Editor" w:date="2026-09-25T09:00:00Z">
        <w:r>
          <w:delText xml:space="preserve">getting</w:delText>
        </w:r>
      </w:del>
      <w:ins w:id="8371" w:author="Editor" w:date="2026-09-25T09:00:00Z">
        <w:r>
          <w:t xml:space="preserve">being</w:t>
        </w:r>
      </w:ins>
      <w:r>
        <w:t xml:space="preserve"> dragged into a car. Besides that, everything else was a series of </w:t>
      </w:r>
      <w:del w:id="8372" w:author="Editor" w:date="2026-09-25T09:00:00Z">
        <w:r>
          <w:delText xml:space="preserve">hallucination</w:delText>
        </w:r>
      </w:del>
      <w:ins w:id="8373" w:author="Editor" w:date="2026-09-25T09:00:00Z">
        <w:r>
          <w:t xml:space="preserve">hallucinations</w:t>
        </w:r>
      </w:ins>
      <w:r>
        <w:t xml:space="preserve">. And now she was on a plane, unsure of where she was headed. One thing she knew for sure </w:t>
      </w:r>
      <w:ins w:id="8374" w:author="Editor" w:date="2026-09-25T09:00:00Z">
        <w:r>
          <w:t xml:space="preserve">was </w:t>
        </w:r>
      </w:ins>
      <w:r>
        <w:t xml:space="preserve">that the hope of finding her father was eroding at a rapid pace. She flinched and assumed a glum </w:t>
      </w:r>
      <w:del w:id="8375" w:author="Editor" w:date="2026-09-25T09:00:00Z">
        <w:r>
          <w:delText xml:space="preserve">outlook</w:delText>
        </w:r>
      </w:del>
      <w:ins w:id="8376" w:author="Editor" w:date="2026-09-25T09:00:00Z">
        <w:r>
          <w:t xml:space="preserve">look</w:t>
        </w:r>
      </w:ins>
      <w:r>
        <w:t xml:space="preserve">. Benedikt saw how her face turned pale and how a sign of uneasiness engulfed her.  He felt terrible seeing her in such a helpless state</w:t>
      </w:r>
      <w:ins w:id="8377" w:author="Editor" w:date="2026-09-25T09:00:00Z">
        <w:r>
          <w:t xml:space="preserve">.</w:t>
        </w:r>
      </w:ins>
    </w:p>
    <w:p w14:paraId="1BCB80FD" w14:textId="77777777" w:rsidR="00175682" w:rsidRPr="00175682" w:rsidRDefault="00175682" w:rsidP="00175682">
      <w:r>
        <w:t>“Let me help you sit up so that you can have your soup.”</w:t>
      </w:r>
    </w:p>
    <w:p w14:paraId="69202806" w14:textId="77777777" w:rsidR="00175682" w:rsidRPr="00175682" w:rsidRDefault="00175682" w:rsidP="00175682">
      <w:r>
        <w:t xml:space="preserve">Sanchez resisted taking any help from him. She shook her arms </w:t>
      </w:r>
      <w:del w:id="8378" w:author="Editor" w:date="2026-09-25T09:00:00Z">
        <w:r>
          <w:delText xml:space="preserve">from</w:delText>
        </w:r>
      </w:del>
      <w:ins w:id="8379" w:author="Editor" w:date="2026-09-25T09:00:00Z">
        <w:r>
          <w:t xml:space="preserve">free of</w:t>
        </w:r>
      </w:ins>
      <w:r>
        <w:t xml:space="preserve"> his hold and looked away</w:t>
      </w:r>
      <w:del w:id="8380" w:author="Editor" w:date="2026-09-25T09:00:00Z">
        <w:r>
          <w:delText xml:space="preserve"> from him</w:delText>
        </w:r>
      </w:del>
      <w:r>
        <w:t xml:space="preserve">. Benedikt tried again</w:t>
      </w:r>
      <w:ins w:id="8381" w:author="Editor" w:date="2026-09-25T09:00:00Z">
        <w:r>
          <w:t xml:space="preserve">,</w:t>
        </w:r>
      </w:ins>
      <w:r>
        <w:t xml:space="preserve"> but she held the bed rails with firmness and blurted in agitation, “Leave me alone. Will you?”</w:t>
      </w:r>
      <w:del w:id="8382" w:author="Editor" w:date="2026-09-25T09:00:00Z">
        <w:r>
          <w:delText xml:space="preserve"> there was a clear sign of frustration in her shrill voice.</w:delText>
        </w:r>
      </w:del>
    </w:p>
    <w:p w14:paraId="11AC5E47" w14:textId="77777777" w:rsidR="00175682" w:rsidRPr="00175682" w:rsidRDefault="00175682" w:rsidP="00175682">
      <w:r>
        <w:t xml:space="preserve">Benedikt was composed</w:t>
      </w:r>
      <w:del w:id="8383" w:author="Editor" w:date="2026-09-25T09:00:00Z">
        <w:r>
          <w:delText xml:space="preserve">,</w:delText>
        </w:r>
      </w:del>
      <w:r>
        <w:t xml:space="preserve"> and answered in a soft</w:t>
      </w:r>
      <w:del w:id="8384" w:author="Editor" w:date="2026-09-25T09:00:00Z">
        <w:r>
          <w:delText xml:space="preserve"> low</w:delText>
        </w:r>
      </w:del>
      <w:r>
        <w:t xml:space="preserve"> tone, “No one wants to harm you. You weren’t supposed to be shot. It was a mistake. Now if you don’t get well</w:t>
      </w:r>
      <w:ins w:id="8385" w:author="Editor" w:date="2026-09-25T09:00:00Z">
        <w:r>
          <w:t xml:space="preserve">,</w:t>
        </w:r>
      </w:ins>
      <w:r>
        <w:t xml:space="preserve"> how will you pursue your undertakings?”</w:t>
      </w:r>
    </w:p>
    <w:p w14:paraId="1CA97315" w14:textId="31547825" w:rsidR="00175682" w:rsidRPr="00175682" w:rsidRDefault="00175682" w:rsidP="00175682">
      <w:r>
        <w:t xml:space="preserve">Sanchez was surprised to see the </w:t>
      </w:r>
      <w:del w:id="8386" w:author="Editor" w:date="2026-09-25T09:00:00Z">
        <w:r>
          <w:delText xml:space="preserve">caring outlook</w:delText>
        </w:r>
      </w:del>
      <w:ins w:id="8387" w:author="Editor" w:date="2026-09-25T09:00:00Z">
        <w:r>
          <w:t xml:space="preserve">care</w:t>
        </w:r>
      </w:ins>
      <w:r>
        <w:t xml:space="preserve"> displayed by Benedikt</w:t>
      </w:r>
      <w:del w:id="8388" w:author="Editor" w:date="2026-09-25T09:00:00Z">
        <w:r>
          <w:delText xml:space="preserve">. She was unable to comprehend his behavior</w:delText>
        </w:r>
      </w:del>
      <w:r>
        <w:t xml:space="preserve">. She had eluded him for the past several days</w:t>
      </w:r>
      <w:ins w:id="8389" w:author="Editor" w:date="2026-09-25T09:00:00Z">
        <w:r>
          <w:t xml:space="preserve">,</w:t>
        </w:r>
      </w:ins>
      <w:r>
        <w:t xml:space="preserve"> and in all seriousness, she should be a corpse by now. But </w:t>
      </w:r>
      <w:del w:id="8390" w:author="Editor" w:date="2026-09-25T09:00:00Z">
        <w:r>
          <w:delText xml:space="preserve">Instead</w:delText>
        </w:r>
      </w:del>
      <w:ins w:id="8391" w:author="Editor" w:date="2026-09-25T09:00:00Z">
        <w:r>
          <w:t xml:space="preserve">instead</w:t>
        </w:r>
      </w:ins>
      <w:r>
        <w:t xml:space="preserve"> of questioning her, he was concerned.  She knew there had to be a motive behind his dubious </w:t>
      </w:r>
      <w:del w:id="8392" w:author="Editor (Spelling)" w:date="2026-09-25T09:00:00Z">
        <w:r>
          <w:delText xml:space="preserve">behavior</w:delText>
        </w:r>
      </w:del>
      <w:ins w:id="8393" w:author="Editor (Spelling)" w:date="2026-09-25T09:00:00Z">
        <w:r>
          <w:t xml:space="preserve">behaviour</w:t>
        </w:r>
      </w:ins>
      <w:r>
        <w:t xml:space="preserve"> but failed to decipher it.</w:t>
      </w:r>
    </w:p>
    <w:p w14:paraId="2BB0A354" w14:textId="110603AA" w:rsidR="00175682" w:rsidRPr="00175682" w:rsidRDefault="00175682" w:rsidP="00175682">
      <w:r>
        <w:t xml:space="preserve">Benedikt’s strong arms </w:t>
      </w:r>
      <w:del w:id="8394" w:author="Editor" w:date="2026-09-25T09:00:00Z">
        <w:r>
          <w:delText xml:space="preserve">defied</w:delText>
        </w:r>
      </w:del>
      <w:ins w:id="8395" w:author="Editor" w:date="2026-09-25T09:00:00Z">
        <w:r>
          <w:t xml:space="preserve">overcame</w:t>
        </w:r>
      </w:ins>
      <w:r>
        <w:t xml:space="preserve"> her feeble resistance</w:t>
      </w:r>
      <w:ins w:id="8396" w:author="Editor" w:date="2026-09-25T09:00:00Z">
        <w:r>
          <w:t xml:space="preserve">,</w:t>
        </w:r>
      </w:ins>
      <w:r>
        <w:t xml:space="preserve"> and though indisposed, she gave in to his request. He put a cushion behind her back and placed the soup tray in front of her. She </w:t>
      </w:r>
      <w:del w:id="8397" w:author="Editor" w:date="2026-09-25T09:00:00Z">
        <w:r>
          <w:delText xml:space="preserve">followed the course and </w:delText>
        </w:r>
      </w:del>
      <w:r>
        <w:t xml:space="preserve">drank her soup. She was famished, and the soup tasted like heaven.</w:t>
      </w:r>
    </w:p>
    <w:p>
      <w:pPr>
        <w:rPr>
          <w:ins w:id="8399" w:author="Editor" w:date="2026-09-25T09:00:00Z"/>
        </w:rPr>
      </w:pPr>
      <w:commentRangeStart w:id="238"/>
      <w:r>
        <w:t xml:space="preserve">“How is the pain?” Benedikt enquired.</w:t>
      </w:r>
      <w:del w:id="8398" w:author="Editor" w:date="2026-09-25T09:00:00Z">
        <w:r>
          <w:delText xml:space="preserve"> </w:delText>
        </w:r>
      </w:del>
    </w:p>
    <w:p w14:paraId="327697EC" w14:textId="77777777" w:rsidR="00175682" w:rsidRPr="00175682" w:rsidRDefault="00175682" w:rsidP="00175682">
      <w:r>
        <w:t xml:space="preserve">His constant gazing was making her uncomfortable. </w:t>
      </w:r>
      <w:del w:id="8400" w:author="Editor (Typography)" w:date="2026-09-25T09:00:00Z">
        <w:r>
          <w:delText xml:space="preserve">"</w:delText>
        </w:r>
      </w:del>
      <w:ins w:id="8401" w:author="Editor (Typography)" w:date="2026-09-25T09:00:00Z">
        <w:r>
          <w:t xml:space="preserve">“</w:t>
        </w:r>
      </w:ins>
      <w:r>
        <w:t xml:space="preserve">Where are you taking me?” Her voice had a clear shade of agitation.</w:t>
      </w:r>
      <w:commentRangeEnd w:id="238"/>
      <w:r>
        <w:commentReference w:id="238"/>
      </w:r>
    </w:p>
    <w:p w14:paraId="0AAEFA60" w14:textId="77777777" w:rsidR="00175682" w:rsidRPr="00175682" w:rsidRDefault="00175682" w:rsidP="00175682">
      <w:del w:id="8402" w:author="Editor (Typography)" w:date="2026-09-25T09:00:00Z">
        <w:r>
          <w:delText xml:space="preserve">"</w:delText>
        </w:r>
      </w:del>
      <w:ins w:id="8403" w:author="Editor (Typography)" w:date="2026-09-25T09:00:00Z">
        <w:r>
          <w:t xml:space="preserve">“</w:t>
        </w:r>
      </w:ins>
      <w:r>
        <w:t xml:space="preserve">We are going to Tallinn. I guess you stole the map to be there. So, in a way, I am helping you.” He didn</w:t>
      </w:r>
      <w:del w:id="8404" w:author="Editor (Typography)" w:date="2026-09-25T09:00:00Z">
        <w:r>
          <w:delText xml:space="preserve">'</w:delText>
        </w:r>
      </w:del>
      <w:ins w:id="8405" w:author="Editor (Typography)" w:date="2026-09-25T09:00:00Z">
        <w:r>
          <w:t xml:space="preserve">’</w:t>
        </w:r>
      </w:ins>
      <w:r>
        <w:t xml:space="preserve">t mean to portray it </w:t>
      </w:r>
      <w:del w:id="8406" w:author="Editor" w:date="2026-09-25T09:00:00Z">
        <w:r>
          <w:delText xml:space="preserve">like</w:delText>
        </w:r>
      </w:del>
      <w:ins w:id="8407" w:author="Editor" w:date="2026-09-25T09:00:00Z">
        <w:r>
          <w:t xml:space="preserve">as</w:t>
        </w:r>
      </w:ins>
      <w:r>
        <w:t xml:space="preserve"> sarcasm, but it came out </w:t>
      </w:r>
      <w:del w:id="8408" w:author="Editor" w:date="2026-09-25T09:00:00Z">
        <w:r>
          <w:delText xml:space="preserve">like one</w:delText>
        </w:r>
      </w:del>
      <w:ins w:id="8409" w:author="Editor" w:date="2026-09-25T09:00:00Z">
        <w:r>
          <w:t xml:space="preserve">that way</w:t>
        </w:r>
      </w:ins>
      <w:r>
        <w:t xml:space="preserve">.</w:t>
      </w:r>
    </w:p>
    <w:p w14:paraId="75C7ECD8" w14:textId="77777777" w:rsidR="00175682" w:rsidRPr="00175682" w:rsidRDefault="00175682" w:rsidP="00175682">
      <w:r>
        <w:t xml:space="preserve">She never wanted to show her melancholy self to Benedikt</w:t>
      </w:r>
      <w:del w:id="8410" w:author="Editor" w:date="2026-09-25T09:00:00Z">
        <w:r>
          <w:delText xml:space="preserve"> so,</w:delText>
        </w:r>
      </w:del>
      <w:ins w:id="8411" w:author="Editor" w:date="2026-09-25T09:00:00Z">
        <w:r>
          <w:t xml:space="preserve">, so</w:t>
        </w:r>
      </w:ins>
      <w:r>
        <w:t xml:space="preserve"> she kept staring </w:t>
      </w:r>
      <w:del w:id="8412" w:author="Editor" w:date="2026-09-25T09:00:00Z">
        <w:r>
          <w:delText xml:space="preserve">at the vacuum</w:delText>
        </w:r>
      </w:del>
      <w:ins w:id="8413" w:author="Editor" w:date="2026-09-25T09:00:00Z">
        <w:r>
          <w:t xml:space="preserve">into space</w:t>
        </w:r>
      </w:ins>
      <w:r>
        <w:t xml:space="preserve"> without giving anything away.</w:t>
      </w:r>
    </w:p>
    <w:p w14:paraId="11D60E9C" w14:textId="0E0FDE8B" w:rsidR="00175682" w:rsidRPr="00175682" w:rsidRDefault="00175682" w:rsidP="00175682">
      <w:del w:id="8414" w:author="Editor (Typography)" w:date="2026-09-25T09:00:00Z">
        <w:r>
          <w:delText xml:space="preserve">"</w:delText>
        </w:r>
      </w:del>
      <w:ins w:id="8415" w:author="Editor (Typography)" w:date="2026-09-25T09:00:00Z">
        <w:r>
          <w:t xml:space="preserve">“</w:t>
        </w:r>
      </w:ins>
      <w:r>
        <w:t xml:space="preserve">I know it is hard for you to believe</w:t>
      </w:r>
      <w:ins w:id="8416" w:author="Editor" w:date="2026-09-25T09:00:00Z">
        <w:r>
          <w:t xml:space="preserve">,</w:t>
        </w:r>
      </w:ins>
      <w:r>
        <w:t xml:space="preserve"> but let me reassure you no one is here to harm you. I know a lot about you, but not your motive. Tell me what is on your mind</w:t>
      </w:r>
      <w:del w:id="8417" w:author="Editor" w:date="2026-09-25T09:00:00Z">
        <w:r>
          <w:delText xml:space="preserve">?</w:delText>
        </w:r>
      </w:del>
      <w:ins w:id="8418" w:author="Editor" w:date="2026-09-25T09:00:00Z">
        <w:r>
          <w:t xml:space="preserve">.</w:t>
        </w:r>
      </w:ins>
      <w:r>
        <w:t xml:space="preserve"> I promise, if I can help, I </w:t>
      </w:r>
      <w:del w:id="8419" w:author="Editor" w:date="2026-09-25T09:00:00Z">
        <w:r>
          <w:delText xml:space="preserve">would</w:delText>
        </w:r>
      </w:del>
      <w:ins w:id="8420" w:author="Editor" w:date="2026-09-25T09:00:00Z">
        <w:r>
          <w:t xml:space="preserve">will</w:t>
        </w:r>
      </w:ins>
      <w:r>
        <w:t xml:space="preserve"> do everything to help you</w:t>
      </w:r>
      <w:ins w:id="8421" w:author="Editor" w:date="2026-09-25T09:00:00Z">
        <w:r>
          <w:t xml:space="preserve">,</w:t>
        </w:r>
      </w:ins>
      <w:r>
        <w:t xml:space="preserve"> and in case I cannot</w:t>
      </w:r>
      <w:ins w:id="8422" w:author="Editor" w:date="2026-09-25T09:00:00Z">
        <w:r>
          <w:t xml:space="preserve">,</w:t>
        </w:r>
      </w:ins>
      <w:r>
        <w:t xml:space="preserve"> I will let you know right away.”  Benedikt went ahead with his monologue.</w:t>
      </w:r>
    </w:p>
    <w:p w14:paraId="5BFB3F20" w14:textId="77777777" w:rsidR="00175682" w:rsidRPr="00175682" w:rsidRDefault="00175682" w:rsidP="00175682">
      <w:r>
        <w:t xml:space="preserve">Sanchez was still staring at nothingness and refused to speak.  Benedikt was a tad frustrated. By now he knew stubbornness came to her innately.   Exasperated</w:t>
      </w:r>
      <w:ins w:id="8423" w:author="Editor" w:date="2026-09-25T09:00:00Z">
        <w:r>
          <w:t xml:space="preserve">,</w:t>
        </w:r>
      </w:ins>
      <w:r>
        <w:t xml:space="preserve"> he decided to leave her alone. He retraced </w:t>
      </w:r>
      <w:del w:id="8424" w:author="Editor" w:date="2026-09-25T09:00:00Z">
        <w:r>
          <w:delText xml:space="preserve">back</w:delText>
        </w:r>
      </w:del>
      <w:ins w:id="8425" w:author="Editor" w:date="2026-09-25T09:00:00Z">
        <w:r>
          <w:t xml:space="preserve">his steps</w:t>
        </w:r>
      </w:ins>
      <w:r>
        <w:t xml:space="preserve"> to his sofa, loosened a couple of his shirt buttons and closed his eyes in a desperate attempt to take his attention away from her.</w:t>
      </w:r>
    </w:p>
    <w:p w14:paraId="50B1A144" w14:textId="77777777" w:rsidR="00175682" w:rsidRPr="00175682" w:rsidRDefault="00175682" w:rsidP="00175682">
      <w:r>
        <w:t xml:space="preserve">Sanchez’s mind was in overdrive, thinking about ways to escape. One thing was evident </w:t>
      </w:r>
      <w:del w:id="8426" w:author="Editor" w:date="2026-09-25T09:00:00Z">
        <w:r>
          <w:delText xml:space="preserve">-</w:delText>
        </w:r>
      </w:del>
      <w:ins w:id="8427" w:author="Editor" w:date="2026-09-25T09:00:00Z">
        <w:r>
          <w:t xml:space="preserve">–</w:t>
        </w:r>
      </w:ins>
      <w:r>
        <w:t xml:space="preserve"> Benedikt had a soft corner for her. She knew he </w:t>
      </w:r>
      <w:del w:id="8428" w:author="Editor" w:date="2026-09-25T09:00:00Z">
        <w:r>
          <w:delText xml:space="preserve">could lose</w:delText>
        </w:r>
      </w:del>
      <w:ins w:id="8429" w:author="Editor" w:date="2026-09-25T09:00:00Z">
        <w:r>
          <w:t xml:space="preserve">would risk</w:t>
        </w:r>
      </w:ins>
      <w:r>
        <w:t xml:space="preserve"> a lot for her. </w:t>
      </w:r>
      <w:del w:id="8430" w:author="Editor" w:date="2026-09-25T09:00:00Z">
        <w:r>
          <w:delText xml:space="preserve">More</w:delText>
        </w:r>
      </w:del>
      <w:ins w:id="8431" w:author="Editor" w:date="2026-09-25T09:00:00Z">
        <w:r>
          <w:t xml:space="preserve">The more</w:t>
        </w:r>
      </w:ins>
      <w:r>
        <w:t xml:space="preserve"> she weighed </w:t>
      </w:r>
      <w:del w:id="8432" w:author="Editor" w:date="2026-09-25T09:00:00Z">
        <w:r>
          <w:delText xml:space="preserve">on </w:delText>
        </w:r>
      </w:del>
      <w:r>
        <w:t xml:space="preserve">the thought,</w:t>
      </w:r>
      <w:ins w:id="8433" w:author="Editor" w:date="2026-09-25T09:00:00Z">
        <w:r>
          <w:t xml:space="preserve"> the</w:t>
        </w:r>
      </w:ins>
      <w:r>
        <w:t xml:space="preserve"> more she was convinced </w:t>
      </w:r>
      <w:del w:id="8434" w:author="Editor" w:date="2026-09-25T09:00:00Z">
        <w:r>
          <w:delText xml:space="preserve">about</w:delText>
        </w:r>
      </w:del>
      <w:ins w:id="8435" w:author="Editor" w:date="2026-09-25T09:00:00Z">
        <w:r>
          <w:t xml:space="preserve">that</w:t>
        </w:r>
      </w:ins>
      <w:r>
        <w:t xml:space="preserve"> Benedikt </w:t>
      </w:r>
      <w:del w:id="8436" w:author="Editor" w:date="2026-09-25T09:00:00Z">
        <w:r>
          <w:delText xml:space="preserve">being</w:delText>
        </w:r>
      </w:del>
      <w:ins w:id="8437" w:author="Editor" w:date="2026-09-25T09:00:00Z">
        <w:r>
          <w:t xml:space="preserve">was</w:t>
        </w:r>
      </w:ins>
      <w:r>
        <w:t xml:space="preserve"> her key to escape. She wanted to reciprocate his endearment</w:t>
      </w:r>
      <w:ins w:id="8438" w:author="Editor" w:date="2026-09-25T09:00:00Z">
        <w:r>
          <w:t xml:space="preserve">,</w:t>
        </w:r>
      </w:ins>
      <w:r>
        <w:t xml:space="preserve"> but in a deceptive manner. She wanted to be prudent to avoid making it look obvious. Luckily, she wasn’t </w:t>
      </w:r>
      <w:ins w:id="8439" w:author="Editor" w:date="2026-09-25T09:00:00Z">
        <w:r>
          <w:t xml:space="preserve">badly </w:t>
        </w:r>
      </w:ins>
      <w:r>
        <w:t xml:space="preserve">hurt</w:t>
      </w:r>
      <w:del w:id="8440" w:author="Editor" w:date="2026-09-25T09:00:00Z">
        <w:r>
          <w:delText xml:space="preserve"> bad, but regardless</w:delText>
        </w:r>
      </w:del>
      <w:ins w:id="8441" w:author="Editor" w:date="2026-09-25T09:00:00Z">
        <w:r>
          <w:t xml:space="preserve">, but</w:t>
        </w:r>
      </w:ins>
      <w:r>
        <w:t xml:space="preserve"> she knew it would take a few days for her to recuperate. </w:t>
      </w:r>
      <w:del w:id="8442" w:author="Editor" w:date="2026-09-25T09:00:00Z">
        <w:r>
          <w:delText xml:space="preserve">In her mind, she</w:delText>
        </w:r>
      </w:del>
      <w:ins w:id="8443" w:author="Editor" w:date="2026-09-25T09:00:00Z">
        <w:r>
          <w:t xml:space="preserve">She</w:t>
        </w:r>
      </w:ins>
      <w:r>
        <w:t xml:space="preserve"> decided to use her healing time to come close to Benedikt.</w:t>
      </w:r>
    </w:p>
    <w:p w14:paraId="49848418" w14:textId="77777777" w:rsidR="00175682" w:rsidRPr="00175682" w:rsidRDefault="00175682" w:rsidP="00175682">
      <w:r>
        <w:t xml:space="preserve">She decided to maintain her silence for the remainder of the flight to make her charade appear more real.  From the corner of her </w:t>
      </w:r>
      <w:del w:id="8444" w:author="Editor" w:date="2026-09-25T09:00:00Z">
        <w:r>
          <w:delText xml:space="preserve">eyes</w:delText>
        </w:r>
      </w:del>
      <w:ins w:id="8445" w:author="Editor" w:date="2026-09-25T09:00:00Z">
        <w:r>
          <w:t xml:space="preserve">eye</w:t>
        </w:r>
      </w:ins>
      <w:r>
        <w:t xml:space="preserve">, she glanced at Benedikt and saw him sleeping in peace. The flight to Tallinn was long, and the best way to kill time was to get some respite from the daylong ordeal she had gone through</w:t>
      </w:r>
      <w:del w:id="8446" w:author="Editor" w:date="2026-09-25T09:00:00Z">
        <w:r>
          <w:delText xml:space="preserve">, with</w:delText>
        </w:r>
      </w:del>
      <w:ins w:id="8447" w:author="Editor" w:date="2026-09-25T09:00:00Z">
        <w:r>
          <w:t xml:space="preserve">. With</w:t>
        </w:r>
      </w:ins>
      <w:r>
        <w:t xml:space="preserve"> a crowded mind and a hopeful heart</w:t>
      </w:r>
      <w:ins w:id="8448" w:author="Editor" w:date="2026-09-25T09:00:00Z">
        <w:r>
          <w:t xml:space="preserve">,</w:t>
        </w:r>
      </w:ins>
      <w:r>
        <w:t xml:space="preserve"> she closed her eyes.</w:t>
      </w:r>
    </w:p>
    <w:p w14:paraId="53DEB7D2" w14:textId="77777777" w:rsidR="00C03A22" w:rsidRDefault="00C03A22">
      <w:pPr>
        <w:spacing w:line="259" w:lineRule="auto"/>
        <w:jc w:val="left"/>
      </w:pPr>
      <w:r>
        <w:br w:type="page"/>
      </w:r>
    </w:p>
    <w:p w14:paraId="1A62F4A3" w14:textId="5A9CFE90" w:rsidR="00DD5C18" w:rsidRPr="00C03A22" w:rsidRDefault="00DD5C18" w:rsidP="00F56514">
      <w:pPr>
        <w:outlineLvl w:val="0"/>
        <w:rPr>
          <w:b/>
        </w:rPr>
      </w:pPr>
      <w:r>
        <w:rPr>
          <w:b/>
        </w:rPr>
        <w:lastRenderedPageBreak/>
        <w:t>Chapter 48</w:t>
      </w:r>
    </w:p>
    <w:p w14:paraId="4BF48F13" w14:textId="77777777" w:rsidR="00DD5C18" w:rsidRPr="00C03A22" w:rsidRDefault="00DD5C18" w:rsidP="00DD5C18">
      <w:pPr>
        <w:rPr>
          <w:b/>
        </w:rPr>
      </w:pPr>
      <w:commentRangeStart w:id="239"/>
      <w:del w:id="8449" w:author="Editor" w:date="2026-09-25T09:00:00Z">
        <w:r>
          <w:rPr>
            <w:b/>
          </w:rPr>
          <w:delText xml:space="preserve">8:15</w:delText>
        </w:r>
      </w:del>
      <w:ins w:id="8450" w:author="Editor" w:date="2026-09-25T09:00:00Z">
        <w:r>
          <w:rPr>
            <w:b/>
          </w:rPr>
          <w:t xml:space="preserve">10:00</w:t>
        </w:r>
      </w:ins>
      <w:r>
        <w:rPr>
          <w:b/>
        </w:rPr>
        <w:t xml:space="preserve"> PM 18th April 2014, Lisbon, Portugal</w:t>
      </w:r>
      <w:commentRangeEnd w:id="239"/>
      <w:r>
        <w:commentReference w:id="239"/>
      </w:r>
    </w:p>
    <w:p w14:paraId="113E5513" w14:textId="77777777" w:rsidR="00657102" w:rsidRPr="00657102" w:rsidRDefault="00657102" w:rsidP="00657102">
      <w:r>
        <w:t xml:space="preserve">Maxwell used his charm to his advantage, </w:t>
      </w:r>
      <w:del w:id="8451" w:author="Editor" w:date="2026-09-25T09:00:00Z">
        <w:r>
          <w:delText xml:space="preserve">for</w:delText>
        </w:r>
      </w:del>
      <w:ins w:id="8452" w:author="Editor" w:date="2026-09-25T09:00:00Z">
        <w:r>
          <w:t xml:space="preserve">and</w:t>
        </w:r>
      </w:ins>
      <w:r>
        <w:t xml:space="preserve"> the receptionist confirmed the presence of a girl on </w:t>
      </w:r>
      <w:del w:id="8453" w:author="Editor" w:date="2026-09-25T09:00:00Z">
        <w:r>
          <w:delText xml:space="preserve">that</w:delText>
        </w:r>
      </w:del>
      <w:ins w:id="8454" w:author="Editor" w:date="2026-09-25T09:00:00Z">
        <w:r>
          <w:t xml:space="preserve">the</w:t>
        </w:r>
      </w:ins>
      <w:r>
        <w:t xml:space="preserve"> plane to Tallinn. He also learned she </w:t>
      </w:r>
      <w:del w:id="8455" w:author="Editor" w:date="2026-09-25T09:00:00Z">
        <w:r>
          <w:delText xml:space="preserve">was</w:delText>
        </w:r>
      </w:del>
      <w:ins w:id="8456" w:author="Editor" w:date="2026-09-25T09:00:00Z">
        <w:r>
          <w:t xml:space="preserve">had been</w:t>
        </w:r>
      </w:ins>
      <w:r>
        <w:t xml:space="preserve"> brought to the plane on a stretcher. </w:t>
      </w:r>
    </w:p>
    <w:p w14:paraId="1F528342" w14:textId="77777777" w:rsidR="00657102" w:rsidRPr="00657102" w:rsidRDefault="00657102" w:rsidP="00657102">
      <w:del w:id="8457" w:author="Editor (Typography)" w:date="2026-09-25T09:00:00Z">
        <w:r>
          <w:delText xml:space="preserve">"</w:delText>
        </w:r>
      </w:del>
      <w:ins w:id="8458" w:author="Editor (Typography)" w:date="2026-09-25T09:00:00Z">
        <w:r>
          <w:t xml:space="preserve">“</w:t>
        </w:r>
      </w:ins>
      <w:r>
        <w:t xml:space="preserve">I have to be in Tallinn as soon as possible. I am about </w:t>
      </w:r>
      <w:del w:id="8459" w:author="Editor" w:date="2026-09-25T09:00:00Z">
        <w:r>
          <w:delText xml:space="preserve">20</w:delText>
        </w:r>
      </w:del>
      <w:ins w:id="8460" w:author="Editor" w:date="2026-09-25T09:00:00Z">
        <w:r>
          <w:t xml:space="preserve">twenty</w:t>
        </w:r>
      </w:ins>
      <w:r>
        <w:t xml:space="preserve"> minutes away from the Lisbon Airport. Can you put me on the next available flight?” There were no greetings, no introductions</w:t>
      </w:r>
      <w:del w:id="8461" w:author="Editor" w:date="2026-09-25T09:00:00Z">
        <w:r>
          <w:delText xml:space="preserve">, all the</w:delText>
        </w:r>
      </w:del>
      <w:ins w:id="8462" w:author="Editor" w:date="2026-09-25T09:00:00Z">
        <w:r>
          <w:t xml:space="preserve">. All his</w:t>
        </w:r>
      </w:ins>
      <w:r>
        <w:t xml:space="preserve"> voice </w:t>
      </w:r>
      <w:del w:id="8463" w:author="Editor" w:date="2026-09-25T09:00:00Z">
        <w:r>
          <w:delText xml:space="preserve">endorsed</w:delText>
        </w:r>
      </w:del>
      <w:ins w:id="8464" w:author="Editor" w:date="2026-09-25T09:00:00Z">
        <w:r>
          <w:t xml:space="preserve">carried</w:t>
        </w:r>
      </w:ins>
      <w:r>
        <w:t xml:space="preserve"> was urgency.</w:t>
      </w:r>
    </w:p>
    <w:p w14:paraId="3B824E26" w14:textId="77777777" w:rsidR="00657102" w:rsidRPr="00657102" w:rsidRDefault="00657102" w:rsidP="00657102">
      <w:commentRangeStart w:id="240"/>
      <w:r>
        <w:t xml:space="preserve">Maxwell had a strong hunch</w:t>
      </w:r>
      <w:del w:id="8465" w:author="Editor" w:date="2026-09-25T09:00:00Z">
        <w:r>
          <w:delText xml:space="preserve">,</w:delText>
        </w:r>
      </w:del>
      <w:r>
        <w:t xml:space="preserve"> he would not get any </w:t>
      </w:r>
      <w:del w:id="8466" w:author="Editor" w:date="2026-09-25T09:00:00Z">
        <w:r>
          <w:delText xml:space="preserve">plane</w:delText>
        </w:r>
      </w:del>
      <w:ins w:id="8467" w:author="Editor" w:date="2026-09-25T09:00:00Z">
        <w:r>
          <w:t xml:space="preserve">flight</w:t>
        </w:r>
      </w:ins>
      <w:r>
        <w:t xml:space="preserve"> to Tallinn </w:t>
      </w:r>
      <w:del w:id="8468" w:author="Editor" w:date="2026-09-25T09:00:00Z">
        <w:r>
          <w:delText xml:space="preserve">such</w:delText>
        </w:r>
      </w:del>
      <w:ins w:id="8469" w:author="Editor" w:date="2026-09-25T09:00:00Z">
        <w:r>
          <w:t xml:space="preserve">so</w:t>
        </w:r>
      </w:ins>
      <w:r>
        <w:t xml:space="preserve"> late in the night</w:t>
      </w:r>
      <w:del w:id="8470" w:author="Editor" w:date="2026-09-25T09:00:00Z">
        <w:r>
          <w:delText xml:space="preserve">, for Tallinn wasn’t a significant business city that could demand overnight flights</w:delText>
        </w:r>
      </w:del>
      <w:r>
        <w:t xml:space="preserve">. There was a moment of silence before the lady on the other side responded,</w:t>
      </w:r>
      <w:del w:id="8471" w:author="Editor" w:date="2026-09-25T09:00:00Z">
        <w:r>
          <w:delText xml:space="preserve">” </w:delText>
        </w:r>
      </w:del>
      <w:ins w:id="8472" w:author="Editor" w:date="2026-09-25T09:00:00Z">
        <w:r>
          <w:t xml:space="preserve"> “</w:t>
        </w:r>
      </w:ins>
      <w:r>
        <w:t xml:space="preserve">I am afraid there are no flights to Tallinn tonight. The first flight out is tomorrow morning at 6:00 AM. You can take a connecting flight tonight, but that will take you closer to Tallinn. You will still be in Tallinn only by tomorrow morning.”</w:t>
      </w:r>
      <w:commentRangeEnd w:id="240"/>
      <w:r>
        <w:commentReference w:id="240"/>
      </w:r>
    </w:p>
    <w:p w14:paraId="10FCD31C" w14:textId="77777777" w:rsidR="00657102" w:rsidRPr="00657102" w:rsidRDefault="00657102" w:rsidP="00657102">
      <w:r>
        <w:t xml:space="preserve">Waiting until morning wasn’t an option</w:t>
      </w:r>
      <w:ins w:id="8473" w:author="Editor" w:date="2026-09-25T09:00:00Z">
        <w:r>
          <w:t xml:space="preserve">,</w:t>
        </w:r>
      </w:ins>
      <w:r>
        <w:t xml:space="preserve"> so he decided to explore</w:t>
      </w:r>
      <w:del w:id="8474" w:author="Editor" w:date="2026-09-25T09:00:00Z">
        <w:r>
          <w:delText xml:space="preserve"> in</w:delText>
        </w:r>
      </w:del>
      <w:r>
        <w:t xml:space="preserve"> getting a private jet. He knew it wouldn’t be easy. It </w:t>
      </w:r>
      <w:del w:id="8475" w:author="Editor" w:date="2026-09-25T09:00:00Z">
        <w:r>
          <w:delText xml:space="preserve">demanded to talk</w:delText>
        </w:r>
      </w:del>
      <w:ins w:id="8476" w:author="Editor" w:date="2026-09-25T09:00:00Z">
        <w:r>
          <w:t xml:space="preserve">meant talking</w:t>
        </w:r>
      </w:ins>
      <w:r>
        <w:t xml:space="preserve"> to his superiors and </w:t>
      </w:r>
      <w:del w:id="8477" w:author="Editor" w:date="2026-09-25T09:00:00Z">
        <w:r>
          <w:delText xml:space="preserve">convince</w:delText>
        </w:r>
      </w:del>
      <w:ins w:id="8478" w:author="Editor" w:date="2026-09-25T09:00:00Z">
        <w:r>
          <w:t xml:space="preserve">convincing</w:t>
        </w:r>
      </w:ins>
      <w:r>
        <w:t xml:space="preserve"> them </w:t>
      </w:r>
      <w:del w:id="8479" w:author="Editor" w:date="2026-09-25T09:00:00Z">
        <w:r>
          <w:delText xml:space="preserve">for</w:delText>
        </w:r>
      </w:del>
      <w:ins w:id="8480" w:author="Editor" w:date="2026-09-25T09:00:00Z">
        <w:r>
          <w:t xml:space="preserve">of</w:t>
        </w:r>
      </w:ins>
      <w:r>
        <w:t xml:space="preserve"> such an exorbitant expense. To the extent possible, he avoided any interactions with his seniors. However, the situation </w:t>
      </w:r>
      <w:del w:id="8481" w:author="Editor" w:date="2026-09-25T09:00:00Z">
        <w:r>
          <w:delText xml:space="preserve">demanded</w:delText>
        </w:r>
      </w:del>
      <w:ins w:id="8482" w:author="Editor" w:date="2026-09-25T09:00:00Z">
        <w:r>
          <w:t xml:space="preserve">required</w:t>
        </w:r>
      </w:ins>
      <w:r>
        <w:t xml:space="preserve"> him to break the mores, so he continued with a reluctant voice, “Is Drake in office?”</w:t>
      </w:r>
    </w:p>
    <w:p w14:paraId="4E3BA1B4" w14:textId="77777777" w:rsidR="00657102" w:rsidRPr="00657102" w:rsidRDefault="00657102" w:rsidP="00657102">
      <w:r>
        <w:t xml:space="preserve">The lady was surprised to hear Drake’s name. She knew Maxwell well, so in a teasing tone she </w:t>
      </w:r>
      <w:del w:id="8483" w:author="Editor" w:date="2026-09-25T09:00:00Z">
        <w:r>
          <w:delText xml:space="preserve">blurted</w:delText>
        </w:r>
      </w:del>
      <w:ins w:id="8484" w:author="Editor" w:date="2026-09-25T09:00:00Z">
        <w:r>
          <w:t xml:space="preserve">said</w:t>
        </w:r>
      </w:ins>
      <w:r>
        <w:t xml:space="preserve">, “Well</w:t>
      </w:r>
      <w:ins w:id="8485" w:author="Editor" w:date="2026-09-25T09:00:00Z">
        <w:r>
          <w:t xml:space="preserve">,</w:t>
        </w:r>
      </w:ins>
      <w:r>
        <w:t xml:space="preserve"> I hope you aren’t resigning.”</w:t>
      </w:r>
    </w:p>
    <w:p w14:paraId="60B749A2" w14:textId="77777777" w:rsidR="00657102" w:rsidRPr="00657102" w:rsidRDefault="00657102" w:rsidP="00657102">
      <w:r>
        <w:t xml:space="preserve">Maxwell </w:t>
      </w:r>
      <w:del w:id="8486" w:author="Editor" w:date="2026-09-25T09:00:00Z">
        <w:r>
          <w:delText xml:space="preserve">saw</w:delText>
        </w:r>
      </w:del>
      <w:ins w:id="8487" w:author="Editor" w:date="2026-09-25T09:00:00Z">
        <w:r>
          <w:t xml:space="preserve">heard</w:t>
        </w:r>
      </w:ins>
      <w:r>
        <w:t xml:space="preserve"> the jovial sarcasm in her voice. He had neither the mood nor the time to flirt, so he insisted</w:t>
      </w:r>
      <w:del w:id="8488" w:author="Editor" w:date="2026-09-25T09:00:00Z">
        <w:r>
          <w:delText xml:space="preserve"> in a firm tone</w:delText>
        </w:r>
      </w:del>
      <w:r>
        <w:t xml:space="preserve">, “I am running against time. Put me </w:t>
      </w:r>
      <w:ins w:id="8489" w:author="Editor" w:date="2026-09-25T09:00:00Z">
        <w:r>
          <w:t xml:space="preserve">through </w:t>
        </w:r>
      </w:ins>
      <w:r>
        <w:t xml:space="preserve">to him. Will you?”</w:t>
      </w:r>
    </w:p>
    <w:p w14:paraId="7290C47C" w14:textId="13703EE7" w:rsidR="00657102" w:rsidRPr="00657102" w:rsidRDefault="00657102" w:rsidP="00657102">
      <w:r>
        <w:t xml:space="preserve">Without wasting any more time, she transferred him to Drake. She knew Maxwell meant business today.</w:t>
      </w:r>
    </w:p>
    <w:p w14:paraId="36CEB3D2" w14:textId="77777777" w:rsidR="00657102" w:rsidRPr="00657102" w:rsidRDefault="00657102" w:rsidP="00657102">
      <w:commentRangeStart w:id="241"/>
      <w:r>
        <w:t xml:space="preserve">Drake had a surreal attitude towards everything. Maxwell usually restricted his conversations with him to a bare minimum and </w:t>
      </w:r>
      <w:del w:id="8490" w:author="Editor" w:date="2026-09-25T09:00:00Z">
        <w:r>
          <w:delText xml:space="preserve">procrastinate it</w:delText>
        </w:r>
      </w:del>
      <w:ins w:id="8491" w:author="Editor" w:date="2026-09-25T09:00:00Z">
        <w:r>
          <w:t xml:space="preserve">put them off</w:t>
        </w:r>
      </w:ins>
      <w:r>
        <w:t xml:space="preserve"> till </w:t>
      </w:r>
      <w:del w:id="8492" w:author="Editor" w:date="2026-09-25T09:00:00Z">
        <w:r>
          <w:delText xml:space="preserve">it</w:delText>
        </w:r>
      </w:del>
      <w:ins w:id="8493" w:author="Editor" w:date="2026-09-25T09:00:00Z">
        <w:r>
          <w:t xml:space="preserve">they</w:t>
        </w:r>
      </w:ins>
      <w:r>
        <w:t xml:space="preserve"> became inevitable. Though Drake was aware of Maxwell</w:t>
      </w:r>
      <w:del w:id="8494" w:author="Editor (Typography)" w:date="2026-09-25T09:00:00Z">
        <w:r>
          <w:delText xml:space="preserve">'</w:delText>
        </w:r>
      </w:del>
      <w:ins w:id="8495" w:author="Editor (Typography)" w:date="2026-09-25T09:00:00Z">
        <w:r>
          <w:t xml:space="preserve">’</w:t>
        </w:r>
      </w:ins>
      <w:r>
        <w:t xml:space="preserve">s intractable </w:t>
      </w:r>
      <w:del w:id="8496" w:author="Editor (Spelling)" w:date="2026-09-25T09:00:00Z">
        <w:r>
          <w:delText xml:space="preserve">behavior</w:delText>
        </w:r>
      </w:del>
      <w:ins w:id="8497" w:author="Editor (Spelling)" w:date="2026-09-25T09:00:00Z">
        <w:r>
          <w:t xml:space="preserve">behaviour</w:t>
        </w:r>
      </w:ins>
      <w:r>
        <w:t xml:space="preserve">, he tolerated him because </w:t>
      </w:r>
      <w:del w:id="8498" w:author="Editor" w:date="2026-09-25T09:00:00Z">
        <w:r>
          <w:delText xml:space="preserve">he</w:delText>
        </w:r>
      </w:del>
      <w:ins w:id="8499" w:author="Editor" w:date="2026-09-25T09:00:00Z">
        <w:r>
          <w:t xml:space="preserve">Maxwell</w:t>
        </w:r>
      </w:ins>
      <w:r>
        <w:t xml:space="preserve"> was the best he had. It was an unstated protocol, and they both managed to stay out of conflict by </w:t>
      </w:r>
      <w:del w:id="8500" w:author="Editor" w:date="2026-09-25T09:00:00Z">
        <w:r>
          <w:delText xml:space="preserve">ceasing</w:delText>
        </w:r>
      </w:del>
      <w:ins w:id="8501" w:author="Editor" w:date="2026-09-25T09:00:00Z">
        <w:r>
          <w:t xml:space="preserve">limiting</w:t>
        </w:r>
      </w:ins>
      <w:r>
        <w:t xml:space="preserve"> their discussions to the extent possible.</w:t>
      </w:r>
      <w:commentRangeEnd w:id="241"/>
      <w:r>
        <w:commentReference w:id="241"/>
      </w:r>
    </w:p>
    <w:p w14:paraId="32D552FC" w14:textId="77777777" w:rsidR="00657102" w:rsidRPr="00657102" w:rsidRDefault="00657102" w:rsidP="00657102">
      <w:commentRangeStart w:id="242"/>
      <w:r>
        <w:t xml:space="preserve">Maxwell heard the deep-throated</w:t>
      </w:r>
      <w:del w:id="8502" w:author="Editor" w:date="2026-09-25T09:00:00Z">
        <w:r>
          <w:delText xml:space="preserve"> coarse</w:delText>
        </w:r>
      </w:del>
      <w:r>
        <w:t xml:space="preserve"> hello on the other end of the line. He knew the voice well and continued, “I am close to busting the TransPacific </w:t>
      </w:r>
      <w:del w:id="8503" w:author="Editor" w:date="2026-09-25T09:00:00Z">
        <w:r>
          <w:delText xml:space="preserve">Racket</w:delText>
        </w:r>
      </w:del>
      <w:ins w:id="8504" w:author="Editor" w:date="2026-09-25T09:00:00Z">
        <w:r>
          <w:t xml:space="preserve">racket</w:t>
        </w:r>
      </w:ins>
      <w:r>
        <w:t xml:space="preserve">. I need your urgent help in getting a private jet arranged at Montijo airport near Lisbon. It </w:t>
      </w:r>
      <w:del w:id="8505" w:author="Editor" w:date="2026-09-25T09:00:00Z">
        <w:r>
          <w:delText xml:space="preserve">would</w:delText>
        </w:r>
      </w:del>
      <w:ins w:id="8506" w:author="Editor" w:date="2026-09-25T09:00:00Z">
        <w:r>
          <w:t xml:space="preserve">will</w:t>
        </w:r>
      </w:ins>
      <w:r>
        <w:t xml:space="preserve"> be a long flight, and I would appreciate</w:t>
      </w:r>
      <w:ins w:id="8507" w:author="Editor" w:date="2026-09-25T09:00:00Z">
        <w:r>
          <w:t xml:space="preserve"> it</w:t>
        </w:r>
      </w:ins>
      <w:r>
        <w:t xml:space="preserve"> if you could get me a good throttle engine.”</w:t>
      </w:r>
      <w:commentRangeEnd w:id="242"/>
      <w:r>
        <w:commentReference w:id="242"/>
      </w:r>
    </w:p>
    <w:p w14:paraId="3CDD6344" w14:textId="77777777" w:rsidR="00657102" w:rsidRPr="00657102" w:rsidRDefault="00657102" w:rsidP="00657102">
      <w:r>
        <w:t xml:space="preserve">The callous attitude shown by Maxwell made Drake furious. There was no explanation whatsoever for such an atrocious demand. He tried controlling his anger and </w:t>
      </w:r>
      <w:del w:id="8508" w:author="Editor" w:date="2026-09-25T09:00:00Z">
        <w:r>
          <w:delText xml:space="preserve">demanded</w:delText>
        </w:r>
      </w:del>
      <w:ins w:id="8509" w:author="Editor" w:date="2026-09-25T09:00:00Z">
        <w:r>
          <w:t xml:space="preserve">asked</w:t>
        </w:r>
      </w:ins>
      <w:r>
        <w:t xml:space="preserve">, “Would you care to explain why you cannot take a regular flight out of Lisbon</w:t>
      </w:r>
      <w:del w:id="8510" w:author="Editor" w:date="2026-09-25T09:00:00Z">
        <w:r>
          <w:delText xml:space="preserve">.</w:delText>
        </w:r>
      </w:del>
      <w:ins w:id="8511" w:author="Editor" w:date="2026-09-25T09:00:00Z">
        <w:r>
          <w:t xml:space="preserve">?</w:t>
        </w:r>
      </w:ins>
      <w:r>
        <w:t xml:space="preserve"> Where the hell are you headed? How many hours </w:t>
      </w:r>
      <w:del w:id="8512" w:author="Editor" w:date="2026-09-25T09:00:00Z">
        <w:r>
          <w:delText xml:space="preserve">you would</w:delText>
        </w:r>
      </w:del>
      <w:ins w:id="8513" w:author="Editor" w:date="2026-09-25T09:00:00Z">
        <w:r>
          <w:t xml:space="preserve">would you</w:t>
        </w:r>
      </w:ins>
      <w:r>
        <w:t xml:space="preserve"> save </w:t>
      </w:r>
      <w:del w:id="8514" w:author="Editor" w:date="2026-09-25T09:00:00Z">
        <w:r>
          <w:delText xml:space="preserve">anyways</w:delText>
        </w:r>
      </w:del>
      <w:ins w:id="8515" w:author="Editor" w:date="2026-09-25T09:00:00Z">
        <w:r>
          <w:t xml:space="preserve">anyway</w:t>
        </w:r>
      </w:ins>
      <w:r>
        <w:t xml:space="preserve">?” There was a clear </w:t>
      </w:r>
      <w:del w:id="8516" w:author="Editor" w:date="2026-09-25T09:00:00Z">
        <w:r>
          <w:delText xml:space="preserve">denial</w:delText>
        </w:r>
      </w:del>
      <w:ins w:id="8517" w:author="Editor" w:date="2026-09-25T09:00:00Z">
        <w:r>
          <w:t xml:space="preserve">refusal</w:t>
        </w:r>
      </w:ins>
      <w:r>
        <w:t xml:space="preserve"> in his tone.</w:t>
      </w:r>
    </w:p>
    <w:p w14:paraId="1435F9C1" w14:textId="77777777" w:rsidR="00657102" w:rsidRPr="00657102" w:rsidRDefault="00657102" w:rsidP="00657102">
      <w:r>
        <w:t xml:space="preserve">Maxwell was agitated. At some other time, he would have fought back, but not today. He wrestled </w:t>
      </w:r>
      <w:del w:id="8518" w:author="Editor" w:date="2026-09-25T09:00:00Z">
        <w:r>
          <w:delText xml:space="preserve">away his bulging</w:delText>
        </w:r>
      </w:del>
      <w:ins w:id="8519" w:author="Editor" w:date="2026-09-25T09:00:00Z">
        <w:r>
          <w:t xml:space="preserve">down his</w:t>
        </w:r>
      </w:ins>
      <w:r>
        <w:t xml:space="preserve"> rage and responded with a flat voice, “One of the main accomplices is on the run to Estonia. I am afraid he </w:t>
      </w:r>
      <w:del w:id="8520" w:author="Editor" w:date="2026-09-25T09:00:00Z">
        <w:r>
          <w:delText xml:space="preserve">would</w:delText>
        </w:r>
      </w:del>
      <w:ins w:id="8521" w:author="Editor" w:date="2026-09-25T09:00:00Z">
        <w:r>
          <w:t xml:space="preserve">will</w:t>
        </w:r>
      </w:ins>
      <w:r>
        <w:t xml:space="preserve"> find his way to Russia</w:t>
      </w:r>
      <w:ins w:id="8522" w:author="Editor" w:date="2026-09-25T09:00:00Z">
        <w:r>
          <w:t xml:space="preserve"> the</w:t>
        </w:r>
      </w:ins>
      <w:r>
        <w:t xml:space="preserve"> moment he lands there. Every moment is precious</w:t>
      </w:r>
      <w:ins w:id="8523" w:author="Editor" w:date="2026-09-25T09:00:00Z">
        <w:r>
          <w:t xml:space="preserve">,</w:t>
        </w:r>
      </w:ins>
      <w:r>
        <w:t xml:space="preserve"> sir!” He stretched the word sir to underline the importance of his demand.</w:t>
      </w:r>
    </w:p>
    <w:p w14:paraId="75BB109D" w14:textId="77777777" w:rsidR="00657102" w:rsidRPr="00657102" w:rsidRDefault="00657102" w:rsidP="00657102">
      <w:r>
        <w:t xml:space="preserve">It was late in the evening</w:t>
      </w:r>
      <w:ins w:id="8524" w:author="Editor" w:date="2026-09-25T09:00:00Z">
        <w:r>
          <w:t xml:space="preserve">,</w:t>
        </w:r>
      </w:ins>
      <w:r>
        <w:t xml:space="preserve"> and Drake hardly had the energy left to argue. Besides, Maxwell always had the best arguments to convince him. After a long pause, he announced, “</w:t>
      </w:r>
      <w:del w:id="8525" w:author="Editor" w:date="2026-09-25T09:00:00Z">
        <w:r>
          <w:delText xml:space="preserve">Thirty</w:delText>
        </w:r>
      </w:del>
      <w:ins w:id="8526" w:author="Editor" w:date="2026-09-25T09:00:00Z">
        <w:r>
          <w:t xml:space="preserve">In thirty</w:t>
        </w:r>
      </w:ins>
      <w:r>
        <w:t xml:space="preserve"> minutes you should have the jet</w:t>
      </w:r>
      <w:ins w:id="8527" w:author="Editor" w:date="2026-09-25T09:00:00Z">
        <w:r>
          <w:t xml:space="preserve">,</w:t>
        </w:r>
      </w:ins>
      <w:r>
        <w:t xml:space="preserve">” and abruptly concluded the conversation.</w:t>
      </w:r>
    </w:p>
    <w:p w14:paraId="24795D62" w14:textId="77777777" w:rsidR="00657102" w:rsidRPr="00657102" w:rsidRDefault="00657102" w:rsidP="00657102">
      <w:r>
        <w:t xml:space="preserve">Maxwell was relieved to </w:t>
      </w:r>
      <w:del w:id="8528" w:author="Editor" w:date="2026-09-25T09:00:00Z">
        <w:r>
          <w:delText xml:space="preserve">expunge</w:delText>
        </w:r>
      </w:del>
      <w:ins w:id="8529" w:author="Editor" w:date="2026-09-25T09:00:00Z">
        <w:r>
          <w:t xml:space="preserve">be</w:t>
        </w:r>
      </w:ins>
      <w:r>
        <w:t xml:space="preserve"> out of the situation. Next, he had to talk to Stephen. He called Adriana’s house number</w:t>
      </w:r>
      <w:ins w:id="8530" w:author="Editor" w:date="2026-09-25T09:00:00Z">
        <w:r>
          <w:t xml:space="preserve">,</w:t>
        </w:r>
      </w:ins>
      <w:r>
        <w:t xml:space="preserve"> and the line was picked</w:t>
      </w:r>
      <w:ins w:id="8531" w:author="Editor" w:date="2026-09-25T09:00:00Z">
        <w:r>
          <w:t xml:space="preserve"> up</w:t>
        </w:r>
      </w:ins>
      <w:r>
        <w:t xml:space="preserve"> before he could hear the phone ring.</w:t>
      </w:r>
    </w:p>
    <w:p w14:paraId="5F00464D" w14:textId="77777777" w:rsidR="00657102" w:rsidRPr="00657102" w:rsidRDefault="00657102" w:rsidP="00657102">
      <w:commentRangeStart w:id="243"/>
      <w:r>
        <w:t xml:space="preserve">Maxwell </w:t>
      </w:r>
      <w:del w:id="8532" w:author="Editor" w:date="2026-09-25T09:00:00Z">
        <w:r>
          <w:delText xml:space="preserve">stated</w:delText>
        </w:r>
      </w:del>
      <w:ins w:id="8533" w:author="Editor" w:date="2026-09-25T09:00:00Z">
        <w:r>
          <w:t xml:space="preserve">said</w:t>
        </w:r>
      </w:ins>
      <w:r>
        <w:t xml:space="preserve"> in a hurried tone, “Take the car and drive as fast as you </w:t>
      </w:r>
      <w:del w:id="8534" w:author="Editor" w:date="2026-09-25T09:00:00Z">
        <w:r>
          <w:delText xml:space="preserve">could</w:delText>
        </w:r>
      </w:del>
      <w:ins w:id="8535" w:author="Editor" w:date="2026-09-25T09:00:00Z">
        <w:r>
          <w:t xml:space="preserve">can</w:t>
        </w:r>
      </w:ins>
      <w:r>
        <w:t xml:space="preserve"> to Montijo airport. Do you have a GPS with you?”</w:t>
      </w:r>
      <w:commentRangeEnd w:id="243"/>
      <w:r>
        <w:commentReference w:id="243"/>
      </w:r>
    </w:p>
    <w:p w14:paraId="2895DFAD" w14:textId="77777777" w:rsidR="00657102" w:rsidRPr="00657102" w:rsidRDefault="00657102" w:rsidP="00657102">
      <w:r>
        <w:t>Stephen responded, “I called Jules. He will drive me.”</w:t>
      </w:r>
    </w:p>
    <w:p w14:paraId="18B2B250" w14:textId="77777777" w:rsidR="00657102" w:rsidRPr="00657102" w:rsidRDefault="00657102" w:rsidP="00657102">
      <w:r>
        <w:t>“Good.”</w:t>
      </w:r>
    </w:p>
    <w:p w14:paraId="180EF228" w14:textId="0EA3E0B8" w:rsidR="00DD5C18" w:rsidRDefault="00657102" w:rsidP="00DD5C18">
      <w:del w:id="8536" w:author="Editor" w:date="2026-09-25T09:00:00Z">
        <w:r>
          <w:delText xml:space="preserve">He</w:delText>
        </w:r>
      </w:del>
      <w:ins w:id="8537" w:author="Editor" w:date="2026-09-25T09:00:00Z">
        <w:r>
          <w:t xml:space="preserve">Maxwell</w:t>
        </w:r>
      </w:ins>
      <w:r>
        <w:t xml:space="preserve"> knew he had lost some crucial time, but he was still hoping to get Sanchez free from Benedikt. He had no clue how</w:t>
      </w:r>
      <w:del w:id="8538" w:author="Editor" w:date="2026-09-25T09:00:00Z">
        <w:r>
          <w:delText xml:space="preserve">, however</w:delText>
        </w:r>
      </w:del>
      <w:ins w:id="8539" w:author="Editor" w:date="2026-09-25T09:00:00Z">
        <w:r>
          <w:t xml:space="preserve">. However</w:t>
        </w:r>
      </w:ins>
      <w:r>
        <w:t xml:space="preserve">, now that he knew where she was, he was roaring with confidence and beaming with </w:t>
      </w:r>
      <w:del w:id="8540" w:author="Editor" w:date="2026-09-25T09:00:00Z">
        <w:r>
          <w:delText xml:space="preserve">some </w:delText>
        </w:r>
      </w:del>
      <w:r>
        <w:t xml:space="preserve">newfound zeal. </w:t>
      </w:r>
    </w:p>
    <w:p w14:paraId="106C94D1" w14:textId="77777777" w:rsidR="00DD5C18" w:rsidRDefault="00DD5C18" w:rsidP="00DD5C18"/>
    <w:p w14:paraId="0A2E17A0" w14:textId="77777777" w:rsidR="00C03A22" w:rsidRDefault="00C03A22">
      <w:pPr>
        <w:spacing w:line="259" w:lineRule="auto"/>
        <w:jc w:val="left"/>
      </w:pPr>
      <w:r>
        <w:br w:type="page"/>
      </w:r>
    </w:p>
    <w:p w14:paraId="3095D6D1" w14:textId="43EA2F87" w:rsidR="00DD5C18" w:rsidRPr="00C03A22" w:rsidRDefault="00DD5C18" w:rsidP="00F56514">
      <w:pPr>
        <w:outlineLvl w:val="0"/>
        <w:rPr>
          <w:b/>
        </w:rPr>
      </w:pPr>
      <w:r>
        <w:rPr>
          <w:b/>
        </w:rPr>
        <w:lastRenderedPageBreak/>
        <w:t>Chapter 49</w:t>
      </w:r>
    </w:p>
    <w:p w14:paraId="7335C42C" w14:textId="77777777" w:rsidR="00DD5C18" w:rsidRPr="00C03A22" w:rsidRDefault="00DD5C18" w:rsidP="00DD5C18">
      <w:pPr>
        <w:rPr>
          <w:b/>
        </w:rPr>
      </w:pPr>
      <w:r>
        <w:rPr>
          <w:b/>
        </w:rPr>
        <w:t>4:30 AM 19th April 2014, Tallinn, Estonia</w:t>
      </w:r>
    </w:p>
    <w:p w14:paraId="74D87445" w14:textId="77777777" w:rsidR="007B7494" w:rsidRPr="007B7494" w:rsidRDefault="007B7494" w:rsidP="007B7494">
      <w:commentRangeStart w:id="244"/>
      <w:r>
        <w:t xml:space="preserve">The jet touched down in Tallinn right before the break of dawn.  Damian </w:t>
      </w:r>
      <w:del w:id="8541" w:author="Editor" w:date="2026-09-25T09:00:00Z">
        <w:r>
          <w:delText xml:space="preserve">sprung</w:delText>
        </w:r>
      </w:del>
      <w:ins w:id="8542" w:author="Editor" w:date="2026-09-25T09:00:00Z">
        <w:r>
          <w:t xml:space="preserve">sprang</w:t>
        </w:r>
      </w:ins>
      <w:r>
        <w:t xml:space="preserve"> to action and got busy on his phone</w:t>
      </w:r>
      <w:ins w:id="8543" w:author="Editor" w:date="2026-09-25T09:00:00Z">
        <w:r>
          <w:t xml:space="preserve">,</w:t>
        </w:r>
      </w:ins>
      <w:r>
        <w:t xml:space="preserve"> ensuring everything was in order. The jet came to a complete halt</w:t>
      </w:r>
      <w:ins w:id="8544" w:author="Editor" w:date="2026-09-25T09:00:00Z">
        <w:r>
          <w:t xml:space="preserve">,</w:t>
        </w:r>
      </w:ins>
      <w:r>
        <w:t xml:space="preserve"> and the flight stairs were rolled down. Damian was the first to get off the plane. There was a large black van waiting for them. He had a quick word with the team on the ground</w:t>
      </w:r>
      <w:ins w:id="8545" w:author="Editor" w:date="2026-09-25T09:00:00Z">
        <w:r>
          <w:t xml:space="preserve">,</w:t>
        </w:r>
      </w:ins>
      <w:r>
        <w:t xml:space="preserve"> and soon all of them were </w:t>
      </w:r>
      <w:del w:id="8546" w:author="Editor" w:date="2026-09-25T09:00:00Z">
        <w:r>
          <w:delText xml:space="preserve">back </w:delText>
        </w:r>
      </w:del>
      <w:r>
        <w:t xml:space="preserve">on the plane.</w:t>
      </w:r>
      <w:commentRangeEnd w:id="244"/>
      <w:r>
        <w:commentReference w:id="244"/>
      </w:r>
    </w:p>
    <w:p w14:paraId="2EF16A43" w14:textId="77777777" w:rsidR="007B7494" w:rsidRPr="007B7494" w:rsidRDefault="007B7494" w:rsidP="007B7494">
      <w:r>
        <w:t xml:space="preserve">Benedikt </w:t>
      </w:r>
      <w:del w:id="8547" w:author="Editor" w:date="2026-09-25T09:00:00Z">
        <w:r>
          <w:delText xml:space="preserve">put a casual glance</w:delText>
        </w:r>
      </w:del>
      <w:ins w:id="8548" w:author="Editor" w:date="2026-09-25T09:00:00Z">
        <w:r>
          <w:t xml:space="preserve">glanced casually</w:t>
        </w:r>
      </w:ins>
      <w:r>
        <w:t xml:space="preserve"> towards Sanchez and found her wide-awake. He cleared his throat and tried to put his point forward</w:t>
      </w:r>
      <w:ins w:id="8549" w:author="Editor" w:date="2026-09-25T09:00:00Z">
        <w:r>
          <w:t xml:space="preserve">,</w:t>
        </w:r>
      </w:ins>
      <w:r>
        <w:t xml:space="preserve"> sounding as genuine as possible. “I request you not to resist the move. Like I have told you before, I don’t mean any harm.”</w:t>
      </w:r>
    </w:p>
    <w:p w14:paraId="7E865517" w14:textId="77777777" w:rsidR="007B7494" w:rsidRPr="007B7494" w:rsidRDefault="007B7494" w:rsidP="007B7494">
      <w:commentRangeStart w:id="245"/>
      <w:r>
        <w:t xml:space="preserve">To his surprise, he found her in profound quietness, as if she had surrendered to the situation. And like before, </w:t>
      </w:r>
      <w:ins w:id="8550" w:author="Editor" w:date="2026-09-25T09:00:00Z">
        <w:r>
          <w:t xml:space="preserve">she </w:t>
        </w:r>
      </w:ins>
      <w:r>
        <w:t xml:space="preserve">hardly bothered to respond. When asked, she lay on the mobile bed without any resistance. Soon the three men </w:t>
      </w:r>
      <w:del w:id="8551" w:author="Editor" w:date="2026-09-25T09:00:00Z">
        <w:r>
          <w:delText xml:space="preserve">scooped</w:delText>
        </w:r>
      </w:del>
      <w:ins w:id="8552" w:author="Editor" w:date="2026-09-25T09:00:00Z">
        <w:r>
          <w:t xml:space="preserve">lifted</w:t>
        </w:r>
      </w:ins>
      <w:r>
        <w:t xml:space="preserve"> the stretcher and </w:t>
      </w:r>
      <w:del w:id="8553" w:author="Editor" w:date="2026-09-25T09:00:00Z">
        <w:r>
          <w:delText xml:space="preserve">hurled</w:delText>
        </w:r>
      </w:del>
      <w:ins w:id="8554" w:author="Editor" w:date="2026-09-25T09:00:00Z">
        <w:r>
          <w:t xml:space="preserve">carried</w:t>
        </w:r>
      </w:ins>
      <w:r>
        <w:t xml:space="preserve"> her off the plane. It was still dark in Tallinn. The neon light hanging from the </w:t>
      </w:r>
      <w:del w:id="8555" w:author="Editor" w:date="2026-09-25T09:00:00Z">
        <w:r>
          <w:delText xml:space="preserve">hanger</w:delText>
        </w:r>
      </w:del>
      <w:ins w:id="8556" w:author="Editor" w:date="2026-09-25T09:00:00Z">
        <w:r>
          <w:t xml:space="preserve">hangar</w:t>
        </w:r>
      </w:ins>
      <w:r>
        <w:t xml:space="preserve"> was illuminating the open canvas in a bright white shade. It was quite cold for a spring morning</w:t>
      </w:r>
      <w:del w:id="8557" w:author="Editor" w:date="2026-09-25T09:00:00Z">
        <w:r>
          <w:delText xml:space="preserve">, echoing the region’s continental weather sentiments</w:delText>
        </w:r>
      </w:del>
      <w:r>
        <w:t xml:space="preserve">. There was a light wind blowing</w:t>
      </w:r>
      <w:ins w:id="8558" w:author="Editor" w:date="2026-09-25T09:00:00Z">
        <w:r>
          <w:t xml:space="preserve">,</w:t>
        </w:r>
      </w:ins>
      <w:r>
        <w:t xml:space="preserve"> adding to the coldness. Benedikt tucked his hand into his </w:t>
      </w:r>
      <w:del w:id="8559" w:author="Editor" w:date="2026-09-25T09:00:00Z">
        <w:r>
          <w:delText xml:space="preserve">trousers</w:delText>
        </w:r>
      </w:del>
      <w:ins w:id="8560" w:author="Editor" w:date="2026-09-25T09:00:00Z">
        <w:r>
          <w:t xml:space="preserve">trouser</w:t>
        </w:r>
      </w:ins>
      <w:r>
        <w:t xml:space="preserve"> pocket and paced down the flight stairs, unsure what was causing him to shiver more, the weather or the uncanny girl.</w:t>
      </w:r>
      <w:commentRangeEnd w:id="245"/>
      <w:r>
        <w:commentReference w:id="245"/>
      </w:r>
    </w:p>
    <w:p w14:paraId="027B61E0" w14:textId="33005D3A" w:rsidR="007B7494" w:rsidRPr="007B7494" w:rsidRDefault="007B7494" w:rsidP="007B7494">
      <w:r>
        <w:t xml:space="preserve">He hopped onto the front seat </w:t>
      </w:r>
      <w:del w:id="8561" w:author="Editor" w:date="2026-09-25T09:00:00Z">
        <w:r>
          <w:delText xml:space="preserve">and sat </w:delText>
        </w:r>
      </w:del>
      <w:r>
        <w:t xml:space="preserve">next to the van driver</w:t>
      </w:r>
      <w:ins w:id="8562" w:author="Editor" w:date="2026-09-25T09:00:00Z">
        <w:r>
          <w:t xml:space="preserve">,</w:t>
        </w:r>
      </w:ins>
      <w:r>
        <w:t xml:space="preserve"> while Damian</w:t>
      </w:r>
      <w:ins w:id="8563" w:author="Editor" w:date="2026-09-25T09:00:00Z">
        <w:r>
          <w:t xml:space="preserve">,</w:t>
        </w:r>
      </w:ins>
      <w:r>
        <w:t xml:space="preserve"> along with another person</w:t>
      </w:r>
      <w:ins w:id="8564" w:author="Editor" w:date="2026-09-25T09:00:00Z">
        <w:r>
          <w:t xml:space="preserve">,</w:t>
        </w:r>
      </w:ins>
      <w:r>
        <w:t xml:space="preserve"> sat alongside Sanchez. There were no greetings and no pleasantries exchanged</w:t>
      </w:r>
      <w:del w:id="8565" w:author="Editor" w:date="2026-09-25T09:00:00Z">
        <w:r>
          <w:delText xml:space="preserve">, an</w:delText>
        </w:r>
      </w:del>
      <w:ins w:id="8566" w:author="Editor" w:date="2026-09-25T09:00:00Z">
        <w:r>
          <w:t xml:space="preserve">. An</w:t>
        </w:r>
      </w:ins>
      <w:r>
        <w:t xml:space="preserve"> unusual quietness </w:t>
      </w:r>
      <w:del w:id="8567" w:author="Editor" w:date="2026-09-25T09:00:00Z">
        <w:r>
          <w:delText xml:space="preserve">impinged inside</w:delText>
        </w:r>
      </w:del>
      <w:ins w:id="8568" w:author="Editor" w:date="2026-09-25T09:00:00Z">
        <w:r>
          <w:t xml:space="preserve">filled</w:t>
        </w:r>
      </w:ins>
      <w:r>
        <w:t xml:space="preserve"> the van. The roads were empty, and they drove without any </w:t>
      </w:r>
      <w:del w:id="8569" w:author="Editor" w:date="2026-09-25T09:00:00Z">
        <w:r>
          <w:delText xml:space="preserve">delays</w:delText>
        </w:r>
      </w:del>
      <w:ins w:id="8570" w:author="Editor" w:date="2026-09-25T09:00:00Z">
        <w:r>
          <w:t xml:space="preserve">delay</w:t>
        </w:r>
      </w:ins>
      <w:r>
        <w:t xml:space="preserve"> to their destination.</w:t>
      </w:r>
    </w:p>
    <w:p w14:paraId="52666E12" w14:textId="77777777" w:rsidR="007B7494" w:rsidRPr="007B7494" w:rsidRDefault="007B7494" w:rsidP="007B7494">
      <w:commentRangeStart w:id="246"/>
      <w:r>
        <w:t xml:space="preserve">The grand </w:t>
      </w:r>
      <w:del w:id="8571" w:author="Editor" w:date="2026-09-25T09:00:00Z">
        <w:r>
          <w:delText xml:space="preserve">hotel palace</w:delText>
        </w:r>
      </w:del>
      <w:ins w:id="8572" w:author="Editor" w:date="2026-09-25T09:00:00Z">
        <w:r>
          <w:t xml:space="preserve">Hotel Palace</w:t>
        </w:r>
      </w:ins>
      <w:r>
        <w:t xml:space="preserve"> was one of the most elegant hotels in Tallinn</w:t>
      </w:r>
      <w:ins w:id="8573" w:author="Editor" w:date="2026-09-25T09:00:00Z">
        <w:r>
          <w:t xml:space="preserve">,</w:t>
        </w:r>
      </w:ins>
      <w:r>
        <w:t xml:space="preserve"> located next to the town</w:t>
      </w:r>
      <w:del w:id="8574" w:author="Editor (Typography)" w:date="2026-09-25T09:00:00Z">
        <w:r>
          <w:delText xml:space="preserve">'</w:delText>
        </w:r>
      </w:del>
      <w:ins w:id="8575" w:author="Editor (Typography)" w:date="2026-09-25T09:00:00Z">
        <w:r>
          <w:t xml:space="preserve">’</w:t>
        </w:r>
      </w:ins>
      <w:r>
        <w:t xml:space="preserve">s Freedom Square. They had two presidential suites reserved. Sanchez was </w:t>
      </w:r>
      <w:del w:id="8576" w:author="Editor" w:date="2026-09-25T09:00:00Z">
        <w:r>
          <w:delText xml:space="preserve">by</w:delText>
        </w:r>
      </w:del>
      <w:ins w:id="8577" w:author="Editor" w:date="2026-09-25T09:00:00Z">
        <w:r>
          <w:t xml:space="preserve">on</w:t>
        </w:r>
      </w:ins>
      <w:r>
        <w:t xml:space="preserve"> her own in one of the suites. This time Benedikt wanted to take no </w:t>
      </w:r>
      <w:del w:id="8578" w:author="Editor" w:date="2026-09-25T09:00:00Z">
        <w:r>
          <w:delText xml:space="preserve">chance</w:delText>
        </w:r>
      </w:del>
      <w:ins w:id="8579" w:author="Editor" w:date="2026-09-25T09:00:00Z">
        <w:r>
          <w:t xml:space="preserve">chances</w:t>
        </w:r>
      </w:ins>
      <w:r>
        <w:t xml:space="preserve">. Her room was well guarded to </w:t>
      </w:r>
      <w:del w:id="8580" w:author="Editor" w:date="2026-09-25T09:00:00Z">
        <w:r>
          <w:delText xml:space="preserve">prohibit</w:delText>
        </w:r>
      </w:del>
      <w:ins w:id="8581" w:author="Editor" w:date="2026-09-25T09:00:00Z">
        <w:r>
          <w:t xml:space="preserve">prevent</w:t>
        </w:r>
      </w:ins>
      <w:r>
        <w:t xml:space="preserve"> any escape</w:t>
      </w:r>
      <w:del w:id="8582" w:author="Editor" w:date="2026-09-25T09:00:00Z">
        <w:r>
          <w:delText xml:space="preserve"> route</w:delText>
        </w:r>
      </w:del>
      <w:r>
        <w:t xml:space="preserve">. Benedikt decided to take some rest and went straight to his suite without any conversation with her.</w:t>
      </w:r>
      <w:commentRangeEnd w:id="246"/>
      <w:r>
        <w:commentReference w:id="246"/>
      </w:r>
    </w:p>
    <w:p w14:paraId="3E997C03" w14:textId="64AEEA0F" w:rsidR="007B7494" w:rsidRPr="007B7494" w:rsidRDefault="007B7494" w:rsidP="007B7494">
      <w:r>
        <w:t xml:space="preserve">It was ten in the morning when Benedikt woke up. After a long time, </w:t>
      </w:r>
      <w:del w:id="8583" w:author="Editor" w:date="2026-09-25T09:00:00Z">
        <w:r>
          <w:delText xml:space="preserve">Benedikt</w:delText>
        </w:r>
      </w:del>
      <w:ins w:id="8584" w:author="Editor" w:date="2026-09-25T09:00:00Z">
        <w:r>
          <w:t xml:space="preserve">he had</w:t>
        </w:r>
      </w:ins>
      <w:r>
        <w:t xml:space="preserve"> rested well. His mind could finally repose in peace after </w:t>
      </w:r>
      <w:ins w:id="8585" w:author="Editor" w:date="2026-09-25T09:00:00Z">
        <w:r>
          <w:t xml:space="preserve">the </w:t>
        </w:r>
      </w:ins>
      <w:r>
        <w:t xml:space="preserve">last few days’ ordeals. After taking a quick shower</w:t>
      </w:r>
      <w:ins w:id="8586" w:author="Editor" w:date="2026-09-25T09:00:00Z">
        <w:r>
          <w:t xml:space="preserve">,</w:t>
        </w:r>
      </w:ins>
      <w:r>
        <w:t xml:space="preserve"> he went to check on Sanchez’s wellbeing. The guard</w:t>
      </w:r>
      <w:ins w:id="8587" w:author="Editor" w:date="2026-09-25T09:00:00Z">
        <w:r>
          <w:t xml:space="preserve">,</w:t>
        </w:r>
      </w:ins>
      <w:r>
        <w:t xml:space="preserve"> upon seeing Benedikt</w:t>
      </w:r>
      <w:del w:id="8588" w:author="Editor" w:date="2026-09-25T09:00:00Z">
        <w:r>
          <w:delText xml:space="preserve"> went ahead and</w:delText>
        </w:r>
      </w:del>
      <w:ins w:id="8589" w:author="Editor" w:date="2026-09-25T09:00:00Z">
        <w:r>
          <w:t xml:space="preserve">,</w:t>
        </w:r>
      </w:ins>
      <w:r>
        <w:t xml:space="preserve"> knocked on the door and waited for a while before opening </w:t>
      </w:r>
      <w:del w:id="8590" w:author="Editor" w:date="2026-09-25T09:00:00Z">
        <w:r>
          <w:delText xml:space="preserve">the door. He</w:delText>
        </w:r>
      </w:del>
      <w:ins w:id="8591" w:author="Editor" w:date="2026-09-25T09:00:00Z">
        <w:r>
          <w:t xml:space="preserve">it. Benedikt</w:t>
        </w:r>
      </w:ins>
      <w:r>
        <w:t xml:space="preserve"> found Sanchez sitting on the bed and the doctor </w:t>
      </w:r>
      <w:del w:id="8592" w:author="Editor" w:date="2026-09-25T09:00:00Z">
        <w:r>
          <w:delText xml:space="preserve">performing some examinations</w:delText>
        </w:r>
      </w:del>
      <w:ins w:id="8593" w:author="Editor" w:date="2026-09-25T09:00:00Z">
        <w:r>
          <w:t xml:space="preserve">examining her</w:t>
        </w:r>
      </w:ins>
      <w:r>
        <w:t xml:space="preserve">.</w:t>
      </w:r>
    </w:p>
    <w:p>
      <w:pPr>
        <w:rPr>
          <w:ins w:id="8597" w:author="Editor" w:date="2026-09-25T09:00:00Z"/>
        </w:rPr>
      </w:pPr>
      <w:r>
        <w:t xml:space="preserve">“Good morning!” </w:t>
      </w:r>
      <w:del w:id="8594" w:author="Editor" w:date="2026-09-25T09:00:00Z">
        <w:r>
          <w:delText xml:space="preserve">he</w:delText>
        </w:r>
      </w:del>
      <w:ins w:id="8595" w:author="Editor" w:date="2026-09-25T09:00:00Z">
        <w:r>
          <w:t xml:space="preserve">He</w:t>
        </w:r>
      </w:ins>
      <w:r>
        <w:t xml:space="preserve"> smiled as he entered the room. The dining area had a nice spread of breakfast ready to be devoured.</w:t>
      </w:r>
      <w:del w:id="8596" w:author="Editor" w:date="2026-09-25T09:00:00Z">
        <w:r>
          <w:delText xml:space="preserve"> </w:delText>
        </w:r>
      </w:del>
    </w:p>
    <w:p w14:paraId="213756E8" w14:textId="77777777" w:rsidR="007B7494" w:rsidRPr="007B7494" w:rsidRDefault="007B7494" w:rsidP="007B7494">
      <w:r>
        <w:t xml:space="preserve">The doctor responded</w:t>
      </w:r>
      <w:del w:id="8598" w:author="Editor" w:date="2026-09-25T09:00:00Z">
        <w:r>
          <w:delText xml:space="preserve"> back</w:delText>
        </w:r>
      </w:del>
      <w:r>
        <w:t xml:space="preserve"> in a pleasant tone, “Good </w:t>
      </w:r>
      <w:del w:id="8599" w:author="Editor" w:date="2026-09-25T09:00:00Z">
        <w:r>
          <w:delText xml:space="preserve">Morning</w:delText>
        </w:r>
      </w:del>
      <w:ins w:id="8600" w:author="Editor" w:date="2026-09-25T09:00:00Z">
        <w:r>
          <w:t xml:space="preserve">morning</w:t>
        </w:r>
      </w:ins>
      <w:r>
        <w:t xml:space="preserve">.”</w:t>
      </w:r>
    </w:p>
    <w:p w14:paraId="630DD79F" w14:textId="77777777" w:rsidR="007B7494" w:rsidRPr="007B7494" w:rsidRDefault="007B7494" w:rsidP="007B7494">
      <w:r>
        <w:t xml:space="preserve">Sanchez remained quiet</w:t>
      </w:r>
      <w:del w:id="8601" w:author="Editor" w:date="2026-09-25T09:00:00Z">
        <w:r>
          <w:delText xml:space="preserve">,</w:delText>
        </w:r>
      </w:del>
      <w:r>
        <w:t xml:space="preserve"> and conveniently ignored Benedikt’s presence.</w:t>
      </w:r>
    </w:p>
    <w:p w14:paraId="2515EAB2" w14:textId="77777777" w:rsidR="007B7494" w:rsidRPr="007B7494" w:rsidRDefault="007B7494" w:rsidP="007B7494">
      <w:r>
        <w:t>“How do you feel now?”</w:t>
      </w:r>
    </w:p>
    <w:p w14:paraId="54D972C6" w14:textId="77777777" w:rsidR="007B7494" w:rsidRPr="007B7494" w:rsidRDefault="007B7494" w:rsidP="007B7494">
      <w:r>
        <w:t>Sanchez looked at him intensely, and after a long pause responded, “I want to talk to you in private.”</w:t>
      </w:r>
    </w:p>
    <w:p w14:paraId="3514F40A" w14:textId="77777777" w:rsidR="007B7494" w:rsidRPr="007B7494" w:rsidRDefault="007B7494" w:rsidP="007B7494">
      <w:r>
        <w:t>A sudden surge of excitement engulfed him.</w:t>
      </w:r>
    </w:p>
    <w:p w14:paraId="7FE302DD" w14:textId="77777777" w:rsidR="007B7494" w:rsidRPr="007B7494" w:rsidRDefault="007B7494" w:rsidP="007B7494">
      <w:r>
        <w:t>“Would you like to have breakfast as we speak?”</w:t>
      </w:r>
    </w:p>
    <w:p w14:paraId="42F1D351" w14:textId="77777777" w:rsidR="007B7494" w:rsidRPr="007B7494" w:rsidRDefault="007B7494" w:rsidP="007B7494">
      <w:r>
        <w:t xml:space="preserve">She tried </w:t>
      </w:r>
      <w:del w:id="8602" w:author="Editor" w:date="2026-09-25T09:00:00Z">
        <w:r>
          <w:delText xml:space="preserve">stepping</w:delText>
        </w:r>
      </w:del>
      <w:ins w:id="8603" w:author="Editor" w:date="2026-09-25T09:00:00Z">
        <w:r>
          <w:t xml:space="preserve">getting</w:t>
        </w:r>
      </w:ins>
      <w:r>
        <w:t xml:space="preserve"> out of</w:t>
      </w:r>
      <w:del w:id="8604" w:author="Editor" w:date="2026-09-25T09:00:00Z">
        <w:r>
          <w:delText xml:space="preserve"> the</w:delText>
        </w:r>
      </w:del>
      <w:r>
        <w:t xml:space="preserve"> bed but failed. Benedikt leaped forward to give her a helping arm. She hesitated </w:t>
      </w:r>
      <w:ins w:id="8605" w:author="Editor" w:date="2026-09-25T09:00:00Z">
        <w:r>
          <w:t xml:space="preserve">at </w:t>
        </w:r>
      </w:ins>
      <w:r>
        <w:t xml:space="preserve">first, but when she failed to balance without support, she gave </w:t>
      </w:r>
      <w:del w:id="8606" w:author="Editor" w:date="2026-09-25T09:00:00Z">
        <w:r>
          <w:delText xml:space="preserve">away</w:delText>
        </w:r>
      </w:del>
      <w:ins w:id="8607" w:author="Editor" w:date="2026-09-25T09:00:00Z">
        <w:r>
          <w:t xml:space="preserve">up</w:t>
        </w:r>
      </w:ins>
      <w:r>
        <w:t xml:space="preserve"> her resistance and held his stretched hand to balance </w:t>
      </w:r>
      <w:del w:id="8608" w:author="Editor" w:date="2026-09-25T09:00:00Z">
        <w:r>
          <w:delText xml:space="preserve">her stature</w:delText>
        </w:r>
      </w:del>
      <w:ins w:id="8609" w:author="Editor" w:date="2026-09-25T09:00:00Z">
        <w:r>
          <w:t xml:space="preserve">herself</w:t>
        </w:r>
      </w:ins>
      <w:r>
        <w:t xml:space="preserve">.</w:t>
      </w:r>
    </w:p>
    <w:p w14:paraId="5244AE28" w14:textId="2D2DC91A" w:rsidR="007B7494" w:rsidRPr="007B7494" w:rsidRDefault="007B7494" w:rsidP="007B7494">
      <w:r>
        <w:t xml:space="preserve">Benedikt was jolted by an unexplainable sensation </w:t>
      </w:r>
      <w:del w:id="8610" w:author="Editor" w:date="2026-09-25T09:00:00Z">
        <w:r>
          <w:delText xml:space="preserve">by</w:delText>
        </w:r>
      </w:del>
      <w:ins w:id="8611" w:author="Editor" w:date="2026-09-25T09:00:00Z">
        <w:r>
          <w:t xml:space="preserve">at</w:t>
        </w:r>
      </w:ins>
      <w:r>
        <w:t xml:space="preserve"> her touch. A sense of exhilaration </w:t>
      </w:r>
      <w:del w:id="8612" w:author="Editor" w:date="2026-09-25T09:00:00Z">
        <w:r>
          <w:delText xml:space="preserve">regained</w:delText>
        </w:r>
      </w:del>
      <w:ins w:id="8613" w:author="Editor" w:date="2026-09-25T09:00:00Z">
        <w:r>
          <w:t xml:space="preserve">consumed</w:t>
        </w:r>
      </w:ins>
      <w:r>
        <w:t xml:space="preserve"> him, and he slowly drifted to a euphoric state. The moments he had spent with her in the past came rushing back, making him thrilled, nervous, dizzy, all at once. He controlled his surge of emotions with great difficulty and helped her sit down at the breakfast table. His mind was racing. He wanted to speak but </w:t>
      </w:r>
      <w:del w:id="8614" w:author="Editor" w:date="2026-09-25T09:00:00Z">
        <w:r>
          <w:delText xml:space="preserve">was refrained from the fear of</w:delText>
        </w:r>
      </w:del>
      <w:ins w:id="8615" w:author="Editor" w:date="2026-09-25T09:00:00Z">
        <w:r>
          <w:t xml:space="preserve">feared</w:t>
        </w:r>
      </w:ins>
      <w:r>
        <w:t xml:space="preserve"> stating something</w:t>
      </w:r>
      <w:del w:id="8616" w:author="Editor" w:date="2026-09-25T09:00:00Z">
        <w:r>
          <w:delText xml:space="preserve"> unwarranted that may be</w:delText>
        </w:r>
      </w:del>
      <w:r>
        <w:t xml:space="preserve"> uncalled for. And before he could decide the best course forward</w:t>
      </w:r>
      <w:ins w:id="8617" w:author="Editor" w:date="2026-09-25T09:00:00Z">
        <w:r>
          <w:t xml:space="preserve">,</w:t>
        </w:r>
      </w:ins>
      <w:r>
        <w:t xml:space="preserve"> Sanchez’s soft</w:t>
      </w:r>
      <w:del w:id="8618" w:author="Editor" w:date="2026-09-25T09:00:00Z">
        <w:r>
          <w:delText xml:space="preserve"> undertone</w:delText>
        </w:r>
      </w:del>
      <w:r>
        <w:t xml:space="preserve"> voice broke the uncomfortable quietness. </w:t>
      </w:r>
      <w:del w:id="8619" w:author="Editor (Typography)" w:date="2026-09-25T09:00:00Z">
        <w:r>
          <w:delText xml:space="preserve">"</w:delText>
        </w:r>
      </w:del>
      <w:ins w:id="8620" w:author="Editor (Typography)" w:date="2026-09-25T09:00:00Z">
        <w:r>
          <w:t xml:space="preserve">“</w:t>
        </w:r>
      </w:ins>
      <w:r>
        <w:t xml:space="preserve">Thank you.</w:t>
      </w:r>
      <w:del w:id="8621" w:author="Editor (Typography)" w:date="2026-09-25T09:00:00Z">
        <w:r>
          <w:delText xml:space="preserve">"</w:delText>
        </w:r>
      </w:del>
      <w:ins w:id="8622" w:author="Editor (Typography)" w:date="2026-09-25T09:00:00Z">
        <w:r>
          <w:t xml:space="preserve">”</w:t>
        </w:r>
      </w:ins>
    </w:p>
    <w:p w14:paraId="2FDA054E" w14:textId="77777777" w:rsidR="007B7494" w:rsidRPr="007B7494" w:rsidRDefault="007B7494" w:rsidP="007B7494">
      <w:r>
        <w:t xml:space="preserve">“You are thanking me for what?” Though he was thrilled </w:t>
      </w:r>
      <w:del w:id="8623" w:author="Editor" w:date="2026-09-25T09:00:00Z">
        <w:r>
          <w:delText xml:space="preserve">hearing</w:delText>
        </w:r>
      </w:del>
      <w:ins w:id="8624" w:author="Editor" w:date="2026-09-25T09:00:00Z">
        <w:r>
          <w:t xml:space="preserve">to hear</w:t>
        </w:r>
      </w:ins>
      <w:r>
        <w:t xml:space="preserve"> those words</w:t>
      </w:r>
      <w:ins w:id="8625" w:author="Editor" w:date="2026-09-25T09:00:00Z">
        <w:r>
          <w:t xml:space="preserve">,</w:t>
        </w:r>
      </w:ins>
      <w:r>
        <w:t xml:space="preserve"> he eschewed </w:t>
      </w:r>
      <w:del w:id="8626" w:author="Editor" w:date="2026-09-25T09:00:00Z">
        <w:r>
          <w:delText xml:space="preserve">from </w:delText>
        </w:r>
      </w:del>
      <w:r>
        <w:t xml:space="preserve">showing any </w:t>
      </w:r>
      <w:del w:id="8627" w:author="Editor" w:date="2026-09-25T09:00:00Z">
        <w:r>
          <w:delText xml:space="preserve">emotions</w:delText>
        </w:r>
      </w:del>
      <w:ins w:id="8628" w:author="Editor" w:date="2026-09-25T09:00:00Z">
        <w:r>
          <w:t xml:space="preserve">emotion</w:t>
        </w:r>
      </w:ins>
      <w:r>
        <w:t xml:space="preserve">.</w:t>
      </w:r>
    </w:p>
    <w:p w14:paraId="5A0A53D5" w14:textId="77777777" w:rsidR="007B7494" w:rsidRPr="007B7494" w:rsidRDefault="007B7494" w:rsidP="007B7494">
      <w:r>
        <w:t xml:space="preserve">Sanchez ignored his question and continued</w:t>
      </w:r>
      <w:del w:id="8629" w:author="Editor" w:date="2026-09-25T09:00:00Z">
        <w:r>
          <w:delText xml:space="preserve"> further</w:delText>
        </w:r>
      </w:del>
      <w:r>
        <w:t xml:space="preserve">, “How did you come to know about my location?”</w:t>
      </w:r>
    </w:p>
    <w:p w14:paraId="593EEBB1" w14:textId="77777777" w:rsidR="007B7494" w:rsidRPr="007B7494" w:rsidRDefault="007B7494" w:rsidP="007B7494">
      <w:r>
        <w:t xml:space="preserve">Any conversation was good for Benedikt</w:t>
      </w:r>
      <w:ins w:id="8630" w:author="Editor" w:date="2026-09-25T09:00:00Z">
        <w:r>
          <w:t xml:space="preserve">.</w:t>
        </w:r>
      </w:ins>
      <w:r>
        <w:t xml:space="preserve"> “I will not hide anything. Your mysterious disappearance from the hotel made me conclude that the only reason for you to come close to me must be the map. The map was linked to TransPacific. After many unsuccessful attempts to nab you</w:t>
      </w:r>
      <w:ins w:id="8631" w:author="Editor" w:date="2026-09-25T09:00:00Z">
        <w:r>
          <w:t xml:space="preserve">,</w:t>
        </w:r>
      </w:ins>
      <w:r>
        <w:t xml:space="preserve"> my mind started racing</w:t>
      </w:r>
      <w:ins w:id="8632" w:author="Editor" w:date="2026-09-25T09:00:00Z">
        <w:r>
          <w:t xml:space="preserve">,</w:t>
        </w:r>
      </w:ins>
      <w:r>
        <w:t xml:space="preserve"> and I was curious to find</w:t>
      </w:r>
      <w:ins w:id="8633" w:author="Editor" w:date="2026-09-25T09:00:00Z">
        <w:r>
          <w:t xml:space="preserve"> out</w:t>
        </w:r>
      </w:ins>
      <w:r>
        <w:t xml:space="preserve"> if there was anything common between you and TransPacific.” He took a pause to observe her. She was attentive, her eyes glued to him</w:t>
      </w:r>
      <w:del w:id="8634" w:author="Editor" w:date="2026-09-25T09:00:00Z">
        <w:r>
          <w:delText xml:space="preserve">, and her ears were giving him a patient listening</w:delText>
        </w:r>
      </w:del>
      <w:r>
        <w:t xml:space="preserve">.</w:t>
      </w:r>
    </w:p>
    <w:p w14:paraId="5DE4D2EB" w14:textId="77777777" w:rsidR="007B7494" w:rsidRPr="007B7494" w:rsidRDefault="007B7494" w:rsidP="007B7494">
      <w:r>
        <w:t xml:space="preserve">He continued</w:t>
      </w:r>
      <w:del w:id="8635" w:author="Editor" w:date="2026-09-25T09:00:00Z">
        <w:r>
          <w:delText xml:space="preserve"> further</w:delText>
        </w:r>
      </w:del>
      <w:r>
        <w:t xml:space="preserve">, “Soon I came to know that your real name is Sanchez, which made it easy to trace you. I found that you were an employee of TransPacific. I checked </w:t>
      </w:r>
      <w:del w:id="8636" w:author="Editor" w:date="2026-09-25T09:00:00Z">
        <w:r>
          <w:delText xml:space="preserve">on </w:delText>
        </w:r>
      </w:del>
      <w:r>
        <w:t xml:space="preserve">everything you did at the company. I looked through the security logs, emails and everything electronically available about you. After </w:t>
      </w:r>
      <w:del w:id="8637" w:author="Editor" w:date="2026-09-25T09:00:00Z">
        <w:r>
          <w:delText xml:space="preserve">laborious</w:delText>
        </w:r>
      </w:del>
      <w:ins w:id="8638" w:author="Editor" w:date="2026-09-25T09:00:00Z">
        <w:r>
          <w:t xml:space="preserve">laboriously</w:t>
        </w:r>
      </w:ins>
      <w:r>
        <w:t xml:space="preserve"> skimming</w:t>
      </w:r>
      <w:del w:id="8639" w:author="Editor" w:date="2026-09-25T09:00:00Z">
        <w:r>
          <w:delText xml:space="preserve"> of</w:delText>
        </w:r>
      </w:del>
      <w:r>
        <w:t xml:space="preserve"> a plethora of information, I zeroed </w:t>
      </w:r>
      <w:del w:id="8640" w:author="Editor" w:date="2026-09-25T09:00:00Z">
        <w:r>
          <w:delText xml:space="preserve">down to</w:delText>
        </w:r>
      </w:del>
      <w:ins w:id="8641" w:author="Editor" w:date="2026-09-25T09:00:00Z">
        <w:r>
          <w:t xml:space="preserve">in on a</w:t>
        </w:r>
      </w:ins>
      <w:r>
        <w:t xml:space="preserve"> few names in TransPacific that were linked to you. John Patterson was one such name.</w:t>
      </w:r>
      <w:del w:id="8642" w:author="Editor" w:date="2026-09-25T09:00:00Z">
        <w:r>
          <w:delText xml:space="preserve"> “</w:delText>
        </w:r>
      </w:del>
      <w:ins w:id="8643" w:author="Editor" w:date="2026-09-25T09:00:00Z">
        <w:r>
          <w:t xml:space="preserve">”</w:t>
        </w:r>
      </w:ins>
    </w:p>
    <w:p w14:paraId="2E7C779C" w14:textId="76BD30E2" w:rsidR="007B7494" w:rsidRPr="007B7494" w:rsidRDefault="007B7494" w:rsidP="007B7494">
      <w:commentRangeStart w:id="247"/>
      <w:r>
        <w:t xml:space="preserve">He poured a glass of orange juice for her and continued</w:t>
      </w:r>
      <w:del w:id="8644" w:author="Editor" w:date="2026-09-25T09:00:00Z">
        <w:r>
          <w:delText xml:space="preserve"> further</w:delText>
        </w:r>
      </w:del>
      <w:r>
        <w:t xml:space="preserve">, “I must tell you, John didn’t </w:t>
      </w:r>
      <w:del w:id="8645" w:author="Editor" w:date="2026-09-25T09:00:00Z">
        <w:r>
          <w:delText xml:space="preserve">buzz</w:delText>
        </w:r>
      </w:del>
      <w:ins w:id="8646" w:author="Editor" w:date="2026-09-25T09:00:00Z">
        <w:r>
          <w:t xml:space="preserve">budge</w:t>
        </w:r>
      </w:ins>
      <w:r>
        <w:t xml:space="preserve"> at all. We tried all measures but failed to get anything from him. We then </w:t>
      </w:r>
      <w:del w:id="8647" w:author="Editor" w:date="2026-09-25T09:00:00Z">
        <w:r>
          <w:delText xml:space="preserve">concluded</w:delText>
        </w:r>
      </w:del>
      <w:ins w:id="8648" w:author="Editor" w:date="2026-09-25T09:00:00Z">
        <w:r>
          <w:t xml:space="preserve">decided</w:t>
        </w:r>
      </w:ins>
      <w:r>
        <w:t xml:space="preserve"> to use other means to find something meaningful. Checking John’s phone records was one such </w:t>
      </w:r>
      <w:del w:id="8649" w:author="Editor" w:date="2026-09-25T09:00:00Z">
        <w:r>
          <w:delText xml:space="preserve">medium</w:delText>
        </w:r>
      </w:del>
      <w:ins w:id="8650" w:author="Editor" w:date="2026-09-25T09:00:00Z">
        <w:r>
          <w:t xml:space="preserve">means</w:t>
        </w:r>
      </w:ins>
      <w:r>
        <w:t xml:space="preserve">, which led us to a big breakthrough. We found that he received a call from </w:t>
      </w:r>
      <w:del w:id="8651" w:author="Editor" w:date="2026-09-25T09:00:00Z">
        <w:r>
          <w:delText xml:space="preserve">Sweden</w:delText>
        </w:r>
      </w:del>
      <w:ins w:id="8652" w:author="Editor" w:date="2026-09-25T09:00:00Z">
        <w:r>
          <w:t xml:space="preserve">Denmark,</w:t>
        </w:r>
      </w:ins>
      <w:r>
        <w:t xml:space="preserve"> and immediately after that he made a call to Lisbon</w:t>
      </w:r>
      <w:del w:id="8653" w:author="Editor" w:date="2026-09-25T09:00:00Z">
        <w:r>
          <w:delText xml:space="preserve">.  Knowing your name made it easy to trace your whereabouts</w:delText>
        </w:r>
      </w:del>
      <w:r>
        <w:t xml:space="preserve">. We already knew from the airport records that you were in Lisbon. We put the two together and figured </w:t>
      </w:r>
      <w:ins w:id="8654" w:author="Editor" w:date="2026-09-25T09:00:00Z">
        <w:r>
          <w:t xml:space="preserve">out </w:t>
        </w:r>
      </w:ins>
      <w:r>
        <w:t xml:space="preserve">where you were. We knew John called Adriana</w:t>
      </w:r>
      <w:ins w:id="8655" w:author="Editor" w:date="2026-09-25T09:00:00Z">
        <w:r>
          <w:t xml:space="preserve">,</w:t>
        </w:r>
      </w:ins>
      <w:r>
        <w:t xml:space="preserve"> and I put her house on watch. </w:t>
      </w:r>
      <w:del w:id="8656" w:author="Editor" w:date="2026-09-25T09:00:00Z">
        <w:r>
          <w:delText xml:space="preserve">Rest</w:delText>
        </w:r>
      </w:del>
      <w:ins w:id="8657" w:author="Editor" w:date="2026-09-25T09:00:00Z">
        <w:r>
          <w:t xml:space="preserve">The rest</w:t>
        </w:r>
      </w:ins>
      <w:r>
        <w:t xml:space="preserve"> you know.”</w:t>
      </w:r>
      <w:commentRangeEnd w:id="247"/>
      <w:r>
        <w:commentReference w:id="247"/>
      </w:r>
    </w:p>
    <w:p w14:paraId="78056745" w14:textId="77777777" w:rsidR="007B7494" w:rsidRPr="007B7494" w:rsidRDefault="007B7494" w:rsidP="007B7494">
      <w:r>
        <w:t xml:space="preserve">He </w:t>
      </w:r>
      <w:del w:id="8658" w:author="Editor" w:date="2026-09-25T09:00:00Z">
        <w:r>
          <w:delText xml:space="preserve">took a pause</w:delText>
        </w:r>
      </w:del>
      <w:ins w:id="8659" w:author="Editor" w:date="2026-09-25T09:00:00Z">
        <w:r>
          <w:t xml:space="preserve">paused</w:t>
        </w:r>
      </w:ins>
      <w:r>
        <w:t xml:space="preserve"> to observe her reaction, but Sanchez gave nothing away. After a frustrating wait, Benedikt queried, “Do you have anything to say?”</w:t>
      </w:r>
    </w:p>
    <w:p w14:paraId="0257CCD6" w14:textId="264D40AD" w:rsidR="007B7494" w:rsidRPr="007B7494" w:rsidRDefault="007B7494" w:rsidP="007B7494">
      <w:r>
        <w:t xml:space="preserve">She was playing with the coffee cup and had no intention </w:t>
      </w:r>
      <w:del w:id="8660" w:author="Editor" w:date="2026-09-25T09:00:00Z">
        <w:r>
          <w:delText xml:space="preserve">to respond</w:delText>
        </w:r>
      </w:del>
      <w:ins w:id="8661" w:author="Editor" w:date="2026-09-25T09:00:00Z">
        <w:r>
          <w:t xml:space="preserve">of responding</w:t>
        </w:r>
      </w:ins>
      <w:r>
        <w:t xml:space="preserve">. Benedikt continued</w:t>
      </w:r>
      <w:del w:id="8662" w:author="Editor" w:date="2026-09-25T09:00:00Z">
        <w:r>
          <w:delText xml:space="preserve"> further</w:delText>
        </w:r>
      </w:del>
      <w:r>
        <w:t xml:space="preserve">, “You invaded my privacy, came close to me and made me behave like </w:t>
      </w:r>
      <w:ins w:id="8663" w:author="Editor" w:date="2026-09-25T09:00:00Z">
        <w:r>
          <w:t xml:space="preserve">a </w:t>
        </w:r>
      </w:ins>
      <w:r>
        <w:t xml:space="preserve">human again. I know </w:t>
      </w:r>
      <w:del w:id="8664" w:author="Editor" w:date="2026-09-25T09:00:00Z">
        <w:r>
          <w:delText xml:space="preserve">it was for</w:delText>
        </w:r>
      </w:del>
      <w:ins w:id="8665" w:author="Editor" w:date="2026-09-25T09:00:00Z">
        <w:r>
          <w:t xml:space="preserve">we were together for only</w:t>
        </w:r>
      </w:ins>
      <w:r>
        <w:t xml:space="preserve"> a few hours</w:t>
      </w:r>
      <w:del w:id="8666" w:author="Editor" w:date="2026-09-25T09:00:00Z">
        <w:r>
          <w:delText xml:space="preserve"> we were together</w:delText>
        </w:r>
      </w:del>
      <w:r>
        <w:t xml:space="preserve">, but those moments were enough for me to discern. And against all my perceived absurdity</w:t>
      </w:r>
      <w:ins w:id="8667" w:author="Editor" w:date="2026-09-25T09:00:00Z">
        <w:r>
          <w:t xml:space="preserve">,</w:t>
        </w:r>
      </w:ins>
      <w:r>
        <w:t xml:space="preserve"> I fell for you. The more you eluded</w:t>
      </w:r>
      <w:ins w:id="8668" w:author="Editor" w:date="2026-09-25T09:00:00Z">
        <w:r>
          <w:t xml:space="preserve"> me,</w:t>
        </w:r>
      </w:ins>
      <w:r>
        <w:t xml:space="preserve"> the stronger that craving became. I know it may sound </w:t>
      </w:r>
      <w:del w:id="8669" w:author="Editor" w:date="2026-09-25T09:00:00Z">
        <w:r>
          <w:delText xml:space="preserve">boisterous</w:delText>
        </w:r>
      </w:del>
      <w:ins w:id="8670" w:author="Editor" w:date="2026-09-25T09:00:00Z">
        <w:r>
          <w:t xml:space="preserve">foolish</w:t>
        </w:r>
      </w:ins>
      <w:r>
        <w:t xml:space="preserve"> and insignificant </w:t>
      </w:r>
      <w:del w:id="8671" w:author="Editor" w:date="2026-09-25T09:00:00Z">
        <w:r>
          <w:delText xml:space="preserve">for</w:delText>
        </w:r>
      </w:del>
      <w:ins w:id="8672" w:author="Editor" w:date="2026-09-25T09:00:00Z">
        <w:r>
          <w:t xml:space="preserve">to</w:t>
        </w:r>
      </w:ins>
      <w:r>
        <w:t xml:space="preserve"> you, but the truth is I long for you. When you are around, there is calmness. There is serenity.”</w:t>
      </w:r>
    </w:p>
    <w:p w14:paraId="7D59F080" w14:textId="77777777" w:rsidR="007B7494" w:rsidRPr="007B7494" w:rsidRDefault="007B7494" w:rsidP="007B7494">
      <w:r>
        <w:t xml:space="preserve">Benedikt couldn’t believe he </w:t>
      </w:r>
      <w:del w:id="8673" w:author="Editor" w:date="2026-09-25T09:00:00Z">
        <w:r>
          <w:delText xml:space="preserve">spoke</w:delText>
        </w:r>
      </w:del>
      <w:ins w:id="8674" w:author="Editor" w:date="2026-09-25T09:00:00Z">
        <w:r>
          <w:t xml:space="preserve">had spoken</w:t>
        </w:r>
      </w:ins>
      <w:r>
        <w:t xml:space="preserve"> those words. He</w:t>
      </w:r>
      <w:del w:id="8675" w:author="Editor" w:date="2026-09-25T09:00:00Z">
        <w:r>
          <w:delText xml:space="preserve"> ceased the conversation,</w:delText>
        </w:r>
      </w:del>
      <w:r>
        <w:t xml:space="preserve"> left the table and slowly sauntered his way to the large glass wall. He stood by the window</w:t>
      </w:r>
      <w:ins w:id="8676" w:author="Editor" w:date="2026-09-25T09:00:00Z">
        <w:r>
          <w:t xml:space="preserve">,</w:t>
        </w:r>
      </w:ins>
      <w:r>
        <w:t xml:space="preserve"> staring </w:t>
      </w:r>
      <w:del w:id="8677" w:author="Editor" w:date="2026-09-25T09:00:00Z">
        <w:r>
          <w:delText xml:space="preserve">at the vacuum</w:delText>
        </w:r>
      </w:del>
      <w:ins w:id="8678" w:author="Editor" w:date="2026-09-25T09:00:00Z">
        <w:r>
          <w:t xml:space="preserve">into space</w:t>
        </w:r>
      </w:ins>
      <w:r>
        <w:t xml:space="preserve"> with his back </w:t>
      </w:r>
      <w:del w:id="8679" w:author="Editor" w:date="2026-09-25T09:00:00Z">
        <w:r>
          <w:delText xml:space="preserve">facing</w:delText>
        </w:r>
      </w:del>
      <w:ins w:id="8680" w:author="Editor" w:date="2026-09-25T09:00:00Z">
        <w:r>
          <w:t xml:space="preserve">to</w:t>
        </w:r>
      </w:ins>
      <w:r>
        <w:t xml:space="preserve"> her.</w:t>
      </w:r>
    </w:p>
    <w:p w14:paraId="7E6C58A2" w14:textId="77777777" w:rsidR="007B7494" w:rsidRPr="007B7494" w:rsidRDefault="007B7494" w:rsidP="007B7494">
      <w:r>
        <w:t xml:space="preserve">Sanchez knew Benedikt was </w:t>
      </w:r>
      <w:del w:id="8681" w:author="Editor" w:date="2026-09-25T09:00:00Z">
        <w:r>
          <w:delText xml:space="preserve">stating</w:delText>
        </w:r>
      </w:del>
      <w:ins w:id="8682" w:author="Editor" w:date="2026-09-25T09:00:00Z">
        <w:r>
          <w:t xml:space="preserve">telling</w:t>
        </w:r>
      </w:ins>
      <w:r>
        <w:t xml:space="preserve"> the truth. She knew if she could manage it well</w:t>
      </w:r>
      <w:ins w:id="8683" w:author="Editor" w:date="2026-09-25T09:00:00Z">
        <w:r>
          <w:t xml:space="preserve">,</w:t>
        </w:r>
      </w:ins>
      <w:r>
        <w:t xml:space="preserve"> she might be able to use his help. A ray of hope, distinct and clear in the midst of all the madness. She wanted to make it look real, for she knew if she missed the mark, her plan would be in complete jeopardy.</w:t>
      </w:r>
    </w:p>
    <w:p w14:paraId="1D91329E" w14:textId="77777777" w:rsidR="007B7494" w:rsidRPr="007B7494" w:rsidRDefault="007B7494" w:rsidP="007B7494">
      <w:r>
        <w:t>Benedikt was still looking at the void when Sanchez responded in a low tone, “You don’t want to know what I am after?”</w:t>
      </w:r>
    </w:p>
    <w:p w14:paraId="664FA34C" w14:textId="77777777" w:rsidR="007B7494" w:rsidRPr="007B7494" w:rsidRDefault="007B7494" w:rsidP="007B7494">
      <w:r>
        <w:t xml:space="preserve">Benedikt </w:t>
      </w:r>
      <w:del w:id="8684" w:author="Editor" w:date="2026-09-25T09:00:00Z">
        <w:r>
          <w:delText xml:space="preserve">sprinted</w:delText>
        </w:r>
      </w:del>
      <w:ins w:id="8685" w:author="Editor" w:date="2026-09-25T09:00:00Z">
        <w:r>
          <w:t xml:space="preserve">rushed</w:t>
        </w:r>
      </w:ins>
      <w:r>
        <w:t xml:space="preserve"> back to her. “Try me once. I won’t disappoint you</w:t>
      </w:r>
      <w:ins w:id="8686" w:author="Editor" w:date="2026-09-25T09:00:00Z">
        <w:r>
          <w:t xml:space="preserve">.</w:t>
        </w:r>
      </w:ins>
      <w:r>
        <w:t xml:space="preserve">” There was excitement in his voice and his eyes were showering eagerness, reflecting the innocence of a young boy.</w:t>
      </w:r>
    </w:p>
    <w:p w14:paraId="18389AE4" w14:textId="77777777" w:rsidR="007B7494" w:rsidRPr="007B7494" w:rsidRDefault="007B7494" w:rsidP="007B7494">
      <w:r>
        <w:t xml:space="preserve">“Once you hear me</w:t>
      </w:r>
      <w:ins w:id="8687" w:author="Editor" w:date="2026-09-25T09:00:00Z">
        <w:r>
          <w:t xml:space="preserve">,</w:t>
        </w:r>
      </w:ins>
      <w:r>
        <w:t xml:space="preserve"> you will forget your promise. If you truly mean your words</w:t>
      </w:r>
      <w:ins w:id="8688" w:author="Editor" w:date="2026-09-25T09:00:00Z">
        <w:r>
          <w:t xml:space="preserve">,</w:t>
        </w:r>
      </w:ins>
      <w:r>
        <w:t xml:space="preserve"> why don’t</w:t>
      </w:r>
      <w:ins w:id="8689" w:author="Editor" w:date="2026-09-25T09:00:00Z">
        <w:r>
          <w:t xml:space="preserve"> you</w:t>
        </w:r>
      </w:ins>
      <w:r>
        <w:t xml:space="preserve"> let me go? I promise you, I will not </w:t>
      </w:r>
      <w:del w:id="8690" w:author="Editor" w:date="2026-09-25T09:00:00Z">
        <w:r>
          <w:delText xml:space="preserve">keep</w:delText>
        </w:r>
      </w:del>
      <w:ins w:id="8691" w:author="Editor" w:date="2026-09-25T09:00:00Z">
        <w:r>
          <w:t xml:space="preserve">hold</w:t>
        </w:r>
      </w:ins>
      <w:r>
        <w:t xml:space="preserve"> anything against you.” Sanchez looked at him squarely as she uttered those words.</w:t>
      </w:r>
    </w:p>
    <w:p w14:paraId="4E9ACF1B" w14:textId="77777777" w:rsidR="007B7494" w:rsidRPr="007B7494" w:rsidRDefault="007B7494" w:rsidP="007B7494">
      <w:r>
        <w:t xml:space="preserve">And at that very moment, Benedikt’s energetic </w:t>
      </w:r>
      <w:del w:id="8692" w:author="Editor" w:date="2026-09-25T09:00:00Z">
        <w:r>
          <w:delText xml:space="preserve">stature got</w:delText>
        </w:r>
      </w:del>
      <w:ins w:id="8693" w:author="Editor" w:date="2026-09-25T09:00:00Z">
        <w:r>
          <w:t xml:space="preserve">bearing was</w:t>
        </w:r>
      </w:ins>
      <w:r>
        <w:t xml:space="preserve"> transformed </w:t>
      </w:r>
      <w:del w:id="8694" w:author="Editor" w:date="2026-09-25T09:00:00Z">
        <w:r>
          <w:delText xml:space="preserve">to a</w:delText>
        </w:r>
      </w:del>
      <w:ins w:id="8695" w:author="Editor" w:date="2026-09-25T09:00:00Z">
        <w:r>
          <w:t xml:space="preserve">into</w:t>
        </w:r>
      </w:ins>
      <w:r>
        <w:t xml:space="preserve"> despair</w:t>
      </w:r>
      <w:del w:id="8696" w:author="Editor" w:date="2026-09-25T09:00:00Z">
        <w:r>
          <w:delText xml:space="preserve"> being</w:delText>
        </w:r>
      </w:del>
      <w:r>
        <w:t xml:space="preserve">. His </w:t>
      </w:r>
      <w:del w:id="8697" w:author="Editor (Spelling)" w:date="2026-09-25T09:00:00Z">
        <w:r>
          <w:delText xml:space="preserve">candor</w:delText>
        </w:r>
      </w:del>
      <w:ins w:id="8698" w:author="Editor (Spelling)" w:date="2026-09-25T09:00:00Z">
        <w:r>
          <w:t xml:space="preserve">candour</w:t>
        </w:r>
      </w:ins>
      <w:r>
        <w:t xml:space="preserve"> was miserably failing to convince her to trust him. He </w:t>
      </w:r>
      <w:del w:id="8699" w:author="Editor" w:date="2026-09-25T09:00:00Z">
        <w:r>
          <w:delText xml:space="preserve">gave</w:delText>
        </w:r>
      </w:del>
      <w:ins w:id="8700" w:author="Editor" w:date="2026-09-25T09:00:00Z">
        <w:r>
          <w:t xml:space="preserve">made</w:t>
        </w:r>
      </w:ins>
      <w:r>
        <w:t xml:space="preserve"> another attempt, “Try trusting me once. If I am unable to help you</w:t>
      </w:r>
      <w:ins w:id="8701" w:author="Editor" w:date="2026-09-25T09:00:00Z">
        <w:r>
          <w:t xml:space="preserve">,</w:t>
        </w:r>
      </w:ins>
      <w:r>
        <w:t xml:space="preserve"> I will do exactly what you want me to do. I will let you go.” His voice was soft and reflected a deep yearning for her.</w:t>
      </w:r>
    </w:p>
    <w:p w14:paraId="24081414" w14:textId="7FE4634F" w:rsidR="007B7494" w:rsidRPr="007B7494" w:rsidRDefault="007B7494" w:rsidP="007B7494">
      <w:r>
        <w:t xml:space="preserve">He was looking straight into her eyes, patiently waiting for her response. Sanchez couldn’t manage to hold </w:t>
      </w:r>
      <w:del w:id="8702" w:author="Editor" w:date="2026-09-25T09:00:00Z">
        <w:r>
          <w:delText xml:space="preserve">her</w:delText>
        </w:r>
      </w:del>
      <w:ins w:id="8703" w:author="Editor" w:date="2026-09-25T09:00:00Z">
        <w:r>
          <w:t xml:space="preserve">his</w:t>
        </w:r>
      </w:ins>
      <w:r>
        <w:t xml:space="preserve"> gaze for long. She saw a different shade of Benedikt, someone who meant his words. The last thing she wanted was to get swayed. She took her eyes off him</w:t>
      </w:r>
      <w:del w:id="8704" w:author="Editor" w:date="2026-09-25T09:00:00Z">
        <w:r>
          <w:delText xml:space="preserve">,</w:delText>
        </w:r>
      </w:del>
      <w:ins w:id="8705" w:author="Editor" w:date="2026-09-25T09:00:00Z">
        <w:r>
          <w:t xml:space="preserve">.</w:t>
        </w:r>
      </w:ins>
      <w:r>
        <w:t xml:space="preserve"> “I need time.”</w:t>
      </w:r>
      <w:del w:id="8706" w:author="Editor" w:date="2026-09-25T09:00:00Z">
        <w:r>
          <w:delText xml:space="preserve"> She kept looking away, refusing any further eye contact with him.</w:delText>
        </w:r>
      </w:del>
    </w:p>
    <w:p w14:paraId="64F711DD" w14:textId="77777777" w:rsidR="007B7494" w:rsidRPr="007B7494" w:rsidRDefault="007B7494" w:rsidP="007B7494">
      <w:r>
        <w:t xml:space="preserve">Benedikt found some hope. “Sure. I will leave you alone for now. I will meet you for lunch at noon. Hopefully, it </w:t>
      </w:r>
      <w:del w:id="8707" w:author="Editor" w:date="2026-09-25T09:00:00Z">
        <w:r>
          <w:delText xml:space="preserve">would</w:delText>
        </w:r>
      </w:del>
      <w:ins w:id="8708" w:author="Editor" w:date="2026-09-25T09:00:00Z">
        <w:r>
          <w:t xml:space="preserve">will</w:t>
        </w:r>
      </w:ins>
      <w:r>
        <w:t xml:space="preserve"> give you enough time to decide.” He appeared relieved. His voice had a subtle tone that failed to hide his excitement. He smiled at her and </w:t>
      </w:r>
      <w:del w:id="8709" w:author="Editor" w:date="2026-09-25T09:00:00Z">
        <w:r>
          <w:delText xml:space="preserve">hastily </w:delText>
        </w:r>
      </w:del>
      <w:r>
        <w:t xml:space="preserve">scurried away.</w:t>
      </w:r>
    </w:p>
    <w:p w14:paraId="757539E0" w14:textId="77777777" w:rsidR="007B7494" w:rsidRPr="007B7494" w:rsidRDefault="007B7494" w:rsidP="007B7494">
      <w:r>
        <w:t xml:space="preserve">Sanchez kept looking at him until he disappeared behind the closing door. She saw in him a child, a restless soul, and an honest man. Suddenly a wave of sadness covered her soul. She hated the thought of messing with his emotions. Her heart ached for him, but she had bigger problems to solve and until she </w:t>
      </w:r>
      <w:del w:id="8710" w:author="Editor" w:date="2026-09-25T09:00:00Z">
        <w:r>
          <w:delText xml:space="preserve">finds</w:delText>
        </w:r>
      </w:del>
      <w:ins w:id="8711" w:author="Editor" w:date="2026-09-25T09:00:00Z">
        <w:r>
          <w:t xml:space="preserve">found</w:t>
        </w:r>
      </w:ins>
      <w:r>
        <w:t xml:space="preserve"> the answers, falling in love didn’t fit into any of her schemes. She knew she would be encouraging Benedikt, and at times she might give him vibes she would never mean. A wave of guilt swept over her</w:t>
      </w:r>
      <w:del w:id="8712" w:author="Editor" w:date="2026-09-25T09:00:00Z">
        <w:r>
          <w:delText xml:space="preserve"> soul</w:delText>
        </w:r>
      </w:del>
      <w:r>
        <w:t xml:space="preserve">, leaving her</w:t>
      </w:r>
      <w:del w:id="8713" w:author="Editor" w:date="2026-09-25T09:00:00Z">
        <w:r>
          <w:delText xml:space="preserve"> bereaved and</w:delText>
        </w:r>
      </w:del>
      <w:r>
        <w:t xml:space="preserve"> hapless. She tried hard to reason with her mind, but her heart wasn’t aligned </w:t>
      </w:r>
      <w:del w:id="8714" w:author="Editor" w:date="2026-09-25T09:00:00Z">
        <w:r>
          <w:delText xml:space="preserve">to</w:delText>
        </w:r>
      </w:del>
      <w:ins w:id="8715" w:author="Editor" w:date="2026-09-25T09:00:00Z">
        <w:r>
          <w:t xml:space="preserve">with</w:t>
        </w:r>
      </w:ins>
      <w:r>
        <w:t xml:space="preserve"> her conceived </w:t>
      </w:r>
      <w:del w:id="8716" w:author="Editor" w:date="2026-09-25T09:00:00Z">
        <w:r>
          <w:delText xml:space="preserve">rational</w:delText>
        </w:r>
      </w:del>
      <w:ins w:id="8717" w:author="Editor" w:date="2026-09-25T09:00:00Z">
        <w:r>
          <w:t xml:space="preserve">rationale</w:t>
        </w:r>
      </w:ins>
      <w:r>
        <w:t xml:space="preserve">. To the best of her ability she </w:t>
      </w:r>
      <w:del w:id="8718" w:author="Editor" w:date="2026-09-25T09:00:00Z">
        <w:r>
          <w:delText xml:space="preserve">put her</w:delText>
        </w:r>
      </w:del>
      <w:ins w:id="8719" w:author="Editor" w:date="2026-09-25T09:00:00Z">
        <w:r>
          <w:t xml:space="preserve">made an</w:t>
        </w:r>
      </w:ins>
      <w:r>
        <w:t xml:space="preserve"> earnest effort to divert </w:t>
      </w:r>
      <w:ins w:id="8720" w:author="Editor" w:date="2026-09-25T09:00:00Z">
        <w:r>
          <w:t xml:space="preserve">her </w:t>
        </w:r>
      </w:ins>
      <w:r>
        <w:t xml:space="preserve">attention, but</w:t>
      </w:r>
      <w:ins w:id="8721" w:author="Editor" w:date="2026-09-25T09:00:00Z">
        <w:r>
          <w:t xml:space="preserve"> the</w:t>
        </w:r>
      </w:ins>
      <w:r>
        <w:t xml:space="preserve"> more she tried,</w:t>
      </w:r>
      <w:ins w:id="8722" w:author="Editor" w:date="2026-09-25T09:00:00Z">
        <w:r>
          <w:t xml:space="preserve"> the</w:t>
        </w:r>
      </w:ins>
      <w:r>
        <w:t xml:space="preserve"> more strongly it came rushing back.</w:t>
      </w:r>
    </w:p>
    <w:p w14:paraId="2D3A4A7A" w14:textId="77777777" w:rsidR="007B7494" w:rsidRPr="007B7494" w:rsidRDefault="007B7494" w:rsidP="007B7494">
      <w:commentRangeStart w:id="248"/>
      <w:r>
        <w:t xml:space="preserve">Benedikt came to her suite sharp at noon and found Sanchez reposing </w:t>
      </w:r>
      <w:del w:id="8723" w:author="Editor" w:date="2026-09-25T09:00:00Z">
        <w:r>
          <w:delText xml:space="preserve">right on</w:delText>
        </w:r>
      </w:del>
      <w:ins w:id="8724" w:author="Editor" w:date="2026-09-25T09:00:00Z">
        <w:r>
          <w:t xml:space="preserve">at</w:t>
        </w:r>
      </w:ins>
      <w:r>
        <w:t xml:space="preserve"> the breakfast table. He couldn’t take his eyes off her. Not a shade of the ordeal she </w:t>
      </w:r>
      <w:del w:id="8725" w:author="Editor" w:date="2026-09-25T09:00:00Z">
        <w:r>
          <w:delText xml:space="preserve">went</w:delText>
        </w:r>
      </w:del>
      <w:ins w:id="8726" w:author="Editor" w:date="2026-09-25T09:00:00Z">
        <w:r>
          <w:t xml:space="preserve">had gone</w:t>
        </w:r>
      </w:ins>
      <w:r>
        <w:t xml:space="preserve"> through was shadowing her graceful visage. Her hair was unkempt and </w:t>
      </w:r>
      <w:del w:id="8727" w:author="Editor" w:date="2026-09-25T09:00:00Z">
        <w:r>
          <w:delText xml:space="preserve">was </w:delText>
        </w:r>
      </w:del>
      <w:r>
        <w:t xml:space="preserve">scattered all over her face. Her long eyelashes </w:t>
      </w:r>
      <w:del w:id="8728" w:author="Editor" w:date="2026-09-25T09:00:00Z">
        <w:r>
          <w:delText xml:space="preserve">from the resting eyelids </w:delText>
        </w:r>
      </w:del>
      <w:r>
        <w:t xml:space="preserve">were touching the edges of her </w:t>
      </w:r>
      <w:del w:id="8729" w:author="Editor" w:date="2026-09-25T09:00:00Z">
        <w:r>
          <w:delText xml:space="preserve">cheek</w:delText>
        </w:r>
      </w:del>
      <w:ins w:id="8730" w:author="Editor" w:date="2026-09-25T09:00:00Z">
        <w:r>
          <w:t xml:space="preserve">cheeks,</w:t>
        </w:r>
      </w:ins>
      <w:r>
        <w:t xml:space="preserve"> giving her a fairy mien</w:t>
      </w:r>
      <w:del w:id="8731" w:author="Editor" w:date="2026-09-25T09:00:00Z">
        <w:r>
          <w:delText xml:space="preserve"> appearance</w:delText>
        </w:r>
      </w:del>
      <w:r>
        <w:t xml:space="preserve">. Even in her sleep, </w:t>
      </w:r>
      <w:del w:id="8732" w:author="Editor" w:date="2026-09-25T09:00:00Z">
        <w:r>
          <w:delText xml:space="preserve">her fuller lips were radiating an alluring glare of</w:delText>
        </w:r>
      </w:del>
      <w:ins w:id="8733" w:author="Editor" w:date="2026-09-25T09:00:00Z">
        <w:r>
          <w:t xml:space="preserve">she carried</w:t>
        </w:r>
      </w:ins>
      <w:r>
        <w:t xml:space="preserve"> a subdued smile.</w:t>
      </w:r>
      <w:commentRangeEnd w:id="248"/>
      <w:r>
        <w:commentReference w:id="248"/>
      </w:r>
    </w:p>
    <w:p w14:paraId="3047E6CA" w14:textId="77777777" w:rsidR="007B7494" w:rsidRPr="007B7494" w:rsidRDefault="007B7494" w:rsidP="007B7494">
      <w:r>
        <w:t xml:space="preserve">The raging sound of Benedikt’s phone stirred the calmness of the room. He cursed himself as he fumbled to switch it off. Sanchez was awake by now </w:t>
      </w:r>
      <w:del w:id="8734" w:author="Editor" w:date="2026-09-25T09:00:00Z">
        <w:r>
          <w:delText xml:space="preserve">as she</w:delText>
        </w:r>
      </w:del>
      <w:ins w:id="8735" w:author="Editor" w:date="2026-09-25T09:00:00Z">
        <w:r>
          <w:t xml:space="preserve">and</w:t>
        </w:r>
      </w:ins>
      <w:r>
        <w:t xml:space="preserve"> looked</w:t>
      </w:r>
      <w:ins w:id="8736" w:author="Editor" w:date="2026-09-25T09:00:00Z">
        <w:r>
          <w:t xml:space="preserve"> at him</w:t>
        </w:r>
      </w:ins>
      <w:r>
        <w:t xml:space="preserve"> through her sleepy eyes </w:t>
      </w:r>
      <w:del w:id="8737" w:author="Editor" w:date="2026-09-25T09:00:00Z">
        <w:r>
          <w:delText xml:space="preserve">crinkling</w:delText>
        </w:r>
      </w:del>
      <w:ins w:id="8738" w:author="Editor" w:date="2026-09-25T09:00:00Z">
        <w:r>
          <w:t xml:space="preserve">with</w:t>
        </w:r>
      </w:ins>
      <w:r>
        <w:t xml:space="preserve"> a shade of happiness.</w:t>
      </w:r>
    </w:p>
    <w:p w14:paraId="516D9D43" w14:textId="77777777" w:rsidR="007B7494" w:rsidRPr="007B7494" w:rsidRDefault="007B7494" w:rsidP="007B7494">
      <w:r>
        <w:t xml:space="preserve">Benedikt was </w:t>
      </w:r>
      <w:del w:id="8739" w:author="Editor (Spelling)" w:date="2026-09-25T09:00:00Z">
        <w:r>
          <w:delText xml:space="preserve">mesmerized</w:delText>
        </w:r>
      </w:del>
      <w:ins w:id="8740" w:author="Editor (Spelling)" w:date="2026-09-25T09:00:00Z">
        <w:r>
          <w:t xml:space="preserve">mesmerised</w:t>
        </w:r>
      </w:ins>
      <w:del w:id="8741" w:author="Editor" w:date="2026-09-25T09:00:00Z">
        <w:r>
          <w:delText xml:space="preserve">,</w:delText>
        </w:r>
      </w:del>
      <w:r>
        <w:t xml:space="preserve"> as she slowly moved her lips and </w:t>
      </w:r>
      <w:del w:id="8742" w:author="Editor" w:date="2026-09-25T09:00:00Z">
        <w:r>
          <w:delText xml:space="preserve">stated</w:delText>
        </w:r>
      </w:del>
      <w:ins w:id="8743" w:author="Editor" w:date="2026-09-25T09:00:00Z">
        <w:r>
          <w:t xml:space="preserve">asked</w:t>
        </w:r>
      </w:ins>
      <w:r>
        <w:t xml:space="preserve">, “Can we go out for lunch? I am tired of resting</w:t>
      </w:r>
      <w:ins w:id="8744" w:author="Editor" w:date="2026-09-25T09:00:00Z">
        <w:r>
          <w:t xml:space="preserve">.</w:t>
        </w:r>
      </w:ins>
      <w:r>
        <w:t xml:space="preserve">”</w:t>
      </w:r>
    </w:p>
    <w:p w14:paraId="7536F0EC" w14:textId="77777777" w:rsidR="007B7494" w:rsidRPr="007B7494" w:rsidRDefault="007B7494" w:rsidP="007B7494">
      <w:r>
        <w:t xml:space="preserve">Benedikt wasn’t sure what to say</w:t>
      </w:r>
      <w:ins w:id="8745" w:author="Editor" w:date="2026-09-25T09:00:00Z">
        <w:r>
          <w:t xml:space="preserve">,</w:t>
        </w:r>
      </w:ins>
      <w:r>
        <w:t xml:space="preserve"> and he blurted, “Let me check with the doctor</w:t>
      </w:r>
      <w:ins w:id="8746" w:author="Editor" w:date="2026-09-25T09:00:00Z">
        <w:r>
          <w:t xml:space="preserve">,</w:t>
        </w:r>
      </w:ins>
      <w:r>
        <w:t xml:space="preserve">” and without waiting for her response</w:t>
      </w:r>
      <w:ins w:id="8747" w:author="Editor" w:date="2026-09-25T09:00:00Z">
        <w:r>
          <w:t xml:space="preserve">,</w:t>
        </w:r>
      </w:ins>
      <w:r>
        <w:t xml:space="preserve"> he rushed out to call the doctor. The doctor checked her and </w:t>
      </w:r>
      <w:del w:id="8748" w:author="Editor" w:date="2026-09-25T09:00:00Z">
        <w:r>
          <w:delText xml:space="preserve">gave her the clearance</w:delText>
        </w:r>
      </w:del>
      <w:ins w:id="8749" w:author="Editor" w:date="2026-09-25T09:00:00Z">
        <w:r>
          <w:t xml:space="preserve">cleared her</w:t>
        </w:r>
      </w:ins>
      <w:r>
        <w:t xml:space="preserve"> to go out. A pair of walking sticks was ordered</w:t>
      </w:r>
      <w:ins w:id="8750" w:author="Editor" w:date="2026-09-25T09:00:00Z">
        <w:r>
          <w:t xml:space="preserve">,</w:t>
        </w:r>
      </w:ins>
      <w:r>
        <w:t xml:space="preserve"> and soon they were on their way out.</w:t>
      </w:r>
    </w:p>
    <w:p w14:paraId="57C588EA" w14:textId="77777777" w:rsidR="007B7494" w:rsidRPr="007B7494" w:rsidRDefault="007B7494" w:rsidP="007B7494">
      <w:commentRangeStart w:id="249"/>
      <w:r>
        <w:t xml:space="preserve">It was a mild afternoon</w:t>
      </w:r>
      <w:ins w:id="8751" w:author="Editor" w:date="2026-09-25T09:00:00Z">
        <w:r>
          <w:t xml:space="preserve">,</w:t>
        </w:r>
      </w:ins>
      <w:r>
        <w:t xml:space="preserve"> and the sky was spotless</w:t>
      </w:r>
      <w:del w:id="8752" w:author="Editor" w:date="2026-09-25T09:00:00Z">
        <w:r>
          <w:delText xml:space="preserve"> with no trace of any cloud</w:delText>
        </w:r>
      </w:del>
      <w:r>
        <w:t xml:space="preserve">. The slow-moving spring breeze was mellowing the effect of the brightly shining sun. The hotel doors opened to the turquoise </w:t>
      </w:r>
      <w:del w:id="8753" w:author="Editor (Spelling)" w:date="2026-09-25T09:00:00Z">
        <w:r>
          <w:delText xml:space="preserve">colored</w:delText>
        </w:r>
      </w:del>
      <w:ins w:id="8754" w:author="Editor (Spelling)" w:date="2026-09-25T09:00:00Z">
        <w:r>
          <w:t xml:space="preserve">coloured</w:t>
        </w:r>
      </w:ins>
      <w:r>
        <w:t xml:space="preserve"> multi haze occult, which was standing tall in the vastness of the town’s </w:t>
      </w:r>
      <w:del w:id="8755" w:author="Editor" w:date="2026-09-25T09:00:00Z">
        <w:r>
          <w:delText xml:space="preserve">freedom square</w:delText>
        </w:r>
      </w:del>
      <w:ins w:id="8756" w:author="Editor" w:date="2026-09-25T09:00:00Z">
        <w:r>
          <w:t xml:space="preserve">Freedom Square</w:t>
        </w:r>
      </w:ins>
      <w:r>
        <w:t xml:space="preserve">. The atmosphere was gorgeous and lively. People from all spheres were crowding the </w:t>
      </w:r>
      <w:ins w:id="8757" w:author="Editor" w:date="2026-09-25T09:00:00Z">
        <w:r>
          <w:t xml:space="preserve">web of </w:t>
        </w:r>
      </w:ins>
      <w:r>
        <w:t xml:space="preserve">cobbled</w:t>
      </w:r>
      <w:del w:id="8758" w:author="Editor" w:date="2026-09-25T09:00:00Z">
        <w:r>
          <w:delText xml:space="preserve"> web</w:delText>
        </w:r>
      </w:del>
      <w:r>
        <w:t xml:space="preserve"> streets, some with a purpose and some to admire the gothic </w:t>
      </w:r>
      <w:del w:id="8759" w:author="Editor" w:date="2026-09-25T09:00:00Z">
        <w:r>
          <w:delText xml:space="preserve">outlook</w:delText>
        </w:r>
      </w:del>
      <w:ins w:id="8760" w:author="Editor" w:date="2026-09-25T09:00:00Z">
        <w:r>
          <w:t xml:space="preserve">look</w:t>
        </w:r>
      </w:ins>
      <w:r>
        <w:t xml:space="preserve"> of the continental town. Sunny days were short-lived in this part of the world</w:t>
      </w:r>
      <w:ins w:id="8761" w:author="Editor" w:date="2026-09-25T09:00:00Z">
        <w:r>
          <w:t xml:space="preserve">,</w:t>
        </w:r>
      </w:ins>
      <w:r>
        <w:t xml:space="preserve"> and people flocked out</w:t>
      </w:r>
      <w:del w:id="8762" w:author="Editor" w:date="2026-09-25T09:00:00Z">
        <w:r>
          <w:delText xml:space="preserve"> to the openness</w:delText>
        </w:r>
      </w:del>
      <w:r>
        <w:t xml:space="preserve"> at the slightest hint of </w:t>
      </w:r>
      <w:del w:id="8763" w:author="Editor" w:date="2026-09-25T09:00:00Z">
        <w:r>
          <w:delText xml:space="preserve">a </w:delText>
        </w:r>
      </w:del>
      <w:r>
        <w:t xml:space="preserve">warmer weather.</w:t>
      </w:r>
      <w:commentRangeEnd w:id="249"/>
      <w:r>
        <w:commentReference w:id="249"/>
      </w:r>
    </w:p>
    <w:p w14:paraId="50226A86" w14:textId="77777777" w:rsidR="007B7494" w:rsidRPr="007B7494" w:rsidRDefault="007B7494" w:rsidP="007B7494">
      <w:commentRangeStart w:id="250"/>
      <w:r>
        <w:t xml:space="preserve">They took a left turn from the hotel. Despite Benedikt’s repeated insistence</w:t>
      </w:r>
      <w:ins w:id="8764" w:author="Editor" w:date="2026-09-25T09:00:00Z">
        <w:r>
          <w:t xml:space="preserve">,</w:t>
        </w:r>
      </w:ins>
      <w:r>
        <w:t xml:space="preserve"> Sanchez chose to walk instead of </w:t>
      </w:r>
      <w:del w:id="8765" w:author="Editor" w:date="2026-09-25T09:00:00Z">
        <w:r>
          <w:delText xml:space="preserve">riding</w:delText>
        </w:r>
      </w:del>
      <w:ins w:id="8766" w:author="Editor" w:date="2026-09-25T09:00:00Z">
        <w:r>
          <w:t xml:space="preserve">taking</w:t>
        </w:r>
      </w:ins>
      <w:r>
        <w:t xml:space="preserve"> the car. She wanted to explore the city and break away from her confinement. Benedikt tried his best to match the slow pace of his limping lady. She was doing well with her walking sticks, and they </w:t>
      </w:r>
      <w:ins w:id="8767" w:author="Editor" w:date="2026-09-25T09:00:00Z">
        <w:r>
          <w:t xml:space="preserve">walked </w:t>
        </w:r>
      </w:ins>
      <w:r>
        <w:t xml:space="preserve">aimlessly</w:t>
      </w:r>
      <w:del w:id="8768" w:author="Editor" w:date="2026-09-25T09:00:00Z">
        <w:r>
          <w:delText xml:space="preserve"> walked</w:delText>
        </w:r>
      </w:del>
      <w:r>
        <w:t xml:space="preserve"> away from the hotel.</w:t>
      </w:r>
      <w:commentRangeEnd w:id="250"/>
      <w:r>
        <w:commentReference w:id="250"/>
      </w:r>
    </w:p>
    <w:p w14:paraId="535D77A3" w14:textId="77777777" w:rsidR="007B7494" w:rsidRPr="007B7494" w:rsidRDefault="007B7494" w:rsidP="007B7494">
      <w:commentRangeStart w:id="251"/>
      <w:r>
        <w:t xml:space="preserve">Freedom Square was the town’s </w:t>
      </w:r>
      <w:del w:id="8769" w:author="Editor (Spelling)" w:date="2026-09-25T09:00:00Z">
        <w:r>
          <w:delText xml:space="preserve">center</w:delText>
        </w:r>
      </w:del>
      <w:ins w:id="8770" w:author="Editor (Spelling)" w:date="2026-09-25T09:00:00Z">
        <w:r>
          <w:t xml:space="preserve">centre</w:t>
        </w:r>
      </w:ins>
      <w:r>
        <w:t xml:space="preserve"> of attraction. The streets </w:t>
      </w:r>
      <w:del w:id="8771" w:author="Editor" w:date="2026-09-25T09:00:00Z">
        <w:r>
          <w:delText xml:space="preserve">were offering</w:delText>
        </w:r>
      </w:del>
      <w:ins w:id="8772" w:author="Editor" w:date="2026-09-25T09:00:00Z">
        <w:r>
          <w:t xml:space="preserve">offered</w:t>
        </w:r>
      </w:ins>
      <w:r>
        <w:t xml:space="preserve"> plenty of options for visitors to explore. There were restaurants with open sitting areas, street food venues, and vendors selling souvenirs. The slight chilliness in the air was hardly a hindrance </w:t>
      </w:r>
      <w:del w:id="8773" w:author="Editor" w:date="2026-09-25T09:00:00Z">
        <w:r>
          <w:delText xml:space="preserve">for</w:delText>
        </w:r>
      </w:del>
      <w:ins w:id="8774" w:author="Editor" w:date="2026-09-25T09:00:00Z">
        <w:r>
          <w:t xml:space="preserve">to</w:t>
        </w:r>
      </w:ins>
      <w:r>
        <w:t xml:space="preserve"> people </w:t>
      </w:r>
      <w:del w:id="8775" w:author="Editor" w:date="2026-09-25T09:00:00Z">
        <w:r>
          <w:delText xml:space="preserve">to sit in an</w:delText>
        </w:r>
      </w:del>
      <w:ins w:id="8776" w:author="Editor" w:date="2026-09-25T09:00:00Z">
        <w:r>
          <w:t xml:space="preserve">sitting in the</w:t>
        </w:r>
      </w:ins>
      <w:r>
        <w:t xml:space="preserve"> open </w:t>
      </w:r>
      <w:del w:id="8777" w:author="Editor" w:date="2026-09-25T09:00:00Z">
        <w:r>
          <w:delText xml:space="preserve">area and</w:delText>
        </w:r>
      </w:del>
      <w:ins w:id="8778" w:author="Editor" w:date="2026-09-25T09:00:00Z">
        <w:r>
          <w:t xml:space="preserve">to</w:t>
        </w:r>
      </w:ins>
      <w:r>
        <w:t xml:space="preserve"> enjoy their lunch. After about five minutes of casual promenading</w:t>
      </w:r>
      <w:ins w:id="8779" w:author="Editor" w:date="2026-09-25T09:00:00Z">
        <w:r>
          <w:t xml:space="preserve">,</w:t>
        </w:r>
      </w:ins>
      <w:r>
        <w:t xml:space="preserve"> Benedikt sheepishly enquired, “Do you have a place </w:t>
      </w:r>
      <w:del w:id="8780" w:author="Editor" w:date="2026-09-25T09:00:00Z">
        <w:r>
          <w:delText xml:space="preserve">on</w:delText>
        </w:r>
      </w:del>
      <w:ins w:id="8781" w:author="Editor" w:date="2026-09-25T09:00:00Z">
        <w:r>
          <w:t xml:space="preserve">in</w:t>
        </w:r>
      </w:ins>
      <w:r>
        <w:t xml:space="preserve"> mind?”</w:t>
      </w:r>
      <w:commentRangeEnd w:id="251"/>
      <w:r>
        <w:commentReference w:id="251"/>
      </w:r>
    </w:p>
    <w:p w14:paraId="43C383B4" w14:textId="77777777" w:rsidR="007B7494" w:rsidRPr="007B7494" w:rsidRDefault="007B7494" w:rsidP="007B7494">
      <w:r>
        <w:t>Sanchez responded with a teasing tone, “You don’t have patience. Do you?”</w:t>
      </w:r>
    </w:p>
    <w:p w14:paraId="3EA061EA" w14:textId="77777777" w:rsidR="007B7494" w:rsidRPr="007B7494" w:rsidRDefault="007B7494" w:rsidP="007B7494">
      <w:r>
        <w:t xml:space="preserve">He tried hard to sound as normal as he could</w:t>
      </w:r>
      <w:del w:id="8782" w:author="Editor" w:date="2026-09-25T09:00:00Z">
        <w:r>
          <w:delText xml:space="preserve"> and blurted hastily,</w:delText>
        </w:r>
      </w:del>
      <w:ins w:id="8783" w:author="Editor" w:date="2026-09-25T09:00:00Z">
        <w:r>
          <w:t xml:space="preserve">.</w:t>
        </w:r>
      </w:ins>
      <w:r>
        <w:t xml:space="preserve"> “You have a wounded leg. I am not sure if walking for long is good for you.”</w:t>
      </w:r>
    </w:p>
    <w:p w14:paraId="29D91976" w14:textId="7F70D4E3" w:rsidR="007B7494" w:rsidRPr="007B7494" w:rsidRDefault="007B7494" w:rsidP="007B7494">
      <w:r>
        <w:t xml:space="preserve">“I am looking for </w:t>
      </w:r>
      <w:ins w:id="8784" w:author="Editor" w:date="2026-09-25T09:00:00Z">
        <w:r>
          <w:t xml:space="preserve">an </w:t>
        </w:r>
      </w:ins>
      <w:r>
        <w:t xml:space="preserve">Estonian eat</w:t>
      </w:r>
      <w:del w:id="8785" w:author="Editor" w:date="2026-09-25T09:00:00Z">
        <w:r>
          <w:delText xml:space="preserve"> </w:delText>
        </w:r>
      </w:del>
      <w:ins w:id="8786" w:author="Editor" w:date="2026-09-25T09:00:00Z">
        <w:r>
          <w:t xml:space="preserve">-</w:t>
        </w:r>
      </w:ins>
      <w:r>
        <w:t xml:space="preserve">out place</w:t>
      </w:r>
      <w:del w:id="8787" w:author="Editor" w:date="2026-09-25T09:00:00Z">
        <w:r>
          <w:delText xml:space="preserve"> but</w:delText>
        </w:r>
      </w:del>
      <w:ins w:id="8788" w:author="Editor" w:date="2026-09-25T09:00:00Z">
        <w:r>
          <w:t xml:space="preserve">, but it</w:t>
        </w:r>
      </w:ins>
      <w:r>
        <w:t xml:space="preserve"> looks like this place is influenced by tourists.” There was a hint of tease in her faint smile as she put forward her observation.</w:t>
      </w:r>
    </w:p>
    <w:p w14:paraId="08B29A57" w14:textId="77777777" w:rsidR="007B7494" w:rsidRPr="007B7494" w:rsidRDefault="007B7494" w:rsidP="007B7494">
      <w:r>
        <w:t xml:space="preserve">This was in his comfort </w:t>
      </w:r>
      <w:del w:id="8789" w:author="Editor" w:date="2026-09-25T09:00:00Z">
        <w:r>
          <w:delText xml:space="preserve">alley as</w:delText>
        </w:r>
      </w:del>
      <w:ins w:id="8790" w:author="Editor" w:date="2026-09-25T09:00:00Z">
        <w:r>
          <w:t xml:space="preserve">zone, and</w:t>
        </w:r>
      </w:ins>
      <w:r>
        <w:t xml:space="preserve"> he responded with excitement, “You should have told me before. There is a small place right around the </w:t>
      </w:r>
      <w:del w:id="8791" w:author="Editor" w:date="2026-09-25T09:00:00Z">
        <w:r>
          <w:delText xml:space="preserve">street</w:delText>
        </w:r>
      </w:del>
      <w:ins w:id="8792" w:author="Editor" w:date="2026-09-25T09:00:00Z">
        <w:r>
          <w:t xml:space="preserve">corner</w:t>
        </w:r>
      </w:ins>
      <w:r>
        <w:t xml:space="preserve"> that serves by far the most astonishing local delight. It isn’t a fancy place, more like a hole in the wall, but the food is unbeatable. What do you think?”</w:t>
      </w:r>
    </w:p>
    <w:p w14:paraId="46D7A03F" w14:textId="77777777" w:rsidR="007B7494" w:rsidRPr="007B7494" w:rsidRDefault="007B7494" w:rsidP="007B7494">
      <w:r>
        <w:t xml:space="preserve">Sanchez was </w:t>
      </w:r>
      <w:del w:id="8793" w:author="Editor (Spelling)" w:date="2026-09-25T09:00:00Z">
        <w:r>
          <w:delText xml:space="preserve">enamored</w:delText>
        </w:r>
      </w:del>
      <w:ins w:id="8794" w:author="Editor (Spelling)" w:date="2026-09-25T09:00:00Z">
        <w:r>
          <w:t xml:space="preserve">enamoured</w:t>
        </w:r>
      </w:ins>
      <w:r>
        <w:t xml:space="preserve"> </w:t>
      </w:r>
      <w:del w:id="8795" w:author="Editor" w:date="2026-09-25T09:00:00Z">
        <w:r>
          <w:delText xml:space="preserve">by</w:delText>
        </w:r>
      </w:del>
      <w:ins w:id="8796" w:author="Editor" w:date="2026-09-25T09:00:00Z">
        <w:r>
          <w:t xml:space="preserve">of</w:t>
        </w:r>
      </w:ins>
      <w:r>
        <w:t xml:space="preserve"> his charm. He appeared like a teenage boy who was excited to show some hidden treasure to the love of his life. There was a spark in his eyes and </w:t>
      </w:r>
      <w:ins w:id="8797" w:author="Editor" w:date="2026-09-25T09:00:00Z">
        <w:r>
          <w:t xml:space="preserve">a </w:t>
        </w:r>
      </w:ins>
      <w:r>
        <w:t xml:space="preserve">warmth of togetherness. She couldn’t resist </w:t>
      </w:r>
      <w:del w:id="8798" w:author="Editor" w:date="2026-09-25T09:00:00Z">
        <w:r>
          <w:delText xml:space="preserve">from </w:delText>
        </w:r>
      </w:del>
      <w:r>
        <w:t xml:space="preserve">smiling and announced</w:t>
      </w:r>
      <w:del w:id="8799" w:author="Editor" w:date="2026-09-25T09:00:00Z">
        <w:r>
          <w:delText xml:space="preserve"> in an equivocal note</w:delText>
        </w:r>
      </w:del>
      <w:r>
        <w:t xml:space="preserve">, “I am ready to explore.”</w:t>
      </w:r>
    </w:p>
    <w:p w14:paraId="592B63E8" w14:textId="77777777" w:rsidR="007B7494" w:rsidRPr="007B7494" w:rsidRDefault="007B7494" w:rsidP="007B7494">
      <w:r>
        <w:t xml:space="preserve">They took a corner seat by the large window </w:t>
      </w:r>
      <w:del w:id="8800" w:author="Editor" w:date="2026-09-25T09:00:00Z">
        <w:r>
          <w:delText xml:space="preserve">ceiling </w:delText>
        </w:r>
      </w:del>
      <w:r>
        <w:t xml:space="preserve">with a refreshing view </w:t>
      </w:r>
      <w:del w:id="8801" w:author="Editor" w:date="2026-09-25T09:00:00Z">
        <w:r>
          <w:delText xml:space="preserve">to</w:delText>
        </w:r>
      </w:del>
      <w:ins w:id="8802" w:author="Editor" w:date="2026-09-25T09:00:00Z">
        <w:r>
          <w:t xml:space="preserve">of</w:t>
        </w:r>
      </w:ins>
      <w:r>
        <w:t xml:space="preserve"> the streets. As Sanchez was resting her legs to </w:t>
      </w:r>
      <w:del w:id="8803" w:author="Editor" w:date="2026-09-25T09:00:00Z">
        <w:r>
          <w:delText xml:space="preserve">acquire</w:delText>
        </w:r>
      </w:del>
      <w:ins w:id="8804" w:author="Editor" w:date="2026-09-25T09:00:00Z">
        <w:r>
          <w:t xml:space="preserve">find</w:t>
        </w:r>
      </w:ins>
      <w:r>
        <w:t xml:space="preserve"> a comfortable position</w:t>
      </w:r>
      <w:ins w:id="8805" w:author="Editor" w:date="2026-09-25T09:00:00Z">
        <w:r>
          <w:t xml:space="preserve">,</w:t>
        </w:r>
      </w:ins>
      <w:r>
        <w:t xml:space="preserve"> Benedikt took the conversation forward, “Have you been to Tallinn before?”</w:t>
      </w:r>
    </w:p>
    <w:p w14:paraId="70A49F02" w14:textId="3B300959" w:rsidR="007B7494" w:rsidRPr="007B7494" w:rsidRDefault="007B7494" w:rsidP="007B7494">
      <w:r>
        <w:t xml:space="preserve">Sanchez smiled and answered in a </w:t>
      </w:r>
      <w:del w:id="8806" w:author="Editor" w:date="2026-09-25T09:00:00Z">
        <w:r>
          <w:delText xml:space="preserve">syllable</w:delText>
        </w:r>
      </w:del>
      <w:ins w:id="8807" w:author="Editor" w:date="2026-09-25T09:00:00Z">
        <w:r>
          <w:t xml:space="preserve">word</w:t>
        </w:r>
      </w:ins>
      <w:r>
        <w:t xml:space="preserve">, “Never.”</w:t>
      </w:r>
    </w:p>
    <w:p w14:paraId="767506DC" w14:textId="77777777" w:rsidR="007B7494" w:rsidRPr="007B7494" w:rsidRDefault="007B7494" w:rsidP="007B7494">
      <w:r>
        <w:t>“Allow me to order the drink. May I?”</w:t>
      </w:r>
    </w:p>
    <w:p w14:paraId="02951EEF" w14:textId="77777777" w:rsidR="007B7494" w:rsidRPr="007B7494" w:rsidRDefault="007B7494" w:rsidP="007B7494">
      <w:commentRangeStart w:id="252"/>
      <w:r>
        <w:t xml:space="preserve">Sanchez smiled with affirmation and discreetly watched him from the corner of her </w:t>
      </w:r>
      <w:del w:id="8808" w:author="Editor" w:date="2026-09-25T09:00:00Z">
        <w:r>
          <w:delText xml:space="preserve">eyes</w:delText>
        </w:r>
      </w:del>
      <w:ins w:id="8809" w:author="Editor" w:date="2026-09-25T09:00:00Z">
        <w:r>
          <w:t xml:space="preserve">eye</w:t>
        </w:r>
      </w:ins>
      <w:r>
        <w:t xml:space="preserve">, as he got engrossed in the menu. The waiter appeared with a broad smile on his face</w:t>
      </w:r>
      <w:del w:id="8810" w:author="Editor" w:date="2026-09-25T09:00:00Z">
        <w:r>
          <w:delText xml:space="preserve"> greeting his guests</w:delText>
        </w:r>
      </w:del>
      <w:ins w:id="8811" w:author="Editor" w:date="2026-09-25T09:00:00Z">
        <w:r>
          <w:t xml:space="preserve">, and Benedikt asked him</w:t>
        </w:r>
      </w:ins>
      <w:r>
        <w:t xml:space="preserve">, “May I get a bottle of Kali?”</w:t>
      </w:r>
      <w:commentRangeEnd w:id="252"/>
      <w:r>
        <w:commentReference w:id="252"/>
      </w:r>
    </w:p>
    <w:p w14:paraId="2DD077CA" w14:textId="6D19FBF7" w:rsidR="007B7494" w:rsidRPr="007B7494" w:rsidRDefault="007B7494" w:rsidP="007B7494">
      <w:commentRangeStart w:id="253"/>
      <w:r>
        <w:t xml:space="preserve">Sanchez was getting dangerously attracted to him. His suave</w:t>
      </w:r>
      <w:del w:id="8812" w:author="Editor" w:date="2026-09-25T09:00:00Z">
        <w:r>
          <w:delText xml:space="preserve">, always being in</w:delText>
        </w:r>
      </w:del>
      <w:ins w:id="8813" w:author="Editor" w:date="2026-09-25T09:00:00Z">
        <w:r>
          <w:t xml:space="preserve"> manner, his</w:t>
        </w:r>
      </w:ins>
      <w:r>
        <w:t xml:space="preserve"> complete control of the situation and </w:t>
      </w:r>
      <w:del w:id="8814" w:author="Editor" w:date="2026-09-25T09:00:00Z">
        <w:r>
          <w:delText xml:space="preserve">taking her in an authoritative possession was</w:delText>
        </w:r>
      </w:del>
      <w:ins w:id="8815" w:author="Editor" w:date="2026-09-25T09:00:00Z">
        <w:r>
          <w:t xml:space="preserve">the authoritative way he took possession of her were</w:t>
        </w:r>
      </w:ins>
      <w:r>
        <w:t xml:space="preserve"> getting increasingly addictive. She sipped her drink and enjoyed its smooth texture. Soon she was </w:t>
      </w:r>
      <w:del w:id="8816" w:author="Editor" w:date="2026-09-25T09:00:00Z">
        <w:r>
          <w:delText xml:space="preserve">hurled</w:delText>
        </w:r>
      </w:del>
      <w:ins w:id="8817" w:author="Editor" w:date="2026-09-25T09:00:00Z">
        <w:r>
          <w:t xml:space="preserve">brought</w:t>
        </w:r>
      </w:ins>
      <w:r>
        <w:t xml:space="preserve"> back from her thoughts </w:t>
      </w:r>
      <w:del w:id="8818" w:author="Editor" w:date="2026-09-25T09:00:00Z">
        <w:r>
          <w:delText xml:space="preserve">with</w:delText>
        </w:r>
      </w:del>
      <w:ins w:id="8819" w:author="Editor" w:date="2026-09-25T09:00:00Z">
        <w:r>
          <w:t xml:space="preserve">by</w:t>
        </w:r>
      </w:ins>
      <w:r>
        <w:t xml:space="preserve"> Benedikt’s </w:t>
      </w:r>
      <w:del w:id="8820" w:author="Editor" w:date="2026-09-25T09:00:00Z">
        <w:r>
          <w:delText xml:space="preserve">inquisitive statement</w:delText>
        </w:r>
      </w:del>
      <w:ins w:id="8821" w:author="Editor" w:date="2026-09-25T09:00:00Z">
        <w:r>
          <w:t xml:space="preserve">question</w:t>
        </w:r>
      </w:ins>
      <w:r>
        <w:t xml:space="preserve">, “So tell me your story.”</w:t>
      </w:r>
      <w:commentRangeEnd w:id="253"/>
      <w:r>
        <w:commentReference w:id="253"/>
      </w:r>
    </w:p>
    <w:p w14:paraId="3190465F" w14:textId="77777777" w:rsidR="007B7494" w:rsidRPr="007B7494" w:rsidRDefault="007B7494" w:rsidP="007B7494">
      <w:r>
        <w:t xml:space="preserve">For some reason, Sanchez did not want to keep anything</w:t>
      </w:r>
      <w:del w:id="8822" w:author="Editor" w:date="2026-09-25T09:00:00Z">
        <w:r>
          <w:delText xml:space="preserve"> away</w:delText>
        </w:r>
      </w:del>
      <w:r>
        <w:t xml:space="preserve"> from him. She took another sip of her drink and reeled her mind back to that fateful Sunday morning.</w:t>
      </w:r>
    </w:p>
    <w:p w14:paraId="56A71DC8" w14:textId="77777777" w:rsidR="00C03A22" w:rsidRDefault="00C03A22">
      <w:pPr>
        <w:spacing w:line="259" w:lineRule="auto"/>
        <w:jc w:val="left"/>
      </w:pPr>
      <w:r>
        <w:br w:type="page"/>
      </w:r>
    </w:p>
    <w:p w14:paraId="131D28CA" w14:textId="76593084" w:rsidR="00DD5C18" w:rsidRPr="00A06594" w:rsidRDefault="00DD5C18" w:rsidP="00F56514">
      <w:pPr>
        <w:outlineLvl w:val="0"/>
        <w:rPr>
          <w:b/>
        </w:rPr>
      </w:pPr>
      <w:r>
        <w:rPr>
          <w:b/>
        </w:rPr>
        <w:lastRenderedPageBreak/>
        <w:t>Chapter 50</w:t>
      </w:r>
    </w:p>
    <w:p w14:paraId="3D1731CC" w14:textId="77777777" w:rsidR="00DD5C18" w:rsidRPr="00A06594" w:rsidRDefault="00DD5C18" w:rsidP="00DD5C18">
      <w:pPr>
        <w:rPr>
          <w:b/>
        </w:rPr>
      </w:pPr>
      <w:r>
        <w:rPr>
          <w:b/>
        </w:rPr>
        <w:t>12:30 PM 19th April 2014, Tallinn, Estonia</w:t>
      </w:r>
    </w:p>
    <w:p w14:paraId="360E7313" w14:textId="77777777" w:rsidR="009D44BD" w:rsidRPr="009D44BD" w:rsidRDefault="009D44BD" w:rsidP="009D44BD">
      <w:r>
        <w:t>“I can never forget that dreadful Sunday. I saw him for the last time from the windowsill of my room, slowly drifting away into the morning mist, never to return.”</w:t>
      </w:r>
    </w:p>
    <w:p w14:paraId="63618341" w14:textId="77777777" w:rsidR="009D44BD" w:rsidRPr="009D44BD" w:rsidRDefault="009D44BD" w:rsidP="009D44BD">
      <w:r>
        <w:t xml:space="preserve">Sanchez was gazing into the </w:t>
      </w:r>
      <w:del w:id="8823" w:author="Editor" w:date="2026-09-25T09:00:00Z">
        <w:r>
          <w:delText xml:space="preserve">blank</w:delText>
        </w:r>
      </w:del>
      <w:ins w:id="8824" w:author="Editor" w:date="2026-09-25T09:00:00Z">
        <w:r>
          <w:t xml:space="preserve">void</w:t>
        </w:r>
      </w:ins>
      <w:r>
        <w:t xml:space="preserve">, lost in her own world. Benedikt didn’t want to invade </w:t>
      </w:r>
      <w:del w:id="8825" w:author="Editor" w:date="2026-09-25T09:00:00Z">
        <w:r>
          <w:delText xml:space="preserve">into </w:delText>
        </w:r>
      </w:del>
      <w:r>
        <w:t xml:space="preserve">her secluded world with his </w:t>
      </w:r>
      <w:del w:id="8826" w:author="Editor" w:date="2026-09-25T09:00:00Z">
        <w:r>
          <w:delText xml:space="preserve">perilous </w:delText>
        </w:r>
      </w:del>
      <w:r>
        <w:t xml:space="preserve">probing</w:t>
      </w:r>
      <w:del w:id="8827" w:author="Editor" w:date="2026-09-25T09:00:00Z">
        <w:r>
          <w:delText xml:space="preserve"> and held his inquisitiveness closely guarded</w:delText>
        </w:r>
      </w:del>
      <w:r>
        <w:t xml:space="preserve">. She took a long pause, looked dead straight into his eyes and continued</w:t>
      </w:r>
      <w:del w:id="8828" w:author="Editor" w:date="2026-09-25T09:00:00Z">
        <w:r>
          <w:delText xml:space="preserve">,</w:delText>
        </w:r>
      </w:del>
      <w:ins w:id="8829" w:author="Editor" w:date="2026-09-25T09:00:00Z">
        <w:r>
          <w:t xml:space="preserve">.</w:t>
        </w:r>
      </w:ins>
    </w:p>
    <w:p w14:paraId="2EF54F46" w14:textId="77777777" w:rsidR="009D44BD" w:rsidRPr="009D44BD" w:rsidRDefault="009D44BD" w:rsidP="009D44BD">
      <w:commentRangeStart w:id="254"/>
      <w:r>
        <w:t xml:space="preserve">“Our family was all we had. </w:t>
      </w:r>
      <w:del w:id="8830" w:author="Editor (Spelling)" w:date="2026-09-25T09:00:00Z">
        <w:r>
          <w:delText xml:space="preserve">Mom</w:delText>
        </w:r>
      </w:del>
      <w:ins w:id="8831" w:author="Editor (Spelling)" w:date="2026-09-25T09:00:00Z">
        <w:r>
          <w:t xml:space="preserve">Mum</w:t>
        </w:r>
      </w:ins>
      <w:r>
        <w:t xml:space="preserve">, </w:t>
      </w:r>
      <w:del w:id="8832" w:author="Editor" w:date="2026-09-25T09:00:00Z">
        <w:r>
          <w:delText xml:space="preserve">dad</w:delText>
        </w:r>
      </w:del>
      <w:ins w:id="8833" w:author="Editor" w:date="2026-09-25T09:00:00Z">
        <w:r>
          <w:t xml:space="preserve">Dad</w:t>
        </w:r>
      </w:ins>
      <w:r>
        <w:t xml:space="preserve">, brother and me, we were so happy together. We played </w:t>
      </w:r>
      <w:del w:id="8834" w:author="Editor" w:date="2026-09-25T09:00:00Z">
        <w:r>
          <w:delText xml:space="preserve">in unity,</w:delText>
        </w:r>
      </w:del>
      <w:ins w:id="8835" w:author="Editor" w:date="2026-09-25T09:00:00Z">
        <w:r>
          <w:t xml:space="preserve">and</w:t>
        </w:r>
      </w:ins>
      <w:r>
        <w:t xml:space="preserve"> laughed together and were so content in each other’s company. </w:t>
      </w:r>
      <w:del w:id="8836" w:author="Editor" w:date="2026-09-25T09:00:00Z">
        <w:r>
          <w:delText xml:space="preserve">Those were</w:delText>
        </w:r>
      </w:del>
      <w:ins w:id="8837" w:author="Editor" w:date="2026-09-25T09:00:00Z">
        <w:r>
          <w:t xml:space="preserve">It was</w:t>
        </w:r>
      </w:ins>
      <w:r>
        <w:t xml:space="preserve"> such a blissful time, until one day</w:t>
      </w:r>
      <w:del w:id="8838" w:author="Editor" w:date="2026-09-25T09:00:00Z">
        <w:r>
          <w:delText xml:space="preserve"> when</w:delText>
        </w:r>
      </w:del>
      <w:r>
        <w:t xml:space="preserve"> our father disappeared. He vanished in such an implausible way that I am still not able to comprehend the </w:t>
      </w:r>
      <w:del w:id="8839" w:author="Editor" w:date="2026-09-25T09:00:00Z">
        <w:r>
          <w:delText xml:space="preserve">bearings</w:delText>
        </w:r>
      </w:del>
      <w:ins w:id="8840" w:author="Editor" w:date="2026-09-25T09:00:00Z">
        <w:r>
          <w:t xml:space="preserve">events</w:t>
        </w:r>
      </w:ins>
      <w:r>
        <w:t xml:space="preserve"> of that fateful morning.</w:t>
      </w:r>
      <w:commentRangeEnd w:id="254"/>
      <w:r>
        <w:commentReference w:id="254"/>
      </w:r>
    </w:p>
    <w:p w14:paraId="13EEF12C" w14:textId="0FD9B58B" w:rsidR="009D44BD" w:rsidRPr="009D44BD" w:rsidRDefault="009D44BD" w:rsidP="009D44BD">
      <w:commentRangeStart w:id="255"/>
      <w:ins w:id="8841" w:author="Editor" w:date="2026-09-25T09:00:00Z">
        <w:r>
          <w:t xml:space="preserve">“</w:t>
        </w:r>
      </w:ins>
      <w:r>
        <w:t xml:space="preserve">He never worked on a Sunday, but we kept our hopes alive, assuming he </w:t>
      </w:r>
      <w:del w:id="8842" w:author="Editor" w:date="2026-09-25T09:00:00Z">
        <w:r>
          <w:delText xml:space="preserve">went</w:delText>
        </w:r>
      </w:del>
      <w:ins w:id="8843" w:author="Editor" w:date="2026-09-25T09:00:00Z">
        <w:r>
          <w:t xml:space="preserve">had gone</w:t>
        </w:r>
      </w:ins>
      <w:r>
        <w:t xml:space="preserve"> to work, tending to some urgent request from</w:t>
      </w:r>
      <w:ins w:id="8844" w:author="Editor" w:date="2026-09-25T09:00:00Z">
        <w:r>
          <w:t xml:space="preserve"> the</w:t>
        </w:r>
      </w:ins>
      <w:r>
        <w:t xml:space="preserve"> office. But the day went by without any news or sign of him. We combed every corner of our small town, contacted all his friends, and called every person </w:t>
      </w:r>
      <w:del w:id="8845" w:author="Editor" w:date="2026-09-25T09:00:00Z">
        <w:r>
          <w:delText xml:space="preserve">whom we assumed he would have</w:delText>
        </w:r>
      </w:del>
      <w:ins w:id="8846" w:author="Editor" w:date="2026-09-25T09:00:00Z">
        <w:r>
          <w:t xml:space="preserve">he had</w:t>
        </w:r>
      </w:ins>
      <w:r>
        <w:t xml:space="preserve"> any connection with, but he was nowhere to be found. When all our options ran out</w:t>
      </w:r>
      <w:ins w:id="8847" w:author="Editor" w:date="2026-09-25T09:00:00Z">
        <w:r>
          <w:t xml:space="preserve">,</w:t>
        </w:r>
      </w:ins>
      <w:r>
        <w:t xml:space="preserve"> we called</w:t>
      </w:r>
      <w:del w:id="8848" w:author="Editor" w:date="2026-09-25T09:00:00Z">
        <w:r>
          <w:delText xml:space="preserve"> for</w:delText>
        </w:r>
      </w:del>
      <w:r>
        <w:t xml:space="preserve"> the police. The police officer traced the path to the bakery where my father used to go every Sunday morning, and after some inquiries, he found </w:t>
      </w:r>
      <w:ins w:id="8849" w:author="Editor" w:date="2026-09-25T09:00:00Z">
        <w:r>
          <w:t xml:space="preserve">out </w:t>
        </w:r>
      </w:ins>
      <w:r>
        <w:t xml:space="preserve">about a suspicious-looking vehicle parked right opposite </w:t>
      </w:r>
      <w:del w:id="8850" w:author="Editor" w:date="2026-09-25T09:00:00Z">
        <w:r>
          <w:delText xml:space="preserve">to </w:delText>
        </w:r>
      </w:del>
      <w:r>
        <w:t xml:space="preserve">the shop around the time</w:t>
      </w:r>
      <w:del w:id="8851" w:author="Editor" w:date="2026-09-25T09:00:00Z">
        <w:r>
          <w:delText xml:space="preserve"> when</w:delText>
        </w:r>
      </w:del>
      <w:r>
        <w:t xml:space="preserve"> my father disappeared. While the bakery attendant didn’t see anyone, the choir group from the Kirk right next to the bakery</w:t>
      </w:r>
      <w:del w:id="8852" w:author="Editor" w:date="2026-09-25T09:00:00Z">
        <w:r>
          <w:delText xml:space="preserve">,</w:delText>
        </w:r>
      </w:del>
      <w:r>
        <w:t xml:space="preserve"> saw a person entering the car. </w:t>
      </w:r>
      <w:del w:id="8853" w:author="Editor" w:date="2026-09-25T09:00:00Z">
        <w:r>
          <w:delText xml:space="preserve">The</w:delText>
        </w:r>
      </w:del>
      <w:ins w:id="8854" w:author="Editor" w:date="2026-09-25T09:00:00Z">
        <w:r>
          <w:t xml:space="preserve">Their</w:t>
        </w:r>
      </w:ins>
      <w:r>
        <w:t xml:space="preserve"> description</w:t>
      </w:r>
      <w:del w:id="8855" w:author="Editor" w:date="2026-09-25T09:00:00Z">
        <w:r>
          <w:delText xml:space="preserve"> provided by them</w:delText>
        </w:r>
      </w:del>
      <w:r>
        <w:t xml:space="preserve"> matched my dad’s appearance, and all our dwindling hopes came crashing down. We tried everything to </w:t>
      </w:r>
      <w:del w:id="8856" w:author="Editor" w:date="2026-09-25T09:00:00Z">
        <w:r>
          <w:delText xml:space="preserve">know</w:delText>
        </w:r>
      </w:del>
      <w:ins w:id="8857" w:author="Editor" w:date="2026-09-25T09:00:00Z">
        <w:r>
          <w:t xml:space="preserve">find out</w:t>
        </w:r>
      </w:ins>
      <w:r>
        <w:t xml:space="preserve"> about the car but failed miserably. As time advanced</w:t>
      </w:r>
      <w:ins w:id="8858" w:author="Editor" w:date="2026-09-25T09:00:00Z">
        <w:r>
          <w:t xml:space="preserve">,</w:t>
        </w:r>
      </w:ins>
      <w:r>
        <w:t xml:space="preserve"> the police assumed nothing could be done</w:t>
      </w:r>
      <w:ins w:id="8859" w:author="Editor" w:date="2026-09-25T09:00:00Z">
        <w:r>
          <w:t xml:space="preserve">,</w:t>
        </w:r>
      </w:ins>
      <w:r>
        <w:t xml:space="preserve"> and their effort to find him gradually faded away.”</w:t>
      </w:r>
      <w:commentRangeEnd w:id="255"/>
      <w:r>
        <w:commentReference w:id="255"/>
      </w:r>
    </w:p>
    <w:p w14:paraId="50A6D610" w14:textId="77777777" w:rsidR="009D44BD" w:rsidRPr="009D44BD" w:rsidRDefault="009D44BD" w:rsidP="009D44BD">
      <w:r>
        <w:t xml:space="preserve">The waiter interrupted their conversation</w:t>
      </w:r>
      <w:del w:id="8860" w:author="Editor" w:date="2026-09-25T09:00:00Z">
        <w:r>
          <w:delText xml:space="preserve">,</w:delText>
        </w:r>
      </w:del>
      <w:r>
        <w:t xml:space="preserve"> as he spread out the lunch on the table. Benedikt was keenly listening to her and refrained from voicing any views. He offered her the basket of bread and waited for her to continue.</w:t>
      </w:r>
    </w:p>
    <w:p w14:paraId="2B6EFCAE" w14:textId="39E56477" w:rsidR="009D44BD" w:rsidRPr="009D44BD" w:rsidRDefault="009D44BD" w:rsidP="009D44BD">
      <w:r>
        <w:t xml:space="preserve">This was the first</w:t>
      </w:r>
      <w:del w:id="8861" w:author="Editor" w:date="2026-09-25T09:00:00Z">
        <w:r>
          <w:delText xml:space="preserve">-</w:delText>
        </w:r>
      </w:del>
      <w:ins w:id="8862" w:author="Editor" w:date="2026-09-25T09:00:00Z">
        <w:r>
          <w:t xml:space="preserve"> </w:t>
        </w:r>
      </w:ins>
      <w:r>
        <w:t xml:space="preserve">time Sanchez </w:t>
      </w:r>
      <w:del w:id="8863" w:author="Editor" w:date="2026-09-25T09:00:00Z">
        <w:r>
          <w:delText xml:space="preserve">was narrating</w:delText>
        </w:r>
      </w:del>
      <w:ins w:id="8864" w:author="Editor" w:date="2026-09-25T09:00:00Z">
        <w:r>
          <w:t xml:space="preserve">had narrated</w:t>
        </w:r>
      </w:ins>
      <w:r>
        <w:t xml:space="preserve"> the entire proceedings to </w:t>
      </w:r>
      <w:del w:id="8865" w:author="Editor" w:date="2026-09-25T09:00:00Z">
        <w:r>
          <w:delText xml:space="preserve">someone</w:delText>
        </w:r>
      </w:del>
      <w:ins w:id="8866" w:author="Editor" w:date="2026-09-25T09:00:00Z">
        <w:r>
          <w:t xml:space="preserve">anyone</w:t>
        </w:r>
      </w:ins>
      <w:r>
        <w:t xml:space="preserve">. The scenes from the past had played in her nightmares a thousand times</w:t>
      </w:r>
      <w:del w:id="8867" w:author="Editor" w:date="2026-09-25T09:00:00Z">
        <w:r>
          <w:delText xml:space="preserve"> in the past</w:delText>
        </w:r>
      </w:del>
      <w:ins w:id="8868" w:author="Editor" w:date="2026-09-25T09:00:00Z">
        <w:r>
          <w:t xml:space="preserve">,</w:t>
        </w:r>
      </w:ins>
      <w:r>
        <w:t xml:space="preserve"> but recounting her experience to someone was strangely relieving. It was as if she was heaving away a long-carried burden. And in that </w:t>
      </w:r>
      <w:del w:id="8869" w:author="Editor" w:date="2026-09-25T09:00:00Z">
        <w:r>
          <w:delText xml:space="preserve">obtrusive </w:delText>
        </w:r>
      </w:del>
      <w:r>
        <w:t xml:space="preserve">moment, all her</w:t>
      </w:r>
      <w:del w:id="8870" w:author="Editor" w:date="2026-09-25T09:00:00Z">
        <w:r>
          <w:delText xml:space="preserve"> ostensible</w:delText>
        </w:r>
      </w:del>
      <w:r>
        <w:t xml:space="preserve"> guards were slowly but surely dissolving</w:t>
      </w:r>
      <w:del w:id="8871" w:author="Editor" w:date="2026-09-25T09:00:00Z">
        <w:r>
          <w:delText xml:space="preserve"> away</w:delText>
        </w:r>
      </w:del>
      <w:r>
        <w:t xml:space="preserve">. Unsure of </w:t>
      </w:r>
      <w:del w:id="8872" w:author="Editor" w:date="2026-09-25T09:00:00Z">
        <w:r>
          <w:delText xml:space="preserve">her inner self</w:delText>
        </w:r>
      </w:del>
      <w:ins w:id="8873" w:author="Editor" w:date="2026-09-25T09:00:00Z">
        <w:r>
          <w:t xml:space="preserve">herself</w:t>
        </w:r>
      </w:ins>
      <w:r>
        <w:t xml:space="preserve">, she gave </w:t>
      </w:r>
      <w:del w:id="8874" w:author="Editor" w:date="2026-09-25T09:00:00Z">
        <w:r>
          <w:delText xml:space="preserve">a deceiving</w:delText>
        </w:r>
      </w:del>
      <w:ins w:id="8875" w:author="Editor" w:date="2026-09-25T09:00:00Z">
        <w:r>
          <w:t xml:space="preserve">Benedikt a deceptively</w:t>
        </w:r>
      </w:ins>
      <w:r>
        <w:t xml:space="preserve"> nonchalant look </w:t>
      </w:r>
      <w:del w:id="8876" w:author="Editor" w:date="2026-09-25T09:00:00Z">
        <w:r>
          <w:delText xml:space="preserve">at Benedikt </w:delText>
        </w:r>
      </w:del>
      <w:r>
        <w:t xml:space="preserve">and continued</w:t>
      </w:r>
      <w:del w:id="8877" w:author="Editor" w:date="2026-09-25T09:00:00Z">
        <w:r>
          <w:delText xml:space="preserve">,</w:delText>
        </w:r>
      </w:del>
      <w:ins w:id="8878" w:author="Editor" w:date="2026-09-25T09:00:00Z">
        <w:r>
          <w:t xml:space="preserve">.</w:t>
        </w:r>
      </w:ins>
    </w:p>
    <w:p w14:paraId="5BE06305" w14:textId="77777777" w:rsidR="009D44BD" w:rsidRPr="009D44BD" w:rsidRDefault="009D44BD" w:rsidP="009D44BD">
      <w:r>
        <w:t xml:space="preserve">“Six months went </w:t>
      </w:r>
      <w:del w:id="8879" w:author="Editor" w:date="2026-09-25T09:00:00Z">
        <w:r>
          <w:delText xml:space="preserve">pass</w:delText>
        </w:r>
      </w:del>
      <w:ins w:id="8880" w:author="Editor" w:date="2026-09-25T09:00:00Z">
        <w:r>
          <w:t xml:space="preserve">by</w:t>
        </w:r>
      </w:ins>
      <w:r>
        <w:t xml:space="preserve"> without any news. Our only hope was Mr. </w:t>
      </w:r>
      <w:del w:id="8881" w:author="Editor (Names)" w:date="2026-09-25T09:00:00Z">
        <w:r>
          <w:delText xml:space="preserve">MacCallan</w:delText>
        </w:r>
      </w:del>
      <w:ins w:id="8882" w:author="Editor (Names)" w:date="2026-09-25T09:00:00Z">
        <w:r>
          <w:t xml:space="preserve">MacCallum</w:t>
        </w:r>
      </w:ins>
      <w:r>
        <w:t xml:space="preserve">, the police officer. In the beginning, he did everything he could to find </w:t>
      </w:r>
      <w:del w:id="8883" w:author="Editor" w:date="2026-09-25T09:00:00Z">
        <w:r>
          <w:delText xml:space="preserve">dad</w:delText>
        </w:r>
      </w:del>
      <w:ins w:id="8884" w:author="Editor" w:date="2026-09-25T09:00:00Z">
        <w:r>
          <w:t xml:space="preserve">Dad</w:t>
        </w:r>
      </w:ins>
      <w:r>
        <w:t xml:space="preserve">, but soon he withdrew</w:t>
      </w:r>
      <w:del w:id="8885" w:author="Editor" w:date="2026-09-25T09:00:00Z">
        <w:r>
          <w:delText xml:space="preserve"> away</w:delText>
        </w:r>
      </w:del>
      <w:r>
        <w:t xml:space="preserve"> from the case. He stopped answering our calls, and when we confronted him, he appeared callous, not giving any convincing answers. After many unsuccessful </w:t>
      </w:r>
      <w:del w:id="8886" w:author="Editor" w:date="2026-09-25T09:00:00Z">
        <w:r>
          <w:delText xml:space="preserve">antagonizing </w:delText>
        </w:r>
      </w:del>
      <w:r>
        <w:t xml:space="preserve">face-offs</w:t>
      </w:r>
      <w:ins w:id="8887" w:author="Editor" w:date="2026-09-25T09:00:00Z">
        <w:r>
          <w:t xml:space="preserve">,</w:t>
        </w:r>
      </w:ins>
      <w:r>
        <w:t xml:space="preserve"> our hope of getting </w:t>
      </w:r>
      <w:del w:id="8888" w:author="Editor" w:date="2026-09-25T09:00:00Z">
        <w:r>
          <w:delText xml:space="preserve">anything</w:delText>
        </w:r>
      </w:del>
      <w:ins w:id="8889" w:author="Editor" w:date="2026-09-25T09:00:00Z">
        <w:r>
          <w:t xml:space="preserve">any</w:t>
        </w:r>
      </w:ins>
      <w:r>
        <w:t xml:space="preserve"> meaningful insights from him diminished.</w:t>
      </w:r>
    </w:p>
    <w:p w14:paraId="4A439F6A" w14:textId="77777777" w:rsidR="009D44BD" w:rsidRPr="009D44BD" w:rsidRDefault="009D44BD" w:rsidP="009D44BD">
      <w:ins w:id="8890" w:author="Editor" w:date="2026-09-25T09:00:00Z">
        <w:r>
          <w:t xml:space="preserve">“</w:t>
        </w:r>
      </w:ins>
      <w:r>
        <w:t xml:space="preserve">When the police officer turned cold, I knew the only way I could get </w:t>
      </w:r>
      <w:del w:id="8891" w:author="Editor" w:date="2026-09-25T09:00:00Z">
        <w:r>
          <w:delText xml:space="preserve">dad</w:delText>
        </w:r>
      </w:del>
      <w:ins w:id="8892" w:author="Editor" w:date="2026-09-25T09:00:00Z">
        <w:r>
          <w:t xml:space="preserve">Dad</w:t>
        </w:r>
      </w:ins>
      <w:r>
        <w:t xml:space="preserve"> back was </w:t>
      </w:r>
      <w:del w:id="8893" w:author="Editor" w:date="2026-09-25T09:00:00Z">
        <w:r>
          <w:delText xml:space="preserve">taking</w:delText>
        </w:r>
      </w:del>
      <w:ins w:id="8894" w:author="Editor" w:date="2026-09-25T09:00:00Z">
        <w:r>
          <w:t xml:space="preserve">to take</w:t>
        </w:r>
      </w:ins>
      <w:r>
        <w:t xml:space="preserve"> things into my own hands. I was determined but had no clue what to do. </w:t>
      </w:r>
      <w:del w:id="8895" w:author="Editor" w:date="2026-09-25T09:00:00Z">
        <w:r>
          <w:delText xml:space="preserve">Though there was chaos everywhere, I somehow managed to keep my determination strong. </w:delText>
        </w:r>
      </w:del>
      <w:r>
        <w:t xml:space="preserve">And one Sunday morning I decided to put together a plan.”</w:t>
      </w:r>
    </w:p>
    <w:p w14:paraId="1F47953A" w14:textId="77777777" w:rsidR="009D44BD" w:rsidRPr="009D44BD" w:rsidRDefault="009D44BD" w:rsidP="009D44BD">
      <w:r>
        <w:t xml:space="preserve">She took a quick break to chew her bread, gulped some Kali, and took her narration forward</w:t>
      </w:r>
      <w:del w:id="8896" w:author="Editor" w:date="2026-09-25T09:00:00Z">
        <w:r>
          <w:delText xml:space="preserve">,</w:delText>
        </w:r>
      </w:del>
      <w:ins w:id="8897" w:author="Editor" w:date="2026-09-25T09:00:00Z">
        <w:r>
          <w:t xml:space="preserve">.</w:t>
        </w:r>
      </w:ins>
    </w:p>
    <w:p w14:paraId="1834A53E" w14:textId="77777777" w:rsidR="009D44BD" w:rsidRPr="009D44BD" w:rsidRDefault="009D44BD" w:rsidP="009D44BD">
      <w:r>
        <w:t xml:space="preserve">“I took an old notebook and started making a list of</w:t>
      </w:r>
      <w:del w:id="8898" w:author="Editor" w:date="2026-09-25T09:00:00Z">
        <w:r>
          <w:delText xml:space="preserve"> initial</w:delText>
        </w:r>
      </w:del>
      <w:r>
        <w:t xml:space="preserve"> things that I thought were important to initiate my investigation. And after a lot of deliberation, I could pin </w:t>
      </w:r>
      <w:ins w:id="8899" w:author="Editor" w:date="2026-09-25T09:00:00Z">
        <w:r>
          <w:t xml:space="preserve">it </w:t>
        </w:r>
      </w:ins>
      <w:r>
        <w:t xml:space="preserve">down to three</w:t>
      </w:r>
      <w:ins w:id="8900" w:author="Editor" w:date="2026-09-25T09:00:00Z">
        <w:r>
          <w:t xml:space="preserve">.</w:t>
        </w:r>
      </w:ins>
    </w:p>
    <w:p w14:paraId="36B406D4" w14:textId="77777777" w:rsidR="009D44BD" w:rsidRPr="009D44BD" w:rsidRDefault="009D44BD" w:rsidP="009D44BD">
      <w:pPr>
        <w:numPr>
          <w:ilvl w:val="0"/>
          <w:numId w:val="4"/>
        </w:numPr>
      </w:pPr>
      <w:r>
        <w:t xml:space="preserve">Talk to </w:t>
      </w:r>
      <w:del w:id="8901" w:author="Editor" w:date="2026-09-25T09:00:00Z">
        <w:r>
          <w:delText xml:space="preserve">dad’s</w:delText>
        </w:r>
      </w:del>
      <w:ins w:id="8902" w:author="Editor" w:date="2026-09-25T09:00:00Z">
        <w:r>
          <w:t xml:space="preserve">Dad’s</w:t>
        </w:r>
      </w:ins>
      <w:r>
        <w:t xml:space="preserve"> friend from work</w:t>
      </w:r>
    </w:p>
    <w:p w14:paraId="3376BB8C" w14:textId="77777777" w:rsidR="009D44BD" w:rsidRPr="009D44BD" w:rsidRDefault="009D44BD" w:rsidP="009D44BD">
      <w:pPr>
        <w:numPr>
          <w:ilvl w:val="0"/>
          <w:numId w:val="4"/>
        </w:numPr>
      </w:pPr>
      <w:r>
        <w:t xml:space="preserve">Look through </w:t>
      </w:r>
      <w:del w:id="8903" w:author="Editor" w:date="2026-09-25T09:00:00Z">
        <w:r>
          <w:delText xml:space="preserve">dad’s</w:delText>
        </w:r>
      </w:del>
      <w:ins w:id="8904" w:author="Editor" w:date="2026-09-25T09:00:00Z">
        <w:r>
          <w:t xml:space="preserve">Dad’s</w:t>
        </w:r>
      </w:ins>
      <w:r>
        <w:t xml:space="preserve"> office bag</w:t>
      </w:r>
    </w:p>
    <w:p w14:paraId="6D05BD1A" w14:textId="77777777" w:rsidR="009D44BD" w:rsidRPr="009D44BD" w:rsidRDefault="009D44BD" w:rsidP="009D44BD">
      <w:pPr>
        <w:numPr>
          <w:ilvl w:val="0"/>
          <w:numId w:val="4"/>
        </w:numPr>
      </w:pPr>
      <w:r>
        <w:t xml:space="preserve">Find out more about </w:t>
      </w:r>
      <w:del w:id="8905" w:author="Editor" w:date="2026-09-25T09:00:00Z">
        <w:r>
          <w:delText xml:space="preserve">dad’s</w:delText>
        </w:r>
      </w:del>
      <w:ins w:id="8906" w:author="Editor" w:date="2026-09-25T09:00:00Z">
        <w:r>
          <w:t xml:space="preserve">Dad’s</w:t>
        </w:r>
      </w:ins>
      <w:r>
        <w:t xml:space="preserve"> workplace</w:t>
      </w:r>
    </w:p>
    <w:p w14:paraId="10348715" w14:textId="42A300F8" w:rsidR="009D44BD" w:rsidRPr="009D44BD" w:rsidRDefault="009D44BD" w:rsidP="009D44BD">
      <w:ins w:id="8907" w:author="Editor" w:date="2026-09-25T09:00:00Z">
        <w:r>
          <w:t xml:space="preserve">“</w:t>
        </w:r>
      </w:ins>
      <w:r>
        <w:t xml:space="preserve">I decided to start with </w:t>
      </w:r>
      <w:del w:id="8908" w:author="Editor" w:date="2026-09-25T09:00:00Z">
        <w:r>
          <w:delText xml:space="preserve">dad’s</w:delText>
        </w:r>
      </w:del>
      <w:ins w:id="8909" w:author="Editor" w:date="2026-09-25T09:00:00Z">
        <w:r>
          <w:t xml:space="preserve">Dad’s</w:t>
        </w:r>
      </w:ins>
      <w:r>
        <w:t xml:space="preserve"> friend</w:t>
      </w:r>
      <w:del w:id="8910" w:author="Editor" w:date="2026-09-25T09:00:00Z">
        <w:r>
          <w:delText xml:space="preserve"> first</w:delText>
        </w:r>
      </w:del>
      <w:r>
        <w:t xml:space="preserve">. My father was </w:t>
      </w:r>
      <w:del w:id="8911" w:author="Editor" w:date="2026-09-25T09:00:00Z">
        <w:r>
          <w:delText xml:space="preserve">discrete</w:delText>
        </w:r>
      </w:del>
      <w:ins w:id="8912" w:author="Editor" w:date="2026-09-25T09:00:00Z">
        <w:r>
          <w:t xml:space="preserve">discreet</w:t>
        </w:r>
      </w:ins>
      <w:r>
        <w:t xml:space="preserve"> about anything that faintly came close to office work</w:t>
      </w:r>
      <w:del w:id="8913" w:author="Editor" w:date="2026-09-25T09:00:00Z">
        <w:r>
          <w:delText xml:space="preserve">, the</w:delText>
        </w:r>
      </w:del>
      <w:ins w:id="8914" w:author="Editor" w:date="2026-09-25T09:00:00Z">
        <w:r>
          <w:t xml:space="preserve">. The</w:t>
        </w:r>
      </w:ins>
      <w:r>
        <w:t xml:space="preserve"> only co-</w:t>
      </w:r>
      <w:del w:id="8915" w:author="Editor" w:date="2026-09-25T09:00:00Z">
        <w:r>
          <w:delText xml:space="preserve">worker</w:delText>
        </w:r>
      </w:del>
      <w:ins w:id="8916" w:author="Editor" w:date="2026-09-25T09:00:00Z">
        <w:r>
          <w:t xml:space="preserve">worker’s</w:t>
        </w:r>
      </w:ins>
      <w:r>
        <w:t xml:space="preserve"> name he had </w:t>
      </w:r>
      <w:ins w:id="8917" w:author="Editor" w:date="2026-09-25T09:00:00Z">
        <w:r>
          <w:t xml:space="preserve">ever </w:t>
        </w:r>
      </w:ins>
      <w:r>
        <w:t xml:space="preserve">mentioned</w:t>
      </w:r>
      <w:del w:id="8918" w:author="Editor" w:date="2026-09-25T09:00:00Z">
        <w:r>
          <w:delText xml:space="preserve"> in the past</w:delText>
        </w:r>
      </w:del>
      <w:r>
        <w:t xml:space="preserve">, in all likelihood by accident, was John Patterson. I wanted to meet John, but besides the name, I had no clue where to find him. I tried </w:t>
      </w:r>
      <w:del w:id="8919" w:author="Editor" w:date="2026-09-25T09:00:00Z">
        <w:r>
          <w:delText xml:space="preserve">hard to recall anything that dad might have told me in the past that could help me find John. I tried </w:delText>
        </w:r>
      </w:del>
      <w:r>
        <w:t xml:space="preserve">rekindling old memories</w:t>
      </w:r>
      <w:del w:id="8920" w:author="Editor" w:date="2026-09-25T09:00:00Z">
        <w:r>
          <w:delText xml:space="preserve">;</w:delText>
        </w:r>
      </w:del>
      <w:ins w:id="8921" w:author="Editor" w:date="2026-09-25T09:00:00Z">
        <w:r>
          <w:t xml:space="preserve"> of</w:t>
        </w:r>
      </w:ins>
      <w:r>
        <w:t xml:space="preserve"> my long walks with </w:t>
      </w:r>
      <w:del w:id="8922" w:author="Editor" w:date="2026-09-25T09:00:00Z">
        <w:r>
          <w:delText xml:space="preserve">dad</w:delText>
        </w:r>
      </w:del>
      <w:ins w:id="8923" w:author="Editor" w:date="2026-09-25T09:00:00Z">
        <w:r>
          <w:t xml:space="preserve">Dad</w:t>
        </w:r>
      </w:ins>
      <w:r>
        <w:t xml:space="preserve">, but nothing came to</w:t>
      </w:r>
      <w:del w:id="8924" w:author="Editor" w:date="2026-09-25T09:00:00Z">
        <w:r>
          <w:delText xml:space="preserve"> my</w:delText>
        </w:r>
      </w:del>
      <w:r>
        <w:t xml:space="preserve"> mind that could relate back to John.</w:t>
      </w:r>
    </w:p>
    <w:p w14:paraId="4A2EF530" w14:textId="77777777" w:rsidR="009D44BD" w:rsidRPr="009D44BD" w:rsidRDefault="009D44BD" w:rsidP="009D44BD">
      <w:commentRangeStart w:id="256"/>
      <w:ins w:id="8925" w:author="Editor" w:date="2026-09-25T09:00:00Z">
        <w:r>
          <w:t xml:space="preserve">“</w:t>
        </w:r>
      </w:ins>
      <w:r>
        <w:t xml:space="preserve">As I was going through my options, I remembered how curious I always was </w:t>
      </w:r>
      <w:del w:id="8926" w:author="Editor" w:date="2026-09-25T09:00:00Z">
        <w:r>
          <w:delText xml:space="preserve">to find</w:delText>
        </w:r>
      </w:del>
      <w:ins w:id="8927" w:author="Editor" w:date="2026-09-25T09:00:00Z">
        <w:r>
          <w:t xml:space="preserve">about</w:t>
        </w:r>
      </w:ins>
      <w:r>
        <w:t xml:space="preserve"> the places he used to travel</w:t>
      </w:r>
      <w:ins w:id="8928" w:author="Editor" w:date="2026-09-25T09:00:00Z">
        <w:r>
          <w:t xml:space="preserve"> to</w:t>
        </w:r>
      </w:ins>
      <w:r>
        <w:t xml:space="preserve">. He was a contract deliveryman and worked for multiple logistics companies on short assignments. Whenever I enquired about his travel, he used to say</w:t>
      </w:r>
      <w:del w:id="8929" w:author="Editor" w:date="2026-09-25T09:00:00Z">
        <w:r>
          <w:delText xml:space="preserve"> in his typical tenor</w:delText>
        </w:r>
      </w:del>
      <w:ins w:id="8930" w:author="Editor" w:date="2026-09-25T09:00:00Z">
        <w:r>
          <w:t xml:space="preserve">,</w:t>
        </w:r>
      </w:ins>
      <w:r>
        <w:t xml:space="preserve"> ‘San, one day I will take you to all those places. I want you to see it for yourself</w:t>
      </w:r>
      <w:del w:id="8931" w:author="Editor" w:date="2026-09-25T09:00:00Z">
        <w:r>
          <w:delText xml:space="preserve">’.</w:delText>
        </w:r>
      </w:del>
      <w:ins w:id="8932" w:author="Editor" w:date="2026-09-25T09:00:00Z">
        <w:r>
          <w:t xml:space="preserve">.’</w:t>
        </w:r>
      </w:ins>
      <w:r>
        <w:t xml:space="preserve"> Those words from </w:t>
      </w:r>
      <w:del w:id="8933" w:author="Editor" w:date="2026-09-25T09:00:00Z">
        <w:r>
          <w:delText xml:space="preserve">dad</w:delText>
        </w:r>
      </w:del>
      <w:ins w:id="8934" w:author="Editor" w:date="2026-09-25T09:00:00Z">
        <w:r>
          <w:t xml:space="preserve">Dad</w:t>
        </w:r>
      </w:ins>
      <w:r>
        <w:t xml:space="preserve"> led me to an incident that</w:t>
      </w:r>
      <w:ins w:id="8935" w:author="Editor" w:date="2026-09-25T09:00:00Z">
        <w:r>
          <w:t xml:space="preserve"> had</w:t>
        </w:r>
      </w:ins>
      <w:r>
        <w:t xml:space="preserve"> happened about a year before he disappeared.</w:t>
      </w:r>
      <w:commentRangeEnd w:id="256"/>
      <w:r>
        <w:commentReference w:id="256"/>
      </w:r>
    </w:p>
    <w:p w14:paraId="068113FF" w14:textId="77777777" w:rsidR="009D44BD" w:rsidRPr="009D44BD" w:rsidRDefault="009D44BD" w:rsidP="009D44BD">
      <w:del w:id="8936" w:author="Editor" w:date="2026-09-25T09:00:00Z">
        <w:r>
          <w:delText xml:space="preserve">A year before he disappeared, one morning </w:delText>
        </w:r>
      </w:del>
      <w:ins w:id="8937" w:author="Editor" w:date="2026-09-25T09:00:00Z">
        <w:r>
          <w:t xml:space="preserve">“</w:t>
        </w:r>
      </w:ins>
      <w:r>
        <w:t xml:space="preserve">I was getting my geography project done. The project was about tracing the migratory birds’ travel path in and out of Scotland. It was a Saturday morning and </w:t>
      </w:r>
      <w:del w:id="8938" w:author="Editor" w:date="2026-09-25T09:00:00Z">
        <w:r>
          <w:delText xml:space="preserve">dad</w:delText>
        </w:r>
      </w:del>
      <w:ins w:id="8939" w:author="Editor" w:date="2026-09-25T09:00:00Z">
        <w:r>
          <w:t xml:space="preserve">Dad</w:t>
        </w:r>
      </w:ins>
      <w:r>
        <w:t xml:space="preserve"> was at home. I approached him for help. While plotting the map</w:t>
      </w:r>
      <w:del w:id="8940" w:author="Editor" w:date="2026-09-25T09:00:00Z">
        <w:r>
          <w:delText xml:space="preserve"> I recalled enquiring</w:delText>
        </w:r>
      </w:del>
      <w:ins w:id="8941" w:author="Editor" w:date="2026-09-25T09:00:00Z">
        <w:r>
          <w:t xml:space="preserve">, I enquired</w:t>
        </w:r>
      </w:ins>
      <w:r>
        <w:t xml:space="preserve"> about his travel paths and </w:t>
      </w:r>
      <w:ins w:id="8942" w:author="Editor" w:date="2026-09-25T09:00:00Z">
        <w:r>
          <w:t xml:space="preserve">the </w:t>
        </w:r>
      </w:ins>
      <w:r>
        <w:t xml:space="preserve">places he </w:t>
      </w:r>
      <w:del w:id="8943" w:author="Editor" w:date="2026-09-25T09:00:00Z">
        <w:r>
          <w:delText xml:space="preserve">visits. This time he</w:delText>
        </w:r>
      </w:del>
      <w:ins w:id="8944" w:author="Editor" w:date="2026-09-25T09:00:00Z">
        <w:r>
          <w:t xml:space="preserve">visited. He</w:t>
        </w:r>
      </w:ins>
      <w:r>
        <w:t xml:space="preserve"> took the pencil from my hand and drew some lines on the map. I wasn’t sure if they were real or randomly drawn lines, but that was my only concrete lead. I decided to find the notebook and study it closely.”</w:t>
      </w:r>
    </w:p>
    <w:p w14:paraId="20E8E425" w14:textId="77777777" w:rsidR="009D44BD" w:rsidRPr="009D44BD" w:rsidRDefault="009D44BD" w:rsidP="009D44BD">
      <w:r>
        <w:t xml:space="preserve">In the middle of her narration, she concluded </w:t>
      </w:r>
      <w:del w:id="8945" w:author="Editor" w:date="2026-09-25T09:00:00Z">
        <w:r>
          <w:delText xml:space="preserve">on her mind </w:delText>
        </w:r>
      </w:del>
      <w:r>
        <w:t xml:space="preserve">she was giving away </w:t>
      </w:r>
      <w:del w:id="8946" w:author="Editor" w:date="2026-09-25T09:00:00Z">
        <w:r>
          <w:delText xml:space="preserve">way too much</w:delText>
        </w:r>
      </w:del>
      <w:ins w:id="8947" w:author="Editor" w:date="2026-09-25T09:00:00Z">
        <w:r>
          <w:t xml:space="preserve">far more</w:t>
        </w:r>
      </w:ins>
      <w:r>
        <w:t xml:space="preserve"> detail than</w:t>
      </w:r>
      <w:del w:id="8948" w:author="Editor" w:date="2026-09-25T09:00:00Z">
        <w:r>
          <w:delText xml:space="preserve"> what</w:delText>
        </w:r>
      </w:del>
      <w:r>
        <w:t xml:space="preserve"> was required. Something in her was making her pour out everything she had held in her heart all this time. She sheepishly gazed at him and found him looking at her with </w:t>
      </w:r>
      <w:del w:id="8949" w:author="Editor" w:date="2026-09-25T09:00:00Z">
        <w:r>
          <w:delText xml:space="preserve">intrigued </w:delText>
        </w:r>
      </w:del>
      <w:r>
        <w:t xml:space="preserve">interest.</w:t>
      </w:r>
    </w:p>
    <w:p w14:paraId="2185365C" w14:textId="77777777" w:rsidR="009D44BD" w:rsidRPr="009D44BD" w:rsidRDefault="009D44BD" w:rsidP="009D44BD">
      <w:r>
        <w:t xml:space="preserve">“Sorry for taking you through all the unwanted details. Let me come to the point...” Unsure how to react</w:t>
      </w:r>
      <w:ins w:id="8950" w:author="Editor" w:date="2026-09-25T09:00:00Z">
        <w:r>
          <w:t xml:space="preserve">,</w:t>
        </w:r>
      </w:ins>
      <w:r>
        <w:t xml:space="preserve"> she fumbled as she tried to shorten her narration.</w:t>
      </w:r>
    </w:p>
    <w:p w14:paraId="0E8335E0" w14:textId="77777777" w:rsidR="009D44BD" w:rsidRPr="009D44BD" w:rsidRDefault="009D44BD" w:rsidP="009D44BD">
      <w:r>
        <w:t xml:space="preserve">Benedikt interrupted her</w:t>
      </w:r>
      <w:del w:id="8951" w:author="Editor" w:date="2026-09-25T09:00:00Z">
        <w:r>
          <w:delText xml:space="preserve"> in between</w:delText>
        </w:r>
      </w:del>
      <w:r>
        <w:t xml:space="preserve"> before she could proceed</w:t>
      </w:r>
      <w:del w:id="8952" w:author="Editor" w:date="2026-09-25T09:00:00Z">
        <w:r>
          <w:delText xml:space="preserve"> forward</w:delText>
        </w:r>
      </w:del>
      <w:r>
        <w:t xml:space="preserve">. He stretched his hand to hold hers</w:t>
      </w:r>
      <w:del w:id="8953" w:author="Editor" w:date="2026-09-25T09:00:00Z">
        <w:r>
          <w:delText xml:space="preserve">’</w:delText>
        </w:r>
      </w:del>
      <w:r>
        <w:t xml:space="preserve">, squeezed it gently and </w:t>
      </w:r>
      <w:del w:id="8954" w:author="Editor" w:date="2026-09-25T09:00:00Z">
        <w:r>
          <w:delText xml:space="preserve">hushed in an imperious tone</w:delText>
        </w:r>
      </w:del>
      <w:ins w:id="8955" w:author="Editor" w:date="2026-09-25T09:00:00Z">
        <w:r>
          <w:t xml:space="preserve">said</w:t>
        </w:r>
      </w:ins>
      <w:r>
        <w:t xml:space="preserve">, “I like details.”</w:t>
      </w:r>
    </w:p>
    <w:p w14:paraId="5AB68CAB" w14:textId="77777777" w:rsidR="009D44BD" w:rsidRPr="009D44BD" w:rsidRDefault="009D44BD" w:rsidP="009D44BD">
      <w:r>
        <w:t xml:space="preserve">To state that the words were reassuring was an understatement. She couldn’t take her gaze away from him. </w:t>
      </w:r>
      <w:del w:id="8956" w:author="Editor" w:date="2026-09-25T09:00:00Z">
        <w:r>
          <w:delText xml:space="preserve">Gnarled in his ensemble she</w:delText>
        </w:r>
      </w:del>
      <w:ins w:id="8957" w:author="Editor" w:date="2026-09-25T09:00:00Z">
        <w:r>
          <w:t xml:space="preserve">She</w:t>
        </w:r>
      </w:ins>
      <w:r>
        <w:t xml:space="preserve"> slowly continued</w:t>
      </w:r>
      <w:del w:id="8958" w:author="Editor" w:date="2026-09-25T09:00:00Z">
        <w:r>
          <w:delText xml:space="preserve"> further,</w:delText>
        </w:r>
      </w:del>
      <w:ins w:id="8959" w:author="Editor" w:date="2026-09-25T09:00:00Z">
        <w:r>
          <w:t xml:space="preserve">.</w:t>
        </w:r>
      </w:ins>
    </w:p>
    <w:p w14:paraId="283F621A" w14:textId="77777777" w:rsidR="009D44BD" w:rsidRPr="009D44BD" w:rsidRDefault="009D44BD" w:rsidP="009D44BD">
      <w:r>
        <w:t xml:space="preserve">“It was a lazy Saturday afternoon</w:t>
      </w:r>
      <w:del w:id="8960" w:author="Editor" w:date="2026-09-25T09:00:00Z">
        <w:r>
          <w:delText xml:space="preserve">, mom</w:delText>
        </w:r>
      </w:del>
      <w:ins w:id="8961" w:author="Editor" w:date="2026-09-25T09:00:00Z">
        <w:r>
          <w:t xml:space="preserve">. Mum</w:t>
        </w:r>
      </w:ins>
      <w:r>
        <w:t xml:space="preserve"> was at the church and Stephen was outside dribbling a </w:t>
      </w:r>
      <w:del w:id="8962" w:author="Editor" w:date="2026-09-25T09:00:00Z">
        <w:r>
          <w:delText xml:space="preserve">soccer ball</w:delText>
        </w:r>
      </w:del>
      <w:ins w:id="8963" w:author="Editor" w:date="2026-09-25T09:00:00Z">
        <w:r>
          <w:t xml:space="preserve">football</w:t>
        </w:r>
      </w:ins>
      <w:r>
        <w:t xml:space="preserve">. There was no one to disturb me. I sprinted to the basement, turned on the light and closed the door behind me. There were racks full of old toys, books, and bags. I went straight to the bookrack. There was a huge pile of books</w:t>
      </w:r>
      <w:del w:id="8964" w:author="Editor" w:date="2026-09-25T09:00:00Z">
        <w:r>
          <w:delText xml:space="preserve">, kept in no order,</w:delText>
        </w:r>
      </w:del>
      <w:r>
        <w:t xml:space="preserve"> filling the space haphazardly. I pulled a stool</w:t>
      </w:r>
      <w:del w:id="8965" w:author="Editor" w:date="2026-09-25T09:00:00Z">
        <w:r>
          <w:delText xml:space="preserve">, put it</w:delText>
        </w:r>
      </w:del>
      <w:r>
        <w:t xml:space="preserve"> close to the tall rack, stood </w:t>
      </w:r>
      <w:del w:id="8966" w:author="Editor" w:date="2026-09-25T09:00:00Z">
        <w:r>
          <w:delText xml:space="preserve">over</w:delText>
        </w:r>
      </w:del>
      <w:ins w:id="8967" w:author="Editor" w:date="2026-09-25T09:00:00Z">
        <w:r>
          <w:t xml:space="preserve">on</w:t>
        </w:r>
      </w:ins>
      <w:r>
        <w:t xml:space="preserve"> it and from the top shelf</w:t>
      </w:r>
      <w:del w:id="8968" w:author="Editor" w:date="2026-09-25T09:00:00Z">
        <w:r>
          <w:delText xml:space="preserve">,</w:delText>
        </w:r>
      </w:del>
      <w:r>
        <w:t xml:space="preserve"> pulled out a heap of books. </w:t>
      </w:r>
      <w:del w:id="8969" w:author="Editor" w:date="2026-09-25T09:00:00Z">
        <w:r>
          <w:delText xml:space="preserve">The books were covered with layers of dust. My eyes were looking for the geography notebook. </w:delText>
        </w:r>
      </w:del>
      <w:r>
        <w:t xml:space="preserve">After a</w:t>
      </w:r>
      <w:del w:id="8970" w:author="Editor" w:date="2026-09-25T09:00:00Z">
        <w:r>
          <w:delText xml:space="preserve"> laborious</w:delText>
        </w:r>
      </w:del>
      <w:r>
        <w:t xml:space="preserve"> long search, I finally located the </w:t>
      </w:r>
      <w:ins w:id="8971" w:author="Editor" w:date="2026-09-25T09:00:00Z">
        <w:r>
          <w:t xml:space="preserve">geography </w:t>
        </w:r>
      </w:ins>
      <w:r>
        <w:t xml:space="preserve">notebook</w:t>
      </w:r>
      <w:del w:id="8972" w:author="Editor" w:date="2026-09-25T09:00:00Z">
        <w:r>
          <w:delText xml:space="preserve"> I was looking for</w:delText>
        </w:r>
      </w:del>
      <w:r>
        <w:t xml:space="preserve">. I pulled it out hurriedly, flipped through it and </w:t>
      </w:r>
      <w:del w:id="8973" w:author="Editor" w:date="2026-09-25T09:00:00Z">
        <w:r>
          <w:delText xml:space="preserve">located</w:delText>
        </w:r>
      </w:del>
      <w:ins w:id="8974" w:author="Editor" w:date="2026-09-25T09:00:00Z">
        <w:r>
          <w:t xml:space="preserve">found</w:t>
        </w:r>
      </w:ins>
      <w:r>
        <w:t xml:space="preserve"> the page that </w:t>
      </w:r>
      <w:del w:id="8975" w:author="Editor" w:date="2026-09-25T09:00:00Z">
        <w:r>
          <w:delText xml:space="preserve">dad</w:delText>
        </w:r>
      </w:del>
      <w:ins w:id="8976" w:author="Editor" w:date="2026-09-25T09:00:00Z">
        <w:r>
          <w:t xml:space="preserve">Dad</w:t>
        </w:r>
      </w:ins>
      <w:r>
        <w:t xml:space="preserve"> had marked with a pencil.</w:t>
      </w:r>
    </w:p>
    <w:p w14:paraId="22A33B17" w14:textId="123034D8" w:rsidR="009D44BD" w:rsidRPr="009D44BD" w:rsidRDefault="009D44BD" w:rsidP="009D44BD">
      <w:ins w:id="8977" w:author="Editor" w:date="2026-09-25T09:00:00Z">
        <w:r>
          <w:t xml:space="preserve">“</w:t>
        </w:r>
      </w:ins>
      <w:r>
        <w:t xml:space="preserve">I latched my room door</w:t>
      </w:r>
      <w:del w:id="8978" w:author="Editor" w:date="2026-09-25T09:00:00Z">
        <w:r>
          <w:delText xml:space="preserve"> to ensure no one invades my privacy. Peeped</w:delText>
        </w:r>
      </w:del>
      <w:ins w:id="8979" w:author="Editor" w:date="2026-09-25T09:00:00Z">
        <w:r>
          <w:t xml:space="preserve">. I peeped</w:t>
        </w:r>
      </w:ins>
      <w:r>
        <w:t xml:space="preserve"> through the window and saw Stephen still dribbling the ball in the front yard</w:t>
      </w:r>
      <w:del w:id="8980" w:author="Editor" w:date="2026-09-25T09:00:00Z">
        <w:r>
          <w:delText xml:space="preserve">,</w:delText>
        </w:r>
      </w:del>
      <w:ins w:id="8981" w:author="Editor" w:date="2026-09-25T09:00:00Z">
        <w:r>
          <w:t xml:space="preserve">. I</w:t>
        </w:r>
      </w:ins>
      <w:r>
        <w:t xml:space="preserve"> pulled the window curtain</w:t>
      </w:r>
      <w:del w:id="8982" w:author="Editor" w:date="2026-09-25T09:00:00Z">
        <w:r>
          <w:delText xml:space="preserve"> to curtail any scope of trespassing</w:delText>
        </w:r>
      </w:del>
      <w:r>
        <w:t xml:space="preserve"> and finally settled on the bed with the notebook. I turned to the map page</w:t>
      </w:r>
      <w:del w:id="8983" w:author="Editor" w:date="2026-09-25T09:00:00Z">
        <w:r>
          <w:delText xml:space="preserve"> where dad had put the imprints</w:delText>
        </w:r>
      </w:del>
      <w:r>
        <w:t xml:space="preserve">. There were several lines </w:t>
      </w:r>
      <w:del w:id="8984" w:author="Editor" w:date="2026-09-25T09:00:00Z">
        <w:r>
          <w:delText xml:space="preserve">he</w:delText>
        </w:r>
      </w:del>
      <w:ins w:id="8985" w:author="Editor" w:date="2026-09-25T09:00:00Z">
        <w:r>
          <w:t xml:space="preserve">Dad</w:t>
        </w:r>
      </w:ins>
      <w:r>
        <w:t xml:space="preserve"> had drawn showing the places he </w:t>
      </w:r>
      <w:del w:id="8986" w:author="Editor" w:date="2026-09-25T09:00:00Z">
        <w:r>
          <w:delText xml:space="preserve">visits</w:delText>
        </w:r>
      </w:del>
      <w:ins w:id="8987" w:author="Editor" w:date="2026-09-25T09:00:00Z">
        <w:r>
          <w:t xml:space="preserve">visited</w:t>
        </w:r>
      </w:ins>
      <w:r>
        <w:t xml:space="preserve">. Between the crisscross of lines was a place</w:t>
      </w:r>
      <w:del w:id="8988" w:author="Editor" w:date="2026-09-25T09:00:00Z">
        <w:r>
          <w:delText xml:space="preserve">, which was</w:delText>
        </w:r>
      </w:del>
      <w:r>
        <w:t xml:space="preserve"> marked with a star. The place was Ayr, a port town in the southern part of Scotland.</w:t>
      </w:r>
    </w:p>
    <w:p w14:paraId="6B1EAB4F" w14:textId="56056592" w:rsidR="009D44BD" w:rsidRPr="009D44BD" w:rsidRDefault="009D44BD" w:rsidP="009D44BD">
      <w:commentRangeStart w:id="257"/>
      <w:del w:id="8989" w:author="Editor" w:date="2026-09-25T09:00:00Z">
        <w:r>
          <w:delText xml:space="preserve">I knew Ayr was a port city and a major transportation hub. </w:delText>
        </w:r>
      </w:del>
      <w:ins w:id="8990" w:author="Editor" w:date="2026-09-25T09:00:00Z">
        <w:r>
          <w:t xml:space="preserve">“</w:t>
        </w:r>
      </w:ins>
      <w:r>
        <w:t xml:space="preserve">Dad was a delivery person</w:t>
      </w:r>
      <w:ins w:id="8991" w:author="Editor" w:date="2026-09-25T09:00:00Z">
        <w:r>
          <w:t xml:space="preserve">,</w:t>
        </w:r>
      </w:ins>
      <w:r>
        <w:t xml:space="preserve"> so there was a high possibility he would go to Ayr. I vaguely assumed</w:t>
      </w:r>
      <w:del w:id="8992" w:author="Editor" w:date="2026-09-25T09:00:00Z">
        <w:r>
          <w:delText xml:space="preserve">,</w:delText>
        </w:r>
      </w:del>
      <w:r>
        <w:t xml:space="preserve"> John would be in Ayr too. Before I </w:t>
      </w:r>
      <w:del w:id="8993" w:author="Editor" w:date="2026-09-25T09:00:00Z">
        <w:r>
          <w:delText xml:space="preserve">zeroed</w:delText>
        </w:r>
      </w:del>
      <w:ins w:id="8994" w:author="Editor" w:date="2026-09-25T09:00:00Z">
        <w:r>
          <w:t xml:space="preserve">settled</w:t>
        </w:r>
      </w:ins>
      <w:r>
        <w:t xml:space="preserve"> on Ayr</w:t>
      </w:r>
      <w:ins w:id="8995" w:author="Editor" w:date="2026-09-25T09:00:00Z">
        <w:r>
          <w:t xml:space="preserve">,</w:t>
        </w:r>
      </w:ins>
      <w:r>
        <w:t xml:space="preserve"> I wanted to do one last validation. I decided to check </w:t>
      </w:r>
      <w:del w:id="8996" w:author="Editor" w:date="2026-09-25T09:00:00Z">
        <w:r>
          <w:delText xml:space="preserve">dad’s</w:delText>
        </w:r>
      </w:del>
      <w:ins w:id="8997" w:author="Editor" w:date="2026-09-25T09:00:00Z">
        <w:r>
          <w:t xml:space="preserve">Dad’s</w:t>
        </w:r>
      </w:ins>
      <w:r>
        <w:t xml:space="preserve"> office bag to see if there was anything related to Ayr. It was in a large closet in our parents’ bedroom.</w:t>
      </w:r>
      <w:commentRangeEnd w:id="257"/>
      <w:r>
        <w:commentReference w:id="257"/>
      </w:r>
    </w:p>
    <w:p w14:paraId="129EDA42" w14:textId="77777777" w:rsidR="009D44BD" w:rsidRPr="009D44BD" w:rsidRDefault="009D44BD" w:rsidP="009D44BD">
      <w:commentRangeStart w:id="258"/>
      <w:ins w:id="8998" w:author="Editor" w:date="2026-09-25T09:00:00Z">
        <w:r>
          <w:t xml:space="preserve">“</w:t>
        </w:r>
      </w:ins>
      <w:r>
        <w:t xml:space="preserve">I rushed to the closet, opened it </w:t>
      </w:r>
      <w:del w:id="8999" w:author="Editor" w:date="2026-09-25T09:00:00Z">
        <w:r>
          <w:delText xml:space="preserve">in haste </w:delText>
        </w:r>
      </w:del>
      <w:r>
        <w:t xml:space="preserve">and found all </w:t>
      </w:r>
      <w:del w:id="9000" w:author="Editor" w:date="2026-09-25T09:00:00Z">
        <w:r>
          <w:delText xml:space="preserve">dads’</w:delText>
        </w:r>
      </w:del>
      <w:ins w:id="9001" w:author="Editor" w:date="2026-09-25T09:00:00Z">
        <w:r>
          <w:t xml:space="preserve">Dad’s</w:t>
        </w:r>
      </w:ins>
      <w:r>
        <w:t xml:space="preserve"> belongings neatly arranged. His clothes, shoes and the office bag</w:t>
      </w:r>
      <w:ins w:id="9002" w:author="Editor" w:date="2026-09-25T09:00:00Z">
        <w:r>
          <w:t xml:space="preserve">,</w:t>
        </w:r>
      </w:ins>
      <w:r>
        <w:t xml:space="preserve"> everything was there. It was overwhelming to see his belongings</w:t>
      </w:r>
      <w:ins w:id="9003" w:author="Editor" w:date="2026-09-25T09:00:00Z">
        <w:r>
          <w:t xml:space="preserve">,</w:t>
        </w:r>
      </w:ins>
      <w:r>
        <w:t xml:space="preserve"> and the fact</w:t>
      </w:r>
      <w:ins w:id="9004" w:author="Editor" w:date="2026-09-25T09:00:00Z">
        <w:r>
          <w:t xml:space="preserve"> that</w:t>
        </w:r>
      </w:ins>
      <w:r>
        <w:t xml:space="preserve"> he wasn’t there loomed </w:t>
      </w:r>
      <w:del w:id="9005" w:author="Editor" w:date="2026-09-25T09:00:00Z">
        <w:r>
          <w:delText xml:space="preserve">by the</w:delText>
        </w:r>
      </w:del>
      <w:ins w:id="9006" w:author="Editor" w:date="2026-09-25T09:00:00Z">
        <w:r>
          <w:t xml:space="preserve">in my</w:t>
        </w:r>
      </w:ins>
      <w:r>
        <w:t xml:space="preserve"> mind.  I forced myself out of my brooding and took the bag out of the closet. There were official receipts, some pens, and a notebook. I looked through the receipts and found all of them with </w:t>
      </w:r>
      <w:ins w:id="9007" w:author="Editor" w:date="2026-09-25T09:00:00Z">
        <w:r>
          <w:t xml:space="preserve">an </w:t>
        </w:r>
      </w:ins>
      <w:r>
        <w:t xml:space="preserve">Ayr address. I quickly flipped through the notebook, which mostly had addresses from various places in Scotland and England. I took the receipts and the notebook and left the bag in the closet.</w:t>
      </w:r>
      <w:commentRangeEnd w:id="258"/>
      <w:r>
        <w:commentReference w:id="258"/>
      </w:r>
    </w:p>
    <w:p w14:paraId="7327C075" w14:textId="77777777" w:rsidR="009D44BD" w:rsidRPr="009D44BD" w:rsidRDefault="009D44BD" w:rsidP="009D44BD">
      <w:commentRangeStart w:id="259"/>
      <w:ins w:id="9008" w:author="Editor" w:date="2026-09-25T09:00:00Z">
        <w:r>
          <w:t xml:space="preserve">“</w:t>
        </w:r>
      </w:ins>
      <w:r>
        <w:t xml:space="preserve">All my findings so far were pointing to Ayr, and </w:t>
      </w:r>
      <w:del w:id="9009" w:author="Editor" w:date="2026-09-25T09:00:00Z">
        <w:r>
          <w:delText xml:space="preserve">undoubtedly </w:delText>
        </w:r>
      </w:del>
      <w:r>
        <w:t xml:space="preserve">Ayr became my default choice to initiate my investigation. </w:t>
      </w:r>
      <w:del w:id="9010" w:author="Editor" w:date="2026-09-25T09:00:00Z">
        <w:r>
          <w:delText xml:space="preserve">Though </w:delText>
        </w:r>
      </w:del>
      <w:r>
        <w:t xml:space="preserve">Ayr was about three hours away from our village,</w:t>
      </w:r>
      <w:ins w:id="9011" w:author="Editor" w:date="2026-09-25T09:00:00Z">
        <w:r>
          <w:t xml:space="preserve"> and</w:t>
        </w:r>
      </w:ins>
      <w:r>
        <w:t xml:space="preserve"> to go there for a while, I had to find a good reason. I </w:t>
      </w:r>
      <w:del w:id="9012" w:author="Editor" w:date="2026-09-25T09:00:00Z">
        <w:r>
          <w:delText xml:space="preserve">safely </w:delText>
        </w:r>
      </w:del>
      <w:r>
        <w:t xml:space="preserve">secured the notebook and the </w:t>
      </w:r>
      <w:del w:id="9013" w:author="Editor" w:date="2026-09-25T09:00:00Z">
        <w:r>
          <w:delText xml:space="preserve">receipt</w:delText>
        </w:r>
      </w:del>
      <w:ins w:id="9014" w:author="Editor" w:date="2026-09-25T09:00:00Z">
        <w:r>
          <w:t xml:space="preserve">receipts</w:t>
        </w:r>
      </w:ins>
      <w:r>
        <w:t xml:space="preserve"> in my school bag. All I had to do was to work on a plan to convince </w:t>
      </w:r>
      <w:del w:id="9015" w:author="Editor" w:date="2026-09-25T09:00:00Z">
        <w:r>
          <w:delText xml:space="preserve">mom</w:delText>
        </w:r>
      </w:del>
      <w:ins w:id="9016" w:author="Editor" w:date="2026-09-25T09:00:00Z">
        <w:r>
          <w:t xml:space="preserve">Mum</w:t>
        </w:r>
      </w:ins>
      <w:r>
        <w:t xml:space="preserve">.</w:t>
      </w:r>
      <w:commentRangeEnd w:id="259"/>
      <w:r>
        <w:commentReference w:id="259"/>
      </w:r>
    </w:p>
    <w:p w14:paraId="570F4855" w14:textId="77777777" w:rsidR="009D44BD" w:rsidRPr="009D44BD" w:rsidRDefault="009D44BD" w:rsidP="009D44BD">
      <w:ins w:id="9017" w:author="Editor" w:date="2026-09-25T09:00:00Z">
        <w:r>
          <w:t xml:space="preserve">“</w:t>
        </w:r>
      </w:ins>
      <w:r>
        <w:t xml:space="preserve">It was half past six in the evening when </w:t>
      </w:r>
      <w:del w:id="9018" w:author="Editor" w:date="2026-09-25T09:00:00Z">
        <w:r>
          <w:delText xml:space="preserve">mom</w:delText>
        </w:r>
      </w:del>
      <w:ins w:id="9019" w:author="Editor" w:date="2026-09-25T09:00:00Z">
        <w:r>
          <w:t xml:space="preserve">Mum</w:t>
        </w:r>
      </w:ins>
      <w:r>
        <w:t xml:space="preserve"> came back from the church. Stephen was reading a book in the living room and I was in the kitchen fixing dinner. She came straight to the kitchen, gave me a big hug</w:t>
      </w:r>
      <w:ins w:id="9020" w:author="Editor" w:date="2026-09-25T09:00:00Z">
        <w:r>
          <w:t xml:space="preserve">,</w:t>
        </w:r>
      </w:ins>
      <w:r>
        <w:t xml:space="preserve"> and I still remember what she told me, ‘</w:t>
      </w:r>
      <w:del w:id="9021" w:author="Editor" w:date="2026-09-25T09:00:00Z">
        <w:r>
          <w:delText xml:space="preserve">you</w:delText>
        </w:r>
      </w:del>
      <w:ins w:id="9022" w:author="Editor" w:date="2026-09-25T09:00:00Z">
        <w:r>
          <w:t xml:space="preserve">You</w:t>
        </w:r>
      </w:ins>
      <w:r>
        <w:t xml:space="preserve"> are a big girl now. Thanks for the helping hand</w:t>
      </w:r>
      <w:del w:id="9023" w:author="Editor" w:date="2026-09-25T09:00:00Z">
        <w:r>
          <w:delText xml:space="preserve">’.</w:delText>
        </w:r>
      </w:del>
      <w:ins w:id="9024" w:author="Editor" w:date="2026-09-25T09:00:00Z">
        <w:r>
          <w:t xml:space="preserve">.’</w:t>
        </w:r>
      </w:ins>
    </w:p>
    <w:p w14:paraId="0056BA3A" w14:textId="7DE0CE64" w:rsidR="009D44BD" w:rsidRPr="009D44BD" w:rsidRDefault="009D44BD" w:rsidP="009D44BD">
      <w:ins w:id="9025" w:author="Editor" w:date="2026-09-25T09:00:00Z">
        <w:r>
          <w:t xml:space="preserve">“</w:t>
        </w:r>
      </w:ins>
      <w:r>
        <w:t xml:space="preserve">My mind was too busy playing back the plan I had rehearsed earlier. I knew I </w:t>
      </w:r>
      <w:del w:id="9026" w:author="Editor" w:date="2026-09-25T09:00:00Z">
        <w:r>
          <w:delText xml:space="preserve">may</w:delText>
        </w:r>
      </w:del>
      <w:ins w:id="9027" w:author="Editor" w:date="2026-09-25T09:00:00Z">
        <w:r>
          <w:t xml:space="preserve">might</w:t>
        </w:r>
      </w:ins>
      <w:r>
        <w:t xml:space="preserve"> have only one chance to execute it right</w:t>
      </w:r>
      <w:ins w:id="9028" w:author="Editor" w:date="2026-09-25T09:00:00Z">
        <w:r>
          <w:t xml:space="preserve">,</w:t>
        </w:r>
      </w:ins>
      <w:r>
        <w:t xml:space="preserve"> or else it </w:t>
      </w:r>
      <w:del w:id="9029" w:author="Editor" w:date="2026-09-25T09:00:00Z">
        <w:r>
          <w:delText xml:space="preserve">will</w:delText>
        </w:r>
      </w:del>
      <w:ins w:id="9030" w:author="Editor" w:date="2026-09-25T09:00:00Z">
        <w:r>
          <w:t xml:space="preserve">would</w:t>
        </w:r>
      </w:ins>
      <w:r>
        <w:t xml:space="preserve"> be a long </w:t>
      </w:r>
      <w:del w:id="9031" w:author="Editor" w:date="2026-09-25T09:00:00Z">
        <w:r>
          <w:delText xml:space="preserve">impending </w:delText>
        </w:r>
      </w:del>
      <w:r>
        <w:t xml:space="preserve">wait,</w:t>
      </w:r>
      <w:ins w:id="9032" w:author="Editor" w:date="2026-09-25T09:00:00Z">
        <w:r>
          <w:t xml:space="preserve"> for</w:t>
        </w:r>
      </w:ins>
      <w:r>
        <w:t xml:space="preserve"> which I </w:t>
      </w:r>
      <w:ins w:id="9033" w:author="Editor" w:date="2026-09-25T09:00:00Z">
        <w:r>
          <w:t xml:space="preserve">had </w:t>
        </w:r>
      </w:ins>
      <w:r>
        <w:t xml:space="preserve">neither</w:t>
      </w:r>
      <w:del w:id="9034" w:author="Editor" w:date="2026-09-25T09:00:00Z">
        <w:r>
          <w:delText xml:space="preserve"> had</w:delText>
        </w:r>
      </w:del>
      <w:r>
        <w:t xml:space="preserve"> the patience</w:t>
      </w:r>
      <w:del w:id="9035" w:author="Editor" w:date="2026-09-25T09:00:00Z">
        <w:r>
          <w:delText xml:space="preserve"> for</w:delText>
        </w:r>
      </w:del>
      <w:r>
        <w:t xml:space="preserve"> nor the time. As we sat around the dinner table</w:t>
      </w:r>
      <w:ins w:id="9036" w:author="Editor" w:date="2026-09-25T09:00:00Z">
        <w:r>
          <w:t xml:space="preserve">,</w:t>
        </w:r>
      </w:ins>
      <w:r>
        <w:t xml:space="preserve"> I launched into the first part of the plan. I told her that I wanted to go to Ayr </w:t>
      </w:r>
      <w:del w:id="9037" w:author="Editor" w:date="2026-09-25T09:00:00Z">
        <w:r>
          <w:delText xml:space="preserve">with</w:delText>
        </w:r>
      </w:del>
      <w:ins w:id="9038" w:author="Editor" w:date="2026-09-25T09:00:00Z">
        <w:r>
          <w:t xml:space="preserve">on</w:t>
        </w:r>
      </w:ins>
      <w:r>
        <w:t xml:space="preserve"> the pretext of our home being too </w:t>
      </w:r>
      <w:del w:id="9039" w:author="Editor" w:date="2026-09-25T09:00:00Z">
        <w:r>
          <w:delText xml:space="preserve">remorseful</w:delText>
        </w:r>
      </w:del>
      <w:ins w:id="9040" w:author="Editor" w:date="2026-09-25T09:00:00Z">
        <w:r>
          <w:t xml:space="preserve">gloomy</w:t>
        </w:r>
      </w:ins>
      <w:r>
        <w:t xml:space="preserve"> as it kept reminding me of </w:t>
      </w:r>
      <w:del w:id="9041" w:author="Editor" w:date="2026-09-25T09:00:00Z">
        <w:r>
          <w:delText xml:space="preserve">dad</w:delText>
        </w:r>
      </w:del>
      <w:ins w:id="9042" w:author="Editor" w:date="2026-09-25T09:00:00Z">
        <w:r>
          <w:t xml:space="preserve">Dad</w:t>
        </w:r>
      </w:ins>
      <w:r>
        <w:t xml:space="preserve">, and it was impacting my studies immensely. </w:t>
      </w:r>
      <w:del w:id="9043" w:author="Editor (Spelling)" w:date="2026-09-25T09:00:00Z">
        <w:r>
          <w:delText xml:space="preserve">Mom</w:delText>
        </w:r>
      </w:del>
      <w:ins w:id="9044" w:author="Editor (Spelling)" w:date="2026-09-25T09:00:00Z">
        <w:r>
          <w:t xml:space="preserve">Mum</w:t>
        </w:r>
      </w:ins>
      <w:r>
        <w:t xml:space="preserve"> was reluctant, but she saw the sense in what I was saying. Seeing her soften a bit</w:t>
      </w:r>
      <w:ins w:id="9045" w:author="Editor" w:date="2026-09-25T09:00:00Z">
        <w:r>
          <w:t xml:space="preserve">,</w:t>
        </w:r>
      </w:ins>
      <w:r>
        <w:t xml:space="preserve"> I put </w:t>
      </w:r>
      <w:del w:id="9046" w:author="Editor" w:date="2026-09-25T09:00:00Z">
        <w:r>
          <w:delText xml:space="preserve">my</w:delText>
        </w:r>
      </w:del>
      <w:ins w:id="9047" w:author="Editor" w:date="2026-09-25T09:00:00Z">
        <w:r>
          <w:t xml:space="preserve">the</w:t>
        </w:r>
      </w:ins>
      <w:r>
        <w:t xml:space="preserve"> second part of </w:t>
      </w:r>
      <w:del w:id="9048" w:author="Editor" w:date="2026-09-25T09:00:00Z">
        <w:r>
          <w:delText xml:space="preserve">the</w:delText>
        </w:r>
      </w:del>
      <w:ins w:id="9049" w:author="Editor" w:date="2026-09-25T09:00:00Z">
        <w:r>
          <w:t xml:space="preserve">my</w:t>
        </w:r>
      </w:ins>
      <w:r>
        <w:t xml:space="preserve"> plan forward. I mentioned Aunt </w:t>
      </w:r>
      <w:del w:id="9050" w:author="Editor (Names)" w:date="2026-09-25T09:00:00Z">
        <w:r>
          <w:delText xml:space="preserve">Naiena</w:delText>
        </w:r>
      </w:del>
      <w:ins w:id="9051" w:author="Editor (Names)" w:date="2026-09-25T09:00:00Z">
        <w:r>
          <w:t xml:space="preserve">Nina</w:t>
        </w:r>
      </w:ins>
      <w:del w:id="9052" w:author="Editor" w:date="2026-09-25T09:00:00Z">
        <w:r>
          <w:delText xml:space="preserve">, who was</w:delText>
        </w:r>
      </w:del>
      <w:r>
        <w:t xml:space="preserve"> in Ayr, with whom I could stay</w:t>
      </w:r>
      <w:del w:id="9053" w:author="Editor" w:date="2026-09-25T09:00:00Z">
        <w:r>
          <w:delText xml:space="preserve"> while I was there</w:delText>
        </w:r>
      </w:del>
      <w:r>
        <w:t xml:space="preserve">.</w:t>
      </w:r>
    </w:p>
    <w:p w14:paraId="1A32F247" w14:textId="77777777" w:rsidR="009D44BD" w:rsidRPr="009D44BD" w:rsidRDefault="009D44BD" w:rsidP="009D44BD">
      <w:ins w:id="9054" w:author="Editor" w:date="2026-09-25T09:00:00Z">
        <w:r>
          <w:t xml:space="preserve">“</w:t>
        </w:r>
      </w:ins>
      <w:r>
        <w:t xml:space="preserve">I knew I </w:t>
      </w:r>
      <w:del w:id="9055" w:author="Editor" w:date="2026-09-25T09:00:00Z">
        <w:r>
          <w:delText xml:space="preserve">hit the </w:delText>
        </w:r>
      </w:del>
      <w:ins w:id="9056" w:author="Editor" w:date="2026-09-25T09:00:00Z">
        <w:r>
          <w:t xml:space="preserve">had struck the right </w:t>
        </w:r>
      </w:ins>
      <w:r>
        <w:t xml:space="preserve">chord</w:t>
      </w:r>
      <w:del w:id="9057" w:author="Editor" w:date="2026-09-25T09:00:00Z">
        <w:r>
          <w:delText xml:space="preserve"> right</w:delText>
        </w:r>
      </w:del>
      <w:r>
        <w:t xml:space="preserve">. She took her time but eventually agreed.</w:t>
      </w:r>
    </w:p>
    <w:p w14:paraId="2F8551E8" w14:textId="300E38C8" w:rsidR="009D44BD" w:rsidRPr="009D44BD" w:rsidRDefault="009D44BD" w:rsidP="009D44BD">
      <w:commentRangeStart w:id="260"/>
      <w:ins w:id="9058" w:author="Editor" w:date="2026-09-25T09:00:00Z">
        <w:r>
          <w:t xml:space="preserve">“</w:t>
        </w:r>
      </w:ins>
      <w:r>
        <w:t xml:space="preserve">I was in Ayr. Aunt </w:t>
      </w:r>
      <w:del w:id="9059" w:author="Editor (Names)" w:date="2026-09-25T09:00:00Z">
        <w:r>
          <w:delText xml:space="preserve">Naiena</w:delText>
        </w:r>
      </w:del>
      <w:ins w:id="9060" w:author="Editor (Names)" w:date="2026-09-25T09:00:00Z">
        <w:r>
          <w:t xml:space="preserve">Nina</w:t>
        </w:r>
      </w:ins>
      <w:r>
        <w:t xml:space="preserve"> was welcoming and ensured I had everything I </w:t>
      </w:r>
      <w:del w:id="9061" w:author="Editor" w:date="2026-09-25T09:00:00Z">
        <w:r>
          <w:delText xml:space="preserve">need</w:delText>
        </w:r>
      </w:del>
      <w:ins w:id="9062" w:author="Editor" w:date="2026-09-25T09:00:00Z">
        <w:r>
          <w:t xml:space="preserve">needed</w:t>
        </w:r>
      </w:ins>
      <w:r>
        <w:t xml:space="preserve">. I started </w:t>
      </w:r>
      <w:del w:id="9063" w:author="Editor" w:date="2026-09-25T09:00:00Z">
        <w:r>
          <w:delText xml:space="preserve">my school</w:delText>
        </w:r>
      </w:del>
      <w:ins w:id="9064" w:author="Editor" w:date="2026-09-25T09:00:00Z">
        <w:r>
          <w:t xml:space="preserve">college</w:t>
        </w:r>
      </w:ins>
      <w:r>
        <w:t xml:space="preserve"> and before I could notice</w:t>
      </w:r>
      <w:ins w:id="9065" w:author="Editor" w:date="2026-09-25T09:00:00Z">
        <w:r>
          <w:t xml:space="preserve">,</w:t>
        </w:r>
      </w:ins>
      <w:r>
        <w:t xml:space="preserve"> a month</w:t>
      </w:r>
      <w:ins w:id="9066" w:author="Editor" w:date="2026-09-25T09:00:00Z">
        <w:r>
          <w:t xml:space="preserve"> had</w:t>
        </w:r>
      </w:ins>
      <w:r>
        <w:t xml:space="preserve"> passed by. I was anxious and desperate to find answers but didn’t have any means to get to </w:t>
      </w:r>
      <w:del w:id="9067" w:author="Editor" w:date="2026-09-25T09:00:00Z">
        <w:r>
          <w:delText xml:space="preserve">it</w:delText>
        </w:r>
      </w:del>
      <w:ins w:id="9068" w:author="Editor" w:date="2026-09-25T09:00:00Z">
        <w:r>
          <w:t xml:space="preserve">them</w:t>
        </w:r>
      </w:ins>
      <w:r>
        <w:t xml:space="preserve">. I started doing some odd jobs after college hours and was earning enough money to rent a place.”</w:t>
      </w:r>
      <w:commentRangeEnd w:id="260"/>
      <w:r>
        <w:commentReference w:id="260"/>
      </w:r>
    </w:p>
    <w:p w14:paraId="28A3F766" w14:textId="77777777" w:rsidR="009D44BD" w:rsidRPr="009D44BD" w:rsidRDefault="009D44BD" w:rsidP="009D44BD">
      <w:commentRangeStart w:id="261"/>
      <w:r>
        <w:t xml:space="preserve">Sanchez</w:t>
      </w:r>
      <w:del w:id="9069" w:author="Editor" w:date="2026-09-25T09:00:00Z">
        <w:r>
          <w:delText xml:space="preserve"> reclaimed her mind from some diverting emotions,</w:delText>
        </w:r>
      </w:del>
      <w:r>
        <w:t xml:space="preserve"> pondered for a moment and </w:t>
      </w:r>
      <w:del w:id="9070" w:author="Editor" w:date="2026-09-25T09:00:00Z">
        <w:r>
          <w:delText xml:space="preserve">reflected</w:delText>
        </w:r>
      </w:del>
      <w:ins w:id="9071" w:author="Editor" w:date="2026-09-25T09:00:00Z">
        <w:r>
          <w:t xml:space="preserve">narrated</w:t>
        </w:r>
      </w:ins>
      <w:r>
        <w:t xml:space="preserve"> in an undertone </w:t>
      </w:r>
      <w:del w:id="9072" w:author="Editor" w:date="2026-09-25T09:00:00Z">
        <w:r>
          <w:delText xml:space="preserve">voice </w:delText>
        </w:r>
      </w:del>
      <w:r>
        <w:t xml:space="preserve">the details </w:t>
      </w:r>
      <w:del w:id="9073" w:author="Editor" w:date="2026-09-25T09:00:00Z">
        <w:r>
          <w:delText xml:space="preserve">about</w:delText>
        </w:r>
      </w:del>
      <w:ins w:id="9074" w:author="Editor" w:date="2026-09-25T09:00:00Z">
        <w:r>
          <w:t xml:space="preserve">of</w:t>
        </w:r>
      </w:ins>
      <w:r>
        <w:t xml:space="preserve"> her stay in Ayr. She told him how she </w:t>
      </w:r>
      <w:ins w:id="9075" w:author="Editor" w:date="2026-09-25T09:00:00Z">
        <w:r>
          <w:t xml:space="preserve">had </w:t>
        </w:r>
      </w:ins>
      <w:r>
        <w:t xml:space="preserve">started working for TransPacific, her quest </w:t>
      </w:r>
      <w:del w:id="9076" w:author="Editor" w:date="2026-09-25T09:00:00Z">
        <w:r>
          <w:delText xml:space="preserve">in finding</w:delText>
        </w:r>
      </w:del>
      <w:ins w:id="9077" w:author="Editor" w:date="2026-09-25T09:00:00Z">
        <w:r>
          <w:t xml:space="preserve">to find</w:t>
        </w:r>
      </w:ins>
      <w:r>
        <w:t xml:space="preserve"> John </w:t>
      </w:r>
      <w:del w:id="9078" w:author="Editor" w:date="2026-09-25T09:00:00Z">
        <w:r>
          <w:delText xml:space="preserve">Paterson</w:delText>
        </w:r>
      </w:del>
      <w:ins w:id="9079" w:author="Editor" w:date="2026-09-25T09:00:00Z">
        <w:r>
          <w:t xml:space="preserve">Patterson</w:t>
        </w:r>
      </w:ins>
      <w:r>
        <w:t xml:space="preserve"> and her interaction with Bradley. She told him how she found </w:t>
      </w:r>
      <w:ins w:id="9080" w:author="Editor" w:date="2026-09-25T09:00:00Z">
        <w:r>
          <w:t xml:space="preserve">out </w:t>
        </w:r>
      </w:ins>
      <w:r>
        <w:t xml:space="preserve">about him and how she managed to get the map.</w:t>
      </w:r>
      <w:commentRangeEnd w:id="261"/>
      <w:r>
        <w:commentReference w:id="261"/>
      </w:r>
    </w:p>
    <w:p w14:paraId="3556C000" w14:textId="77777777" w:rsidR="009D44BD" w:rsidRPr="009D44BD" w:rsidRDefault="009D44BD" w:rsidP="009D44BD">
      <w:r>
        <w:t xml:space="preserve">Benedikt was listening with great interest</w:t>
      </w:r>
      <w:del w:id="9081" w:author="Editor" w:date="2026-09-25T09:00:00Z">
        <w:r>
          <w:delText xml:space="preserve">. He absorbed every bit of what she narrated without voicing any opinion</w:delText>
        </w:r>
      </w:del>
      <w:r>
        <w:t xml:space="preserve">. Giving away the entire story was never her plan. She </w:t>
      </w:r>
      <w:ins w:id="9082" w:author="Editor" w:date="2026-09-25T09:00:00Z">
        <w:r>
          <w:t xml:space="preserve">had </w:t>
        </w:r>
      </w:ins>
      <w:r>
        <w:t xml:space="preserve">started off </w:t>
      </w:r>
      <w:del w:id="9083" w:author="Editor" w:date="2026-09-25T09:00:00Z">
        <w:r>
          <w:delText xml:space="preserve">with the presumption</w:delText>
        </w:r>
      </w:del>
      <w:ins w:id="9084" w:author="Editor" w:date="2026-09-25T09:00:00Z">
        <w:r>
          <w:t xml:space="preserve">intending</w:t>
        </w:r>
      </w:ins>
      <w:r>
        <w:t xml:space="preserve"> to mention only the absolute essentials, but her heart was in complete control of her mind as she barely held </w:t>
      </w:r>
      <w:del w:id="9085" w:author="Editor" w:date="2026-09-25T09:00:00Z">
        <w:r>
          <w:delText xml:space="preserve">away from</w:delText>
        </w:r>
      </w:del>
      <w:ins w:id="9086" w:author="Editor" w:date="2026-09-25T09:00:00Z">
        <w:r>
          <w:t xml:space="preserve">back</w:t>
        </w:r>
      </w:ins>
      <w:r>
        <w:t xml:space="preserve"> any secrets.</w:t>
      </w:r>
    </w:p>
    <w:p w14:paraId="5C107F76" w14:textId="77777777" w:rsidR="009D44BD" w:rsidRPr="009D44BD" w:rsidRDefault="009D44BD" w:rsidP="009D44BD">
      <w:r>
        <w:t xml:space="preserve">It was a long conversation. It took Sanchez</w:t>
      </w:r>
      <w:ins w:id="9087" w:author="Editor" w:date="2026-09-25T09:00:00Z">
        <w:r>
          <w:t xml:space="preserve"> a</w:t>
        </w:r>
      </w:ins>
      <w:r>
        <w:t xml:space="preserve"> good twenty more minutes after lunch to conclude her part. Her eyes were moist, but inexplicably she appeared liberated and exultant.</w:t>
      </w:r>
    </w:p>
    <w:p w14:paraId="7FF6CC4C" w14:textId="77777777" w:rsidR="009D44BD" w:rsidRPr="009D44BD" w:rsidRDefault="009D44BD" w:rsidP="009D44BD">
      <w:commentRangeStart w:id="262"/>
      <w:r>
        <w:t xml:space="preserve">Benedikt was still quiet. He slowly </w:t>
      </w:r>
      <w:del w:id="9088" w:author="Editor" w:date="2026-09-25T09:00:00Z">
        <w:r>
          <w:delText xml:space="preserve">crawled his hands</w:delText>
        </w:r>
      </w:del>
      <w:ins w:id="9089" w:author="Editor" w:date="2026-09-25T09:00:00Z">
        <w:r>
          <w:t xml:space="preserve">moved his hand</w:t>
        </w:r>
      </w:ins>
      <w:r>
        <w:t xml:space="preserve"> towards her</w:t>
      </w:r>
      <w:del w:id="9090" w:author="Editor" w:date="2026-09-25T09:00:00Z">
        <w:r>
          <w:delText xml:space="preserve"> direction</w:delText>
        </w:r>
      </w:del>
      <w:r>
        <w:t xml:space="preserve"> and held her hand softly. Sanchez</w:t>
      </w:r>
      <w:del w:id="9091" w:author="Editor (Typography)" w:date="2026-09-25T09:00:00Z">
        <w:r>
          <w:delText xml:space="preserve">'</w:delText>
        </w:r>
      </w:del>
      <w:ins w:id="9092" w:author="Editor (Typography)" w:date="2026-09-25T09:00:00Z">
        <w:r>
          <w:t xml:space="preserve">’</w:t>
        </w:r>
      </w:ins>
      <w:r>
        <w:t xml:space="preserve">s heart missed many beats. She </w:t>
      </w:r>
      <w:del w:id="9093" w:author="Editor" w:date="2026-09-25T09:00:00Z">
        <w:r>
          <w:delText xml:space="preserve">experienced</w:delText>
        </w:r>
      </w:del>
      <w:ins w:id="9094" w:author="Editor" w:date="2026-09-25T09:00:00Z">
        <w:r>
          <w:t xml:space="preserve">felt</w:t>
        </w:r>
      </w:ins>
      <w:r>
        <w:t xml:space="preserve"> the same rush and </w:t>
      </w:r>
      <w:del w:id="9095" w:author="Editor" w:date="2026-09-25T09:00:00Z">
        <w:r>
          <w:delText xml:space="preserve">the </w:delText>
        </w:r>
      </w:del>
      <w:del w:id="9096" w:author="Editor (Spelling)" w:date="2026-09-25T09:00:00Z">
        <w:r>
          <w:delText xml:space="preserve">fervor</w:delText>
        </w:r>
      </w:del>
      <w:ins w:id="9097" w:author="Editor (Spelling)" w:date="2026-09-25T09:00:00Z">
        <w:r>
          <w:t xml:space="preserve">fervour</w:t>
        </w:r>
      </w:ins>
      <w:del w:id="9098" w:author="Editor" w:date="2026-09-25T09:00:00Z">
        <w:r>
          <w:delText xml:space="preserve">, which</w:delText>
        </w:r>
      </w:del>
      <w:r>
        <w:t xml:space="preserve"> she had experienced with him not too long ago. She tried hard to </w:t>
      </w:r>
      <w:del w:id="9099" w:author="Editor" w:date="2026-09-25T09:00:00Z">
        <w:r>
          <w:delText xml:space="preserve">oppress her avidity</w:delText>
        </w:r>
      </w:del>
      <w:ins w:id="9100" w:author="Editor" w:date="2026-09-25T09:00:00Z">
        <w:r>
          <w:t xml:space="preserve">control her longing</w:t>
        </w:r>
      </w:ins>
      <w:r>
        <w:t xml:space="preserve"> but failed miserably</w:t>
      </w:r>
      <w:del w:id="9101" w:author="Editor" w:date="2026-09-25T09:00:00Z">
        <w:r>
          <w:delText xml:space="preserve"> as she squirmed vulnerably. Her desolate state</w:delText>
        </w:r>
      </w:del>
      <w:ins w:id="9102" w:author="Editor" w:date="2026-09-25T09:00:00Z">
        <w:r>
          <w:t xml:space="preserve">. She</w:t>
        </w:r>
      </w:ins>
      <w:r>
        <w:t xml:space="preserve"> was further rattled by the soft </w:t>
      </w:r>
      <w:del w:id="9103" w:author="Editor (Spelling)" w:date="2026-09-25T09:00:00Z">
        <w:r>
          <w:delText xml:space="preserve">mesmerizing</w:delText>
        </w:r>
      </w:del>
      <w:ins w:id="9104" w:author="Editor (Spelling)" w:date="2026-09-25T09:00:00Z">
        <w:r>
          <w:t xml:space="preserve">mesmerising</w:t>
        </w:r>
      </w:ins>
      <w:r>
        <w:t xml:space="preserve"> voice of Benedikt, “I am sorry you had to go through such </w:t>
      </w:r>
      <w:ins w:id="9105" w:author="Editor" w:date="2026-09-25T09:00:00Z">
        <w:r>
          <w:t xml:space="preserve">an </w:t>
        </w:r>
      </w:ins>
      <w:r>
        <w:t xml:space="preserve">ordeal. I will do whatever it takes to find your father.”</w:t>
      </w:r>
      <w:commentRangeEnd w:id="262"/>
      <w:r>
        <w:commentReference w:id="262"/>
      </w:r>
    </w:p>
    <w:p w14:paraId="3A08782B" w14:textId="77777777" w:rsidR="009D44BD" w:rsidRPr="009D44BD" w:rsidRDefault="009D44BD" w:rsidP="009D44BD">
      <w:r>
        <w:t xml:space="preserve">Sanchez </w:t>
      </w:r>
      <w:del w:id="9106" w:author="Editor" w:date="2026-09-25T09:00:00Z">
        <w:r>
          <w:delText xml:space="preserve">saw</w:delText>
        </w:r>
      </w:del>
      <w:ins w:id="9107" w:author="Editor" w:date="2026-09-25T09:00:00Z">
        <w:r>
          <w:t xml:space="preserve">heard</w:t>
        </w:r>
      </w:ins>
      <w:r>
        <w:t xml:space="preserve"> the grit in his voice. And at that moment, she knew he meant every word he spoke. How she</w:t>
      </w:r>
      <w:ins w:id="9108" w:author="Editor" w:date="2026-09-25T09:00:00Z">
        <w:r>
          <w:t xml:space="preserve"> had</w:t>
        </w:r>
      </w:ins>
      <w:r>
        <w:t xml:space="preserve"> wished all this while to find someone who could drive all her problems away. She desired to crash into his arms and let him sweep her away to a faraway land</w:t>
      </w:r>
      <w:del w:id="9109" w:author="Editor" w:date="2026-09-25T09:00:00Z">
        <w:r>
          <w:delText xml:space="preserve"> and miraculously dissolve all her sufferings</w:delText>
        </w:r>
      </w:del>
      <w:r>
        <w:t xml:space="preserve">. This time she wanted to live all over again, but for </w:t>
      </w:r>
      <w:del w:id="9110" w:author="Editor" w:date="2026-09-25T09:00:00Z">
        <w:r>
          <w:delText xml:space="preserve">her</w:delText>
        </w:r>
      </w:del>
      <w:ins w:id="9111" w:author="Editor" w:date="2026-09-25T09:00:00Z">
        <w:r>
          <w:t xml:space="preserve">herself</w:t>
        </w:r>
      </w:ins>
      <w:r>
        <w:t xml:space="preserve">. She was floating away</w:t>
      </w:r>
      <w:del w:id="9112" w:author="Editor" w:date="2026-09-25T09:00:00Z">
        <w:r>
          <w:delText xml:space="preserve">, hallucinated and delirious</w:delText>
        </w:r>
      </w:del>
      <w:r>
        <w:t xml:space="preserve">, gently dissolving in his aura.</w:t>
      </w:r>
    </w:p>
    <w:p w14:paraId="71F6ED7F" w14:textId="77777777" w:rsidR="009D44BD" w:rsidRPr="009D44BD" w:rsidRDefault="009D44BD" w:rsidP="009D44BD">
      <w:r>
        <w:t xml:space="preserve">“I have decided. I will put you on a flight home tomorrow and I will come and meet you once I resolve your father’s mystery.” Those words from Benedikt shook her existence. She came crashing down from that euphoric state</w:t>
      </w:r>
      <w:del w:id="9113" w:author="Editor" w:date="2026-09-25T09:00:00Z">
        <w:r>
          <w:delText xml:space="preserve"> to a melancholy being</w:delText>
        </w:r>
      </w:del>
      <w:r>
        <w:t xml:space="preserve">.</w:t>
      </w:r>
    </w:p>
    <w:p w14:paraId="29022636" w14:textId="77777777" w:rsidR="009D44BD" w:rsidRPr="009D44BD" w:rsidRDefault="009D44BD" w:rsidP="009D44BD">
      <w:r>
        <w:t xml:space="preserve">Sanchez slipped her hand away from him</w:t>
      </w:r>
      <w:del w:id="9114" w:author="Editor" w:date="2026-09-25T09:00:00Z">
        <w:r>
          <w:delText xml:space="preserve"> in urgency</w:delText>
        </w:r>
      </w:del>
      <w:r>
        <w:t xml:space="preserve">. She was flustered and couldn’t believe what she</w:t>
      </w:r>
      <w:ins w:id="9115" w:author="Editor" w:date="2026-09-25T09:00:00Z">
        <w:r>
          <w:t xml:space="preserve"> had</w:t>
        </w:r>
      </w:ins>
      <w:r>
        <w:t xml:space="preserve"> heard. She cursed herself for getting carried away. She was incensed and </w:t>
      </w:r>
      <w:del w:id="9116" w:author="Editor" w:date="2026-09-25T09:00:00Z">
        <w:r>
          <w:delText xml:space="preserve">with angst in her heart she </w:delText>
        </w:r>
      </w:del>
      <w:r>
        <w:t xml:space="preserve">bellowed</w:t>
      </w:r>
      <w:del w:id="9117" w:author="Editor" w:date="2026-09-25T09:00:00Z">
        <w:r>
          <w:delText xml:space="preserve"> with an orotund voice</w:delText>
        </w:r>
      </w:del>
      <w:r>
        <w:t xml:space="preserve">, “This is my battle and I cannot let anyone else fight it for me.”</w:t>
      </w:r>
    </w:p>
    <w:p w14:paraId="5280AFDF" w14:textId="77777777" w:rsidR="009D44BD" w:rsidRPr="009D44BD" w:rsidRDefault="009D44BD" w:rsidP="009D44BD">
      <w:r>
        <w:t xml:space="preserve">Her statement </w:t>
      </w:r>
      <w:del w:id="9118" w:author="Editor" w:date="2026-09-25T09:00:00Z">
        <w:r>
          <w:delText xml:space="preserve">made</w:delText>
        </w:r>
      </w:del>
      <w:ins w:id="9119" w:author="Editor" w:date="2026-09-25T09:00:00Z">
        <w:r>
          <w:t xml:space="preserve">irritated</w:t>
        </w:r>
      </w:ins>
      <w:r>
        <w:t xml:space="preserve"> Benedikt</w:t>
      </w:r>
      <w:del w:id="9120" w:author="Editor" w:date="2026-09-25T09:00:00Z">
        <w:r>
          <w:delText xml:space="preserve"> irritated</w:delText>
        </w:r>
      </w:del>
      <w:ins w:id="9121" w:author="Editor" w:date="2026-09-25T09:00:00Z">
        <w:r>
          <w:t xml:space="preserve">,</w:t>
        </w:r>
      </w:ins>
      <w:r>
        <w:t xml:space="preserve"> and his tone reflected his frustration. “You know nothing about these people. I know them well. </w:t>
      </w:r>
      <w:del w:id="9122" w:author="Editor" w:date="2026-09-25T09:00:00Z">
        <w:r>
          <w:delText xml:space="preserve">Knowingly, </w:delText>
        </w:r>
      </w:del>
      <w:r>
        <w:t xml:space="preserve">I can’t</w:t>
      </w:r>
      <w:ins w:id="9123" w:author="Editor" w:date="2026-09-25T09:00:00Z">
        <w:r>
          <w:t xml:space="preserve"> knowingly</w:t>
        </w:r>
      </w:ins>
      <w:r>
        <w:t xml:space="preserve"> put you in any more trouble.”</w:t>
      </w:r>
    </w:p>
    <w:p w14:paraId="2DE7D814" w14:textId="77777777" w:rsidR="009D44BD" w:rsidRPr="009D44BD" w:rsidRDefault="009D44BD" w:rsidP="009D44BD">
      <w:commentRangeStart w:id="263"/>
      <w:r>
        <w:t xml:space="preserve">Sanchez was fuming with anger and she didn’t hold back</w:t>
      </w:r>
      <w:del w:id="9124" w:author="Editor" w:date="2026-09-25T09:00:00Z">
        <w:r>
          <w:delText xml:space="preserve"> as she blurted pompously,</w:delText>
        </w:r>
      </w:del>
      <w:ins w:id="9125" w:author="Editor" w:date="2026-09-25T09:00:00Z">
        <w:r>
          <w:t xml:space="preserve">.</w:t>
        </w:r>
      </w:ins>
      <w:r>
        <w:t xml:space="preserve"> “Who are you to decide what I should do?” She </w:t>
      </w:r>
      <w:del w:id="9126" w:author="Editor" w:date="2026-09-25T09:00:00Z">
        <w:r>
          <w:delText xml:space="preserve">leaped forward to grab</w:delText>
        </w:r>
      </w:del>
      <w:ins w:id="9127" w:author="Editor" w:date="2026-09-25T09:00:00Z">
        <w:r>
          <w:t xml:space="preserve">reached for</w:t>
        </w:r>
      </w:ins>
      <w:r>
        <w:t xml:space="preserve"> her sticks, and before Benedikt could react</w:t>
      </w:r>
      <w:ins w:id="9128" w:author="Editor" w:date="2026-09-25T09:00:00Z">
        <w:r>
          <w:t xml:space="preserve">,</w:t>
        </w:r>
      </w:ins>
      <w:r>
        <w:t xml:space="preserve"> she was limping her way out of the restaurant.</w:t>
      </w:r>
      <w:commentRangeEnd w:id="263"/>
      <w:r>
        <w:commentReference w:id="263"/>
      </w:r>
    </w:p>
    <w:p w14:paraId="3259377B" w14:textId="77777777" w:rsidR="009D44BD" w:rsidRPr="009D44BD" w:rsidRDefault="009D44BD" w:rsidP="009D44BD">
      <w:r>
        <w:t xml:space="preserve">Benedikt dashed </w:t>
      </w:r>
      <w:del w:id="9129" w:author="Editor" w:date="2026-09-25T09:00:00Z">
        <w:r>
          <w:delText xml:space="preserve">behind</w:delText>
        </w:r>
      </w:del>
      <w:ins w:id="9130" w:author="Editor" w:date="2026-09-25T09:00:00Z">
        <w:r>
          <w:t xml:space="preserve">after</w:t>
        </w:r>
      </w:ins>
      <w:r>
        <w:t xml:space="preserve"> her, held her by </w:t>
      </w:r>
      <w:del w:id="9131" w:author="Editor" w:date="2026-09-25T09:00:00Z">
        <w:r>
          <w:delText xml:space="preserve">her</w:delText>
        </w:r>
      </w:del>
      <w:ins w:id="9132" w:author="Editor" w:date="2026-09-25T09:00:00Z">
        <w:r>
          <w:t xml:space="preserve">the</w:t>
        </w:r>
      </w:ins>
      <w:r>
        <w:t xml:space="preserve"> arms and shouted</w:t>
      </w:r>
      <w:del w:id="9133" w:author="Editor" w:date="2026-09-25T09:00:00Z">
        <w:r>
          <w:delText xml:space="preserve"> with rage</w:delText>
        </w:r>
      </w:del>
      <w:r>
        <w:t xml:space="preserve">, “Are you out of your mind? You are nothing but a stubborn </w:t>
      </w:r>
      <w:del w:id="9134" w:author="Editor" w:date="2026-09-25T09:00:00Z">
        <w:r>
          <w:delText xml:space="preserve">gunk</w:delText>
        </w:r>
      </w:del>
      <w:ins w:id="9135" w:author="Editor" w:date="2026-09-25T09:00:00Z">
        <w:r>
          <w:t xml:space="preserve">fool</w:t>
        </w:r>
      </w:ins>
      <w:r>
        <w:t xml:space="preserve">.”</w:t>
      </w:r>
    </w:p>
    <w:p w14:paraId="23B236B6" w14:textId="645F9DD8" w:rsidR="009D44BD" w:rsidRPr="009D44BD" w:rsidRDefault="009D44BD" w:rsidP="009D44BD">
      <w:r>
        <w:t xml:space="preserve">Sanchez couldn’t believe what she </w:t>
      </w:r>
      <w:ins w:id="9136" w:author="Editor" w:date="2026-09-25T09:00:00Z">
        <w:r>
          <w:t xml:space="preserve">had </w:t>
        </w:r>
      </w:ins>
      <w:r>
        <w:t xml:space="preserve">heard</w:t>
      </w:r>
      <w:del w:id="9137" w:author="Editor" w:date="2026-09-25T09:00:00Z">
        <w:r>
          <w:delText xml:space="preserve">, and she responded in an equally shrieked tone,</w:delText>
        </w:r>
      </w:del>
      <w:ins w:id="9138" w:author="Editor" w:date="2026-09-25T09:00:00Z">
        <w:r>
          <w:t xml:space="preserve">.</w:t>
        </w:r>
      </w:ins>
      <w:r>
        <w:t xml:space="preserve"> “How dare you?”</w:t>
      </w:r>
    </w:p>
    <w:p w14:paraId="06E9B378" w14:textId="77777777" w:rsidR="009D44BD" w:rsidRPr="009D44BD" w:rsidRDefault="009D44BD" w:rsidP="009D44BD">
      <w:del w:id="9139" w:author="Editor" w:date="2026-09-25T09:00:00Z">
        <w:r>
          <w:delText xml:space="preserve">Sanchez</w:delText>
        </w:r>
      </w:del>
      <w:ins w:id="9140" w:author="Editor" w:date="2026-09-25T09:00:00Z">
        <w:r>
          <w:t xml:space="preserve">Sanchez’s</w:t>
        </w:r>
      </w:ins>
      <w:r>
        <w:t xml:space="preserve"> anger was beyond comprehension. Benedikt could see her fuming</w:t>
      </w:r>
      <w:del w:id="9141" w:author="Editor" w:date="2026-09-25T09:00:00Z">
        <w:r>
          <w:delText xml:space="preserve"> with dander</w:delText>
        </w:r>
      </w:del>
      <w:ins w:id="9142" w:author="Editor" w:date="2026-09-25T09:00:00Z">
        <w:r>
          <w:t xml:space="preserve">,</w:t>
        </w:r>
      </w:ins>
      <w:r>
        <w:t xml:space="preserve"> and he regretted his conduct. He changed his stance and </w:t>
      </w:r>
      <w:del w:id="9143" w:author="Editor" w:date="2026-09-25T09:00:00Z">
        <w:r>
          <w:delText xml:space="preserve">with a </w:delText>
        </w:r>
      </w:del>
      <w:r>
        <w:t xml:space="preserve">lowered </w:t>
      </w:r>
      <w:ins w:id="9144" w:author="Editor" w:date="2026-09-25T09:00:00Z">
        <w:r>
          <w:t xml:space="preserve">his </w:t>
        </w:r>
      </w:ins>
      <w:r>
        <w:t xml:space="preserve">tone</w:t>
      </w:r>
      <w:del w:id="9145" w:author="Editor" w:date="2026-09-25T09:00:00Z">
        <w:r>
          <w:delText xml:space="preserve"> declared,</w:delText>
        </w:r>
      </w:del>
      <w:ins w:id="9146" w:author="Editor" w:date="2026-09-25T09:00:00Z">
        <w:r>
          <w:t xml:space="preserve">.</w:t>
        </w:r>
      </w:ins>
      <w:r>
        <w:t xml:space="preserve"> “Alright</w:t>
      </w:r>
      <w:ins w:id="9147" w:author="Editor" w:date="2026-09-25T09:00:00Z">
        <w:r>
          <w:t xml:space="preserve">,</w:t>
        </w:r>
      </w:ins>
      <w:r>
        <w:t xml:space="preserve"> I am sorry. I shouldn’t have shouted at you. Can we go back to the hotel and talk?”</w:t>
      </w:r>
    </w:p>
    <w:p w14:paraId="7EFF0B96" w14:textId="17B1301B" w:rsidR="007140C0" w:rsidRPr="009D44BD" w:rsidRDefault="009D44BD" w:rsidP="00DD5C18">
      <w:r>
        <w:t xml:space="preserve">Sanchez’s resentment was uncontrollable, and she stormed forward without uttering </w:t>
      </w:r>
      <w:del w:id="9148" w:author="Editor" w:date="2026-09-25T09:00:00Z">
        <w:r>
          <w:delText xml:space="preserve">any words</w:delText>
        </w:r>
      </w:del>
      <w:ins w:id="9149" w:author="Editor" w:date="2026-09-25T09:00:00Z">
        <w:r>
          <w:t xml:space="preserve">a word</w:t>
        </w:r>
      </w:ins>
      <w:r>
        <w:t xml:space="preserve">. He saw her turning towards the hotel. A strong pang of sadness </w:t>
      </w:r>
      <w:del w:id="9150" w:author="Editor" w:date="2026-09-25T09:00:00Z">
        <w:r>
          <w:delText xml:space="preserve">loomed</w:delText>
        </w:r>
      </w:del>
      <w:ins w:id="9151" w:author="Editor" w:date="2026-09-25T09:00:00Z">
        <w:r>
          <w:t xml:space="preserve">filled</w:t>
        </w:r>
      </w:ins>
      <w:r>
        <w:t xml:space="preserve"> his mind. He knew she had gone through a lot and he had to be more considerate and </w:t>
      </w:r>
      <w:del w:id="9152" w:author="Editor" w:date="2026-09-25T09:00:00Z">
        <w:r>
          <w:delText xml:space="preserve">emphatic</w:delText>
        </w:r>
      </w:del>
      <w:ins w:id="9153" w:author="Editor" w:date="2026-09-25T09:00:00Z">
        <w:r>
          <w:t xml:space="preserve">empathetic</w:t>
        </w:r>
      </w:ins>
      <w:r>
        <w:t xml:space="preserve">, provided he </w:t>
      </w:r>
      <w:del w:id="9154" w:author="Editor" w:date="2026-09-25T09:00:00Z">
        <w:r>
          <w:delText xml:space="preserve">gets</w:delText>
        </w:r>
      </w:del>
      <w:ins w:id="9155" w:author="Editor" w:date="2026-09-25T09:00:00Z">
        <w:r>
          <w:t xml:space="preserve">got</w:t>
        </w:r>
      </w:ins>
      <w:r>
        <w:t xml:space="preserve"> another chance.   </w:t>
      </w:r>
      <w:r>
        <w:rPr>
          <w:b/>
        </w:rPr>
        <w:br w:type="page"/>
      </w:r>
    </w:p>
    <w:p w14:paraId="2C9F8ECC" w14:textId="77777777" w:rsidR="00765EDF" w:rsidRPr="005169B1" w:rsidRDefault="00765EDF" w:rsidP="00F56514">
      <w:pPr>
        <w:outlineLvl w:val="0"/>
        <w:rPr>
          <w:b/>
        </w:rPr>
      </w:pPr>
      <w:r>
        <w:rPr>
          <w:b/>
        </w:rPr>
        <w:lastRenderedPageBreak/>
        <w:t>Chapter 51</w:t>
      </w:r>
    </w:p>
    <w:p w14:paraId="303DF83F" w14:textId="77777777" w:rsidR="00765EDF" w:rsidRPr="005169B1" w:rsidRDefault="00765EDF" w:rsidP="00765EDF">
      <w:pPr>
        <w:rPr>
          <w:b/>
        </w:rPr>
      </w:pPr>
      <w:r>
        <w:rPr>
          <w:b/>
        </w:rPr>
        <w:t>3:30 PM 19th April 2014, Tallinn, Estonia</w:t>
      </w:r>
    </w:p>
    <w:p w14:paraId="6E2FA66E" w14:textId="5030A3F2" w:rsidR="00324207" w:rsidRDefault="00324207" w:rsidP="00324207">
      <w:commentRangeStart w:id="264"/>
      <w:r>
        <w:t xml:space="preserve">Benedikt was flipping through the television channels </w:t>
      </w:r>
      <w:del w:id="9156" w:author="Editor" w:date="2026-09-25T09:00:00Z">
        <w:r>
          <w:delText xml:space="preserve">in</w:delText>
        </w:r>
      </w:del>
      <w:ins w:id="9157" w:author="Editor" w:date="2026-09-25T09:00:00Z">
        <w:r>
          <w:t xml:space="preserve">at</w:t>
        </w:r>
      </w:ins>
      <w:r>
        <w:t xml:space="preserve"> random without much interest. His mind was reeling back every scene </w:t>
      </w:r>
      <w:del w:id="9158" w:author="Editor" w:date="2026-09-25T09:00:00Z">
        <w:r>
          <w:delText xml:space="preserve">that happened in</w:delText>
        </w:r>
      </w:del>
      <w:ins w:id="9159" w:author="Editor" w:date="2026-09-25T09:00:00Z">
        <w:r>
          <w:t xml:space="preserve">from</w:t>
        </w:r>
      </w:ins>
      <w:r>
        <w:t xml:space="preserve"> the afternoon. </w:t>
      </w:r>
      <w:del w:id="9160" w:author="Editor" w:date="2026-09-25T09:00:00Z">
        <w:r>
          <w:delText xml:space="preserve">More</w:delText>
        </w:r>
      </w:del>
      <w:ins w:id="9161" w:author="Editor" w:date="2026-09-25T09:00:00Z">
        <w:r>
          <w:t xml:space="preserve">The more</w:t>
        </w:r>
      </w:ins>
      <w:r>
        <w:t xml:space="preserve"> he brooded, </w:t>
      </w:r>
      <w:ins w:id="9162" w:author="Editor" w:date="2026-09-25T09:00:00Z">
        <w:r>
          <w:t xml:space="preserve">the </w:t>
        </w:r>
      </w:ins>
      <w:r>
        <w:t xml:space="preserve">more </w:t>
      </w:r>
      <w:del w:id="9163" w:author="Editor" w:date="2026-09-25T09:00:00Z">
        <w:r>
          <w:delText xml:space="preserve">delirious</w:delText>
        </w:r>
      </w:del>
      <w:ins w:id="9164" w:author="Editor" w:date="2026-09-25T09:00:00Z">
        <w:r>
          <w:t xml:space="preserve">agitated</w:t>
        </w:r>
      </w:ins>
      <w:r>
        <w:t xml:space="preserve"> he became, thinking how he</w:t>
      </w:r>
      <w:ins w:id="9165" w:author="Editor" w:date="2026-09-25T09:00:00Z">
        <w:r>
          <w:t xml:space="preserve"> had</w:t>
        </w:r>
      </w:ins>
      <w:r>
        <w:t xml:space="preserve"> ruined a perfect afternoon because of his </w:t>
      </w:r>
      <w:del w:id="9166" w:author="Editor" w:date="2026-09-25T09:00:00Z">
        <w:r>
          <w:delText xml:space="preserve">pernicious </w:delText>
        </w:r>
      </w:del>
      <w:del w:id="9167" w:author="Editor (Spelling)" w:date="2026-09-25T09:00:00Z">
        <w:r>
          <w:delText xml:space="preserve">behavior</w:delText>
        </w:r>
      </w:del>
      <w:ins w:id="9168" w:author="Editor (Spelling)" w:date="2026-09-25T09:00:00Z">
        <w:r>
          <w:t xml:space="preserve">behaviour</w:t>
        </w:r>
      </w:ins>
      <w:r>
        <w:t xml:space="preserve">. Deep </w:t>
      </w:r>
      <w:del w:id="9169" w:author="Editor" w:date="2026-09-25T09:00:00Z">
        <w:r>
          <w:delText xml:space="preserve">under</w:delText>
        </w:r>
      </w:del>
      <w:ins w:id="9170" w:author="Editor" w:date="2026-09-25T09:00:00Z">
        <w:r>
          <w:t xml:space="preserve">inside</w:t>
        </w:r>
      </w:ins>
      <w:r>
        <w:t xml:space="preserve"> he was convinced he was planning the best for her, </w:t>
      </w:r>
      <w:ins w:id="9171" w:author="Editor" w:date="2026-09-25T09:00:00Z">
        <w:r>
          <w:t xml:space="preserve">if </w:t>
        </w:r>
      </w:ins>
      <w:r>
        <w:t xml:space="preserve">only</w:t>
      </w:r>
      <w:del w:id="9172" w:author="Editor" w:date="2026-09-25T09:00:00Z">
        <w:r>
          <w:delText xml:space="preserve"> if he would have</w:delText>
        </w:r>
      </w:del>
      <w:ins w:id="9173" w:author="Editor" w:date="2026-09-25T09:00:00Z">
        <w:r>
          <w:t xml:space="preserve"> he had</w:t>
        </w:r>
      </w:ins>
      <w:r>
        <w:t xml:space="preserve"> acted in a more sensible manner. His heart urged</w:t>
      </w:r>
      <w:ins w:id="9174" w:author="Editor" w:date="2026-09-25T09:00:00Z">
        <w:r>
          <w:t xml:space="preserve"> him</w:t>
        </w:r>
      </w:ins>
      <w:r>
        <w:t xml:space="preserve"> to mend things, but he knew the best way to deal with the situation was </w:t>
      </w:r>
      <w:del w:id="9175" w:author="Editor" w:date="2026-09-25T09:00:00Z">
        <w:r>
          <w:delText xml:space="preserve">by giving</w:delText>
        </w:r>
      </w:del>
      <w:ins w:id="9176" w:author="Editor" w:date="2026-09-25T09:00:00Z">
        <w:r>
          <w:t xml:space="preserve">to give her</w:t>
        </w:r>
      </w:ins>
      <w:r>
        <w:t xml:space="preserve"> time</w:t>
      </w:r>
      <w:del w:id="9177" w:author="Editor" w:date="2026-09-25T09:00:00Z">
        <w:r>
          <w:delText xml:space="preserve">, but the</w:delText>
        </w:r>
      </w:del>
      <w:ins w:id="9178" w:author="Editor" w:date="2026-09-25T09:00:00Z">
        <w:r>
          <w:t xml:space="preserve">. The</w:t>
        </w:r>
      </w:ins>
      <w:r>
        <w:t xml:space="preserve"> wait wasn</w:t>
      </w:r>
      <w:del w:id="9179" w:author="Editor (Typography)" w:date="2026-09-25T09:00:00Z">
        <w:r>
          <w:delText xml:space="preserve">'</w:delText>
        </w:r>
      </w:del>
      <w:ins w:id="9180" w:author="Editor (Typography)" w:date="2026-09-25T09:00:00Z">
        <w:r>
          <w:t xml:space="preserve">’</w:t>
        </w:r>
      </w:ins>
      <w:r>
        <w:t xml:space="preserve">t easy. 5:00 PM </w:t>
      </w:r>
      <w:del w:id="9181" w:author="Editor" w:date="2026-09-25T09:00:00Z">
        <w:r>
          <w:delText xml:space="preserve">is</w:delText>
        </w:r>
      </w:del>
      <w:ins w:id="9182" w:author="Editor" w:date="2026-09-25T09:00:00Z">
        <w:r>
          <w:t xml:space="preserve">was</w:t>
        </w:r>
      </w:ins>
      <w:r>
        <w:t xml:space="preserve"> the time he </w:t>
      </w:r>
      <w:del w:id="9183" w:author="Editor" w:date="2026-09-25T09:00:00Z">
        <w:r>
          <w:delText xml:space="preserve">mentally</w:delText>
        </w:r>
      </w:del>
      <w:ins w:id="9184" w:author="Editor" w:date="2026-09-25T09:00:00Z">
        <w:r>
          <w:t xml:space="preserve">had</w:t>
        </w:r>
      </w:ins>
      <w:r>
        <w:t xml:space="preserve"> locked </w:t>
      </w:r>
      <w:del w:id="9185" w:author="Editor" w:date="2026-09-25T09:00:00Z">
        <w:r>
          <w:delText xml:space="preserve">on</w:delText>
        </w:r>
      </w:del>
      <w:ins w:id="9186" w:author="Editor" w:date="2026-09-25T09:00:00Z">
        <w:r>
          <w:t xml:space="preserve">in</w:t>
        </w:r>
      </w:ins>
      <w:r>
        <w:t xml:space="preserve"> his mind to go visit Sanchez, and since then </w:t>
      </w:r>
      <w:ins w:id="9187" w:author="Editor" w:date="2026-09-25T09:00:00Z">
        <w:r>
          <w:t xml:space="preserve">he had </w:t>
        </w:r>
      </w:ins>
      <w:r>
        <w:t xml:space="preserve">stared</w:t>
      </w:r>
      <w:ins w:id="9188" w:author="Editor" w:date="2026-09-25T09:00:00Z">
        <w:r>
          <w:t xml:space="preserve"> at</w:t>
        </w:r>
      </w:ins>
      <w:r>
        <w:t xml:space="preserve"> the clock countless times. He still had </w:t>
      </w:r>
      <w:del w:id="9189" w:author="Editor" w:date="2026-09-25T09:00:00Z">
        <w:r>
          <w:delText xml:space="preserve">one</w:delText>
        </w:r>
      </w:del>
      <w:ins w:id="9190" w:author="Editor" w:date="2026-09-25T09:00:00Z">
        <w:r>
          <w:t xml:space="preserve">an</w:t>
        </w:r>
      </w:ins>
      <w:r>
        <w:t xml:space="preserve"> hour</w:t>
      </w:r>
      <w:ins w:id="9191" w:author="Editor" w:date="2026-09-25T09:00:00Z">
        <w:r>
          <w:t xml:space="preserve"> and a half</w:t>
        </w:r>
      </w:ins>
      <w:r>
        <w:t xml:space="preserve"> to kill and had already exhausted all options to </w:t>
      </w:r>
      <w:del w:id="9192" w:author="Editor" w:date="2026-09-25T09:00:00Z">
        <w:r>
          <w:delText xml:space="preserve">go past the hour</w:delText>
        </w:r>
      </w:del>
      <w:ins w:id="9193" w:author="Editor" w:date="2026-09-25T09:00:00Z">
        <w:r>
          <w:t xml:space="preserve">pass the time</w:t>
        </w:r>
      </w:ins>
      <w:r>
        <w:t xml:space="preserve">. In that moment of despair, he </w:t>
      </w:r>
      <w:del w:id="9194" w:author="Editor" w:date="2026-09-25T09:00:00Z">
        <w:r>
          <w:delText xml:space="preserve">scooted out of his quandary​ and leaped</w:delText>
        </w:r>
      </w:del>
      <w:ins w:id="9195" w:author="Editor" w:date="2026-09-25T09:00:00Z">
        <w:r>
          <w:t xml:space="preserve">headed</w:t>
        </w:r>
      </w:ins>
      <w:r>
        <w:t xml:space="preserve"> towards Sanchez’s suite with </w:t>
      </w:r>
      <w:del w:id="9196" w:author="Editor" w:date="2026-09-25T09:00:00Z">
        <w:r>
          <w:delText xml:space="preserve">some </w:delText>
        </w:r>
      </w:del>
      <w:r>
        <w:t xml:space="preserve">renewed purpose.</w:t>
      </w:r>
      <w:commentRangeEnd w:id="264"/>
      <w:r>
        <w:commentReference w:id="264"/>
      </w:r>
    </w:p>
    <w:p w14:paraId="5D31A125" w14:textId="49741783" w:rsidR="00324207" w:rsidRDefault="00324207" w:rsidP="00324207">
      <w:r>
        <w:t xml:space="preserve">With some hesitation he </w:t>
      </w:r>
      <w:del w:id="9197" w:author="Editor" w:date="2026-09-25T09:00:00Z">
        <w:r>
          <w:delText xml:space="preserve">nudged the door, announcing</w:delText>
        </w:r>
      </w:del>
      <w:ins w:id="9198" w:author="Editor" w:date="2026-09-25T09:00:00Z">
        <w:r>
          <w:t xml:space="preserve">announced</w:t>
        </w:r>
      </w:ins>
      <w:r>
        <w:t xml:space="preserve"> his arrival. After a few long anxious knocks, he finally heard her voice, “</w:t>
      </w:r>
      <w:del w:id="9199" w:author="Editor" w:date="2026-09-25T09:00:00Z">
        <w:r>
          <w:delText xml:space="preserve">come</w:delText>
        </w:r>
      </w:del>
      <w:ins w:id="9200" w:author="Editor" w:date="2026-09-25T09:00:00Z">
        <w:r>
          <w:t xml:space="preserve">Come</w:t>
        </w:r>
      </w:ins>
      <w:r>
        <w:t xml:space="preserve"> in.</w:t>
      </w:r>
      <w:del w:id="9201" w:author="Editor (Typography)" w:date="2026-09-25T09:00:00Z">
        <w:r>
          <w:delText xml:space="preserve">"</w:delText>
        </w:r>
      </w:del>
      <w:ins w:id="9202" w:author="Editor (Typography)" w:date="2026-09-25T09:00:00Z">
        <w:r>
          <w:t xml:space="preserve">”</w:t>
        </w:r>
      </w:ins>
    </w:p>
    <w:p w14:paraId="1DA3B2C8" w14:textId="5EEF8ECD" w:rsidR="00324207" w:rsidRDefault="00324207" w:rsidP="00324207">
      <w:r>
        <w:t xml:space="preserve">Sanchez was by the writing desk scribbling something on a notepad with great interest. She stayed focused on her work and </w:t>
      </w:r>
      <w:del w:id="9203" w:author="Editor" w:date="2026-09-25T09:00:00Z">
        <w:r>
          <w:delText xml:space="preserve">made</w:delText>
        </w:r>
      </w:del>
      <w:ins w:id="9204" w:author="Editor" w:date="2026-09-25T09:00:00Z">
        <w:r>
          <w:t xml:space="preserve">treated</w:t>
        </w:r>
      </w:ins>
      <w:r>
        <w:t xml:space="preserve"> his presence</w:t>
      </w:r>
      <w:ins w:id="9205" w:author="Editor" w:date="2026-09-25T09:00:00Z">
        <w:r>
          <w:t xml:space="preserve"> as</w:t>
        </w:r>
      </w:ins>
      <w:r>
        <w:t xml:space="preserve"> non-existent. Benedikt </w:t>
      </w:r>
      <w:del w:id="9206" w:author="Editor" w:date="2026-09-25T09:00:00Z">
        <w:r>
          <w:delText xml:space="preserve">sauntered</w:delText>
        </w:r>
      </w:del>
      <w:ins w:id="9207" w:author="Editor" w:date="2026-09-25T09:00:00Z">
        <w:r>
          <w:t xml:space="preserve">walked</w:t>
        </w:r>
      </w:ins>
      <w:r>
        <w:t xml:space="preserve"> towards her with quiet</w:t>
      </w:r>
      <w:del w:id="9208" w:author="Editor" w:date="2026-09-25T09:00:00Z">
        <w:r>
          <w:delText xml:space="preserve">​</w:delText>
        </w:r>
      </w:del>
      <w:r>
        <w:t xml:space="preserve"> steps and occupied the ottoman next to the sofa. He took a moment to regain his composure and</w:t>
      </w:r>
      <w:del w:id="9209" w:author="Editor" w:date="2026-09-25T09:00:00Z">
        <w:r>
          <w:delText xml:space="preserve"> with utmost care</w:delText>
        </w:r>
      </w:del>
      <w:r>
        <w:t xml:space="preserve"> eased out one word at a time, </w:t>
      </w:r>
      <w:del w:id="9210" w:author="Editor (Typography)" w:date="2026-09-25T09:00:00Z">
        <w:r>
          <w:delText xml:space="preserve">"</w:delText>
        </w:r>
      </w:del>
      <w:ins w:id="9211" w:author="Editor (Typography)" w:date="2026-09-25T09:00:00Z">
        <w:r>
          <w:t xml:space="preserve">“</w:t>
        </w:r>
      </w:ins>
      <w:r>
        <w:t xml:space="preserve">I am so sorry for my </w:t>
      </w:r>
      <w:del w:id="9212" w:author="Editor (Spelling)" w:date="2026-09-25T09:00:00Z">
        <w:r>
          <w:delText xml:space="preserve">behavior</w:delText>
        </w:r>
      </w:del>
      <w:ins w:id="9213" w:author="Editor (Spelling)" w:date="2026-09-25T09:00:00Z">
        <w:r>
          <w:t xml:space="preserve">behaviour</w:t>
        </w:r>
      </w:ins>
      <w:r>
        <w:t xml:space="preserve">. I have no right to decide things on your behalf.</w:t>
      </w:r>
      <w:del w:id="9214" w:author="Editor (Typography)" w:date="2026-09-25T09:00:00Z">
        <w:r>
          <w:delText xml:space="preserve">"</w:delText>
        </w:r>
      </w:del>
      <w:ins w:id="9215" w:author="Editor (Typography)" w:date="2026-09-25T09:00:00Z">
        <w:r>
          <w:t xml:space="preserve">”</w:t>
        </w:r>
      </w:ins>
    </w:p>
    <w:p w14:paraId="4215CDF5" w14:textId="66A7A633" w:rsidR="00324207" w:rsidRDefault="00324207" w:rsidP="00324207">
      <w:r>
        <w:t xml:space="preserve">Sanchez gave him a long gaze. </w:t>
      </w:r>
      <w:del w:id="9216" w:author="Editor" w:date="2026-09-25T09:00:00Z">
        <w:r>
          <w:delText xml:space="preserve">And in</w:delText>
        </w:r>
      </w:del>
      <w:ins w:id="9217" w:author="Editor" w:date="2026-09-25T09:00:00Z">
        <w:r>
          <w:t xml:space="preserve">In</w:t>
        </w:r>
      </w:ins>
      <w:r>
        <w:t xml:space="preserve"> that moment of</w:t>
      </w:r>
      <w:del w:id="9218" w:author="Editor" w:date="2026-09-25T09:00:00Z">
        <w:r>
          <w:delText xml:space="preserve"> supreme</w:delText>
        </w:r>
      </w:del>
      <w:r>
        <w:t xml:space="preserve"> silence, he observed a sense of calmness in </w:t>
      </w:r>
      <w:del w:id="9219" w:author="Editor" w:date="2026-09-25T09:00:00Z">
        <w:r>
          <w:delText xml:space="preserve">the</w:delText>
        </w:r>
      </w:del>
      <w:ins w:id="9220" w:author="Editor" w:date="2026-09-25T09:00:00Z">
        <w:r>
          <w:t xml:space="preserve">her</w:t>
        </w:r>
      </w:ins>
      <w:r>
        <w:t xml:space="preserve"> cerulean</w:t>
      </w:r>
      <w:del w:id="9221" w:author="Editor" w:date="2026-09-25T09:00:00Z">
        <w:r>
          <w:delText xml:space="preserve"> texture of her</w:delText>
        </w:r>
      </w:del>
      <w:r>
        <w:t xml:space="preserve"> eyes. And then her </w:t>
      </w:r>
      <w:del w:id="9222" w:author="Editor" w:date="2026-09-25T09:00:00Z">
        <w:r>
          <w:delText xml:space="preserve">unexpected subtle</w:delText>
        </w:r>
      </w:del>
      <w:ins w:id="9223" w:author="Editor" w:date="2026-09-25T09:00:00Z">
        <w:r>
          <w:t xml:space="preserve">quiet</w:t>
        </w:r>
      </w:ins>
      <w:r>
        <w:t xml:space="preserve"> voice </w:t>
      </w:r>
      <w:del w:id="9224" w:author="Editor" w:date="2026-09-25T09:00:00Z">
        <w:r>
          <w:delText xml:space="preserve">rattled</w:delText>
        </w:r>
      </w:del>
      <w:ins w:id="9225" w:author="Editor" w:date="2026-09-25T09:00:00Z">
        <w:r>
          <w:t xml:space="preserve">broke</w:t>
        </w:r>
      </w:ins>
      <w:r>
        <w:t xml:space="preserve"> his brooding, </w:t>
      </w:r>
      <w:del w:id="9226" w:author="Editor (Typography)" w:date="2026-09-25T09:00:00Z">
        <w:r>
          <w:delText xml:space="preserve">"</w:delText>
        </w:r>
      </w:del>
      <w:ins w:id="9227" w:author="Editor (Typography)" w:date="2026-09-25T09:00:00Z">
        <w:r>
          <w:t xml:space="preserve">“</w:t>
        </w:r>
      </w:ins>
      <w:r>
        <w:t xml:space="preserve">I am sorry too. You need to understand, I can</w:t>
      </w:r>
      <w:del w:id="9228" w:author="Editor (Typography)" w:date="2026-09-25T09:00:00Z">
        <w:r>
          <w:delText xml:space="preserve">'</w:delText>
        </w:r>
      </w:del>
      <w:ins w:id="9229" w:author="Editor (Typography)" w:date="2026-09-25T09:00:00Z">
        <w:r>
          <w:t xml:space="preserve">’</w:t>
        </w:r>
      </w:ins>
      <w:r>
        <w:t xml:space="preserve">t compromise when it concerns </w:t>
      </w:r>
      <w:del w:id="9230" w:author="Editor" w:date="2026-09-25T09:00:00Z">
        <w:r>
          <w:delText xml:space="preserve">dad</w:delText>
        </w:r>
      </w:del>
      <w:ins w:id="9231" w:author="Editor" w:date="2026-09-25T09:00:00Z">
        <w:r>
          <w:t xml:space="preserve">Dad</w:t>
        </w:r>
      </w:ins>
      <w:r>
        <w:t xml:space="preserve">.</w:t>
      </w:r>
      <w:del w:id="9232" w:author="Editor (Typography)" w:date="2026-09-25T09:00:00Z">
        <w:r>
          <w:delText xml:space="preserve">"</w:delText>
        </w:r>
      </w:del>
      <w:ins w:id="9233" w:author="Editor (Typography)" w:date="2026-09-25T09:00:00Z">
        <w:r>
          <w:t xml:space="preserve">”</w:t>
        </w:r>
      </w:ins>
    </w:p>
    <w:p w14:paraId="449E254E" w14:textId="068BC644" w:rsidR="00324207" w:rsidRDefault="00324207" w:rsidP="00324207">
      <w:r>
        <w:t xml:space="preserve">Those words were magical. All his anxieties melted, and with a sense of excitement he </w:t>
      </w:r>
      <w:del w:id="9234" w:author="Editor" w:date="2026-09-25T09:00:00Z">
        <w:r>
          <w:delText xml:space="preserve">chirped</w:delText>
        </w:r>
      </w:del>
      <w:ins w:id="9235" w:author="Editor" w:date="2026-09-25T09:00:00Z">
        <w:r>
          <w:t xml:space="preserve">said</w:t>
        </w:r>
      </w:ins>
      <w:r>
        <w:t xml:space="preserve">, </w:t>
      </w:r>
      <w:del w:id="9236" w:author="Editor (Typography)" w:date="2026-09-25T09:00:00Z">
        <w:r>
          <w:delText xml:space="preserve">"</w:delText>
        </w:r>
      </w:del>
      <w:ins w:id="9237" w:author="Editor (Typography)" w:date="2026-09-25T09:00:00Z">
        <w:r>
          <w:t xml:space="preserve">“</w:t>
        </w:r>
      </w:ins>
      <w:r>
        <w:t xml:space="preserve">I won’t cross the line again. That</w:t>
      </w:r>
      <w:del w:id="9238" w:author="Editor (Typography)" w:date="2026-09-25T09:00:00Z">
        <w:r>
          <w:delText xml:space="preserve">'</w:delText>
        </w:r>
      </w:del>
      <w:ins w:id="9239" w:author="Editor (Typography)" w:date="2026-09-25T09:00:00Z">
        <w:r>
          <w:t xml:space="preserve">’</w:t>
        </w:r>
      </w:ins>
      <w:r>
        <w:t xml:space="preserve">s a promise.</w:t>
      </w:r>
      <w:del w:id="9240" w:author="Editor (Typography)" w:date="2026-09-25T09:00:00Z">
        <w:r>
          <w:delText xml:space="preserve">"</w:delText>
        </w:r>
      </w:del>
      <w:ins w:id="9241" w:author="Editor (Typography)" w:date="2026-09-25T09:00:00Z">
        <w:r>
          <w:t xml:space="preserve">”</w:t>
        </w:r>
      </w:ins>
    </w:p>
    <w:p w14:paraId="565A0379" w14:textId="53BE8573" w:rsidR="00324207" w:rsidRDefault="00324207" w:rsidP="00324207">
      <w:r>
        <w:t xml:space="preserve">Sanchez chose not to respond, and instead </w:t>
      </w:r>
      <w:del w:id="9242" w:author="Editor" w:date="2026-09-25T09:00:00Z">
        <w:r>
          <w:delText xml:space="preserve">passed</w:delText>
        </w:r>
      </w:del>
      <w:ins w:id="9243" w:author="Editor" w:date="2026-09-25T09:00:00Z">
        <w:r>
          <w:t xml:space="preserve">gave</w:t>
        </w:r>
      </w:ins>
      <w:r>
        <w:t xml:space="preserve"> a small smile. For a while, he kept staring at her</w:t>
      </w:r>
      <w:ins w:id="9244" w:author="Editor" w:date="2026-09-25T09:00:00Z">
        <w:r>
          <w:t xml:space="preserve">,</w:t>
        </w:r>
      </w:ins>
      <w:r>
        <w:t xml:space="preserve"> dazed</w:t>
      </w:r>
      <w:del w:id="9245" w:author="Editor" w:date="2026-09-25T09:00:00Z">
        <w:r>
          <w:delText xml:space="preserve"> and disillusioned</w:delText>
        </w:r>
      </w:del>
      <w:r>
        <w:t xml:space="preserve">. He was pulled out of his </w:t>
      </w:r>
      <w:del w:id="9246" w:author="Editor" w:date="2026-09-25T09:00:00Z">
        <w:r>
          <w:delText xml:space="preserve">diminutive state</w:delText>
        </w:r>
      </w:del>
      <w:ins w:id="9247" w:author="Editor" w:date="2026-09-25T09:00:00Z">
        <w:r>
          <w:t xml:space="preserve">reverie</w:t>
        </w:r>
      </w:ins>
      <w:r>
        <w:t xml:space="preserve"> when Sanchez, uncomfortable </w:t>
      </w:r>
      <w:del w:id="9248" w:author="Editor" w:date="2026-09-25T09:00:00Z">
        <w:r>
          <w:delText xml:space="preserve">from</w:delText>
        </w:r>
      </w:del>
      <w:ins w:id="9249" w:author="Editor" w:date="2026-09-25T09:00:00Z">
        <w:r>
          <w:t xml:space="preserve">under</w:t>
        </w:r>
      </w:ins>
      <w:r>
        <w:t xml:space="preserve"> his piercing eyes, took her </w:t>
      </w:r>
      <w:del w:id="9250" w:author="Editor" w:date="2026-09-25T09:00:00Z">
        <w:r>
          <w:delText xml:space="preserve">stare</w:delText>
        </w:r>
      </w:del>
      <w:ins w:id="9251" w:author="Editor" w:date="2026-09-25T09:00:00Z">
        <w:r>
          <w:t xml:space="preserve">gaze</w:t>
        </w:r>
      </w:ins>
      <w:r>
        <w:t xml:space="preserve"> away from him and started to scribble on her notepad again.</w:t>
      </w:r>
    </w:p>
    <w:p w14:paraId="0D301DAD" w14:textId="33562C99" w:rsidR="00324207" w:rsidRDefault="00324207" w:rsidP="00324207">
      <w:r>
        <w:t xml:space="preserve">Benedikt</w:t>
      </w:r>
      <w:ins w:id="9252" w:author="Editor" w:date="2026-09-25T09:00:00Z">
        <w:r>
          <w:t xml:space="preserve">,</w:t>
        </w:r>
      </w:ins>
      <w:r>
        <w:t xml:space="preserve"> embarrassed </w:t>
      </w:r>
      <w:del w:id="9253" w:author="Editor" w:date="2026-09-25T09:00:00Z">
        <w:r>
          <w:delText xml:space="preserve">with</w:delText>
        </w:r>
      </w:del>
      <w:ins w:id="9254" w:author="Editor" w:date="2026-09-25T09:00:00Z">
        <w:r>
          <w:t xml:space="preserve">by</w:t>
        </w:r>
      </w:ins>
      <w:r>
        <w:t xml:space="preserve"> his conduct</w:t>
      </w:r>
      <w:ins w:id="9255" w:author="Editor" w:date="2026-09-25T09:00:00Z">
        <w:r>
          <w:t xml:space="preserve">,</w:t>
        </w:r>
      </w:ins>
      <w:r>
        <w:t xml:space="preserve"> tried to mend the situation</w:t>
      </w:r>
      <w:del w:id="9256" w:author="Editor" w:date="2026-09-25T09:00:00Z">
        <w:r>
          <w:delText xml:space="preserve"> and announced,</w:delText>
        </w:r>
      </w:del>
      <w:ins w:id="9257" w:author="Editor" w:date="2026-09-25T09:00:00Z">
        <w:r>
          <w:t xml:space="preserve">.</w:t>
        </w:r>
      </w:ins>
      <w:r>
        <w:t xml:space="preserve"> </w:t>
      </w:r>
      <w:del w:id="9258" w:author="Editor (Typography)" w:date="2026-09-25T09:00:00Z">
        <w:r>
          <w:delText xml:space="preserve">"</w:delText>
        </w:r>
      </w:del>
      <w:ins w:id="9259" w:author="Editor (Typography)" w:date="2026-09-25T09:00:00Z">
        <w:r>
          <w:t xml:space="preserve">“</w:t>
        </w:r>
      </w:ins>
      <w:r>
        <w:t xml:space="preserve">This time I want to hear you first. Tell me what is on your mind</w:t>
      </w:r>
      <w:del w:id="9260" w:author="Editor" w:date="2026-09-25T09:00:00Z">
        <w:r>
          <w:delText xml:space="preserve">?</w:delText>
        </w:r>
      </w:del>
      <w:ins w:id="9261" w:author="Editor" w:date="2026-09-25T09:00:00Z">
        <w:r>
          <w:t xml:space="preserve">.</w:t>
        </w:r>
      </w:ins>
      <w:del w:id="9262" w:author="Editor (Typography)" w:date="2026-09-25T09:00:00Z">
        <w:r>
          <w:delText xml:space="preserve">"</w:delText>
        </w:r>
      </w:del>
      <w:ins w:id="9263" w:author="Editor (Typography)" w:date="2026-09-25T09:00:00Z">
        <w:r>
          <w:t xml:space="preserve">”</w:t>
        </w:r>
      </w:ins>
    </w:p>
    <w:p w14:paraId="362B312C" w14:textId="6A695AC3" w:rsidR="00324207" w:rsidRDefault="00324207" w:rsidP="00324207">
      <w:del w:id="9264" w:author="Editor (Typography)" w:date="2026-09-25T09:00:00Z">
        <w:r>
          <w:delText xml:space="preserve">"</w:delText>
        </w:r>
      </w:del>
      <w:ins w:id="9265" w:author="Editor (Typography)" w:date="2026-09-25T09:00:00Z">
        <w:r>
          <w:t xml:space="preserve">“</w:t>
        </w:r>
      </w:ins>
      <w:r>
        <w:t xml:space="preserve">I don</w:t>
      </w:r>
      <w:del w:id="9266" w:author="Editor (Typography)" w:date="2026-09-25T09:00:00Z">
        <w:r>
          <w:delText xml:space="preserve">'</w:delText>
        </w:r>
      </w:del>
      <w:ins w:id="9267" w:author="Editor (Typography)" w:date="2026-09-25T09:00:00Z">
        <w:r>
          <w:t xml:space="preserve">’</w:t>
        </w:r>
      </w:ins>
      <w:r>
        <w:t xml:space="preserve">t have a plan. All I know is that I want to be on that ship. I want to take that voyage and find him.</w:t>
      </w:r>
      <w:del w:id="9268" w:author="Editor (Typography)" w:date="2026-09-25T09:00:00Z">
        <w:r>
          <w:delText xml:space="preserve">"</w:delText>
        </w:r>
      </w:del>
      <w:ins w:id="9269" w:author="Editor (Typography)" w:date="2026-09-25T09:00:00Z">
        <w:r>
          <w:t xml:space="preserve">”</w:t>
        </w:r>
      </w:ins>
    </w:p>
    <w:p w14:paraId="4BB1D200" w14:textId="1768B9C3" w:rsidR="00324207" w:rsidRDefault="00324207" w:rsidP="00324207">
      <w:r>
        <w:t xml:space="preserve">Benedikt found her staring </w:t>
      </w:r>
      <w:del w:id="9270" w:author="Editor" w:date="2026-09-25T09:00:00Z">
        <w:r>
          <w:delText xml:space="preserve">in the vacuum</w:delText>
        </w:r>
      </w:del>
      <w:ins w:id="9271" w:author="Editor" w:date="2026-09-25T09:00:00Z">
        <w:r>
          <w:t xml:space="preserve">into space</w:t>
        </w:r>
      </w:ins>
      <w:r>
        <w:t xml:space="preserve">, lost in oblivion. He knew she meant every word she stated, and rightfully it was her battle. He had thought about this before, but now he was certain.</w:t>
      </w:r>
    </w:p>
    <w:p w14:paraId="3B934254" w14:textId="37962F77" w:rsidR="00324207" w:rsidRDefault="00324207" w:rsidP="00324207">
      <w:del w:id="9272" w:author="Editor (Typography)" w:date="2026-09-25T09:00:00Z">
        <w:r>
          <w:delText xml:space="preserve">"</w:delText>
        </w:r>
      </w:del>
      <w:ins w:id="9273" w:author="Editor (Typography)" w:date="2026-09-25T09:00:00Z">
        <w:r>
          <w:t xml:space="preserve">“</w:t>
        </w:r>
      </w:ins>
      <w:r>
        <w:t xml:space="preserve">I have a plan.</w:t>
      </w:r>
      <w:del w:id="9274" w:author="Editor (Typography)" w:date="2026-09-25T09:00:00Z">
        <w:r>
          <w:delText xml:space="preserve">"</w:delText>
        </w:r>
      </w:del>
      <w:ins w:id="9275" w:author="Editor (Typography)" w:date="2026-09-25T09:00:00Z">
        <w:r>
          <w:t xml:space="preserve">”</w:t>
        </w:r>
      </w:ins>
    </w:p>
    <w:p w14:paraId="77EEE41B" w14:textId="134A66CB" w:rsidR="00324207" w:rsidRDefault="00324207" w:rsidP="00324207">
      <w:r>
        <w:t xml:space="preserve">He </w:t>
      </w:r>
      <w:del w:id="9276" w:author="Editor" w:date="2026-09-25T09:00:00Z">
        <w:r>
          <w:delText xml:space="preserve">declared and took a momentary pause</w:delText>
        </w:r>
      </w:del>
      <w:ins w:id="9277" w:author="Editor" w:date="2026-09-25T09:00:00Z">
        <w:r>
          <w:t xml:space="preserve">paused</w:t>
        </w:r>
      </w:ins>
      <w:r>
        <w:t xml:space="preserve"> to observe her reaction. Sanchez</w:t>
      </w:r>
      <w:del w:id="9278" w:author="Editor (Typography)" w:date="2026-09-25T09:00:00Z">
        <w:r>
          <w:delText xml:space="preserve">'</w:delText>
        </w:r>
      </w:del>
      <w:ins w:id="9279" w:author="Editor (Typography)" w:date="2026-09-25T09:00:00Z">
        <w:r>
          <w:t xml:space="preserve">’</w:t>
        </w:r>
      </w:ins>
      <w:r>
        <w:t xml:space="preserve">s</w:t>
      </w:r>
      <w:del w:id="9280" w:author="Editor" w:date="2026-09-25T09:00:00Z">
        <w:r>
          <w:delText xml:space="preserve">​</w:delText>
        </w:r>
      </w:del>
      <w:r>
        <w:t xml:space="preserve"> eyes revealed inquisitiveness, and she brought her attention back to him. Without waiting any further,</w:t>
      </w:r>
      <w:del w:id="9281" w:author="Editor" w:date="2026-09-25T09:00:00Z">
        <w:r>
          <w:delText xml:space="preserve"> with an increased enthusiasm</w:delText>
        </w:r>
      </w:del>
      <w:r>
        <w:t xml:space="preserve"> he continued, </w:t>
      </w:r>
      <w:del w:id="9282" w:author="Editor (Typography)" w:date="2026-09-25T09:00:00Z">
        <w:r>
          <w:delText xml:space="preserve">"</w:delText>
        </w:r>
      </w:del>
      <w:ins w:id="9283" w:author="Editor (Typography)" w:date="2026-09-25T09:00:00Z">
        <w:r>
          <w:t xml:space="preserve">“</w:t>
        </w:r>
      </w:ins>
      <w:r>
        <w:t xml:space="preserve">You will join me as my assistant. If your dad is around, we will find him. But I need a promise. You need to be open and honest with</w:t>
      </w:r>
      <w:del w:id="9284" w:author="Editor" w:date="2026-09-25T09:00:00Z">
        <w:r>
          <w:delText xml:space="preserve">​</w:delText>
        </w:r>
      </w:del>
      <w:r>
        <w:t xml:space="preserve"> me. Don</w:t>
      </w:r>
      <w:del w:id="9285" w:author="Editor (Typography)" w:date="2026-09-25T09:00:00Z">
        <w:r>
          <w:delText xml:space="preserve">'</w:delText>
        </w:r>
      </w:del>
      <w:ins w:id="9286" w:author="Editor (Typography)" w:date="2026-09-25T09:00:00Z">
        <w:r>
          <w:t xml:space="preserve">’</w:t>
        </w:r>
      </w:ins>
      <w:r>
        <w:t xml:space="preserve">t do things without my knowledge</w:t>
      </w:r>
      <w:ins w:id="9287" w:author="Editor" w:date="2026-09-25T09:00:00Z">
        <w:r>
          <w:t xml:space="preserve">,</w:t>
        </w:r>
      </w:ins>
      <w:r>
        <w:t xml:space="preserve"> and I assure you, together we will find your father.</w:t>
      </w:r>
      <w:del w:id="9288" w:author="Editor (Typography)" w:date="2026-09-25T09:00:00Z">
        <w:r>
          <w:delText xml:space="preserve">"</w:delText>
        </w:r>
      </w:del>
      <w:ins w:id="9289" w:author="Editor (Typography)" w:date="2026-09-25T09:00:00Z">
        <w:r>
          <w:t xml:space="preserve">”</w:t>
        </w:r>
      </w:ins>
    </w:p>
    <w:p w14:paraId="1A2884A7" w14:textId="36F0310A" w:rsidR="00324207" w:rsidRDefault="00324207" w:rsidP="00324207">
      <w:r>
        <w:t xml:space="preserve">Before he could </w:t>
      </w:r>
      <w:del w:id="9290" w:author="Editor" w:date="2026-09-25T09:00:00Z">
        <w:r>
          <w:delText xml:space="preserve">descry</w:delText>
        </w:r>
      </w:del>
      <w:ins w:id="9291" w:author="Editor" w:date="2026-09-25T09:00:00Z">
        <w:r>
          <w:t xml:space="preserve">react</w:t>
        </w:r>
      </w:ins>
      <w:r>
        <w:t xml:space="preserve">, Sanchez managed to stand using the table as</w:t>
      </w:r>
      <w:del w:id="9292" w:author="Editor" w:date="2026-09-25T09:00:00Z">
        <w:r>
          <w:delText xml:space="preserve"> a</w:delText>
        </w:r>
      </w:del>
      <w:r>
        <w:t xml:space="preserve"> support and hugged him. </w:t>
      </w:r>
      <w:del w:id="9293" w:author="Editor (Typography)" w:date="2026-09-25T09:00:00Z">
        <w:r>
          <w:delText xml:space="preserve">"</w:delText>
        </w:r>
      </w:del>
      <w:ins w:id="9294" w:author="Editor (Typography)" w:date="2026-09-25T09:00:00Z">
        <w:r>
          <w:t xml:space="preserve">“</w:t>
        </w:r>
      </w:ins>
      <w:r>
        <w:t xml:space="preserve">I can</w:t>
      </w:r>
      <w:del w:id="9295" w:author="Editor (Typography)" w:date="2026-09-25T09:00:00Z">
        <w:r>
          <w:delText xml:space="preserve">'</w:delText>
        </w:r>
      </w:del>
      <w:ins w:id="9296" w:author="Editor (Typography)" w:date="2026-09-25T09:00:00Z">
        <w:r>
          <w:t xml:space="preserve">’</w:t>
        </w:r>
      </w:ins>
      <w:r>
        <w:t xml:space="preserve">t thank you enough. I promise I will do exactly what you want me to do, and I am sorry for my outrageous </w:t>
      </w:r>
      <w:del w:id="9297" w:author="Editor (Spelling)" w:date="2026-09-25T09:00:00Z">
        <w:r>
          <w:delText xml:space="preserve">behavior</w:delText>
        </w:r>
      </w:del>
      <w:ins w:id="9298" w:author="Editor (Spelling)" w:date="2026-09-25T09:00:00Z">
        <w:r>
          <w:t xml:space="preserve">behaviour</w:t>
        </w:r>
      </w:ins>
      <w:r>
        <w:t xml:space="preserve"> in the restaurant.</w:t>
      </w:r>
      <w:del w:id="9299" w:author="Editor (Typography)" w:date="2026-09-25T09:00:00Z">
        <w:r>
          <w:delText xml:space="preserve">"</w:delText>
        </w:r>
      </w:del>
      <w:ins w:id="9300" w:author="Editor (Typography)" w:date="2026-09-25T09:00:00Z">
        <w:r>
          <w:t xml:space="preserve">”</w:t>
        </w:r>
      </w:ins>
    </w:p>
    <w:p w14:paraId="04134BAC" w14:textId="669C45DC" w:rsidR="00324207" w:rsidRDefault="00324207" w:rsidP="00324207">
      <w:commentRangeStart w:id="265"/>
      <w:r>
        <w:t xml:space="preserve">Benedikt was </w:t>
      </w:r>
      <w:del w:id="9301" w:author="Editor" w:date="2026-09-25T09:00:00Z">
        <w:r>
          <w:delText xml:space="preserve">appalled</w:delText>
        </w:r>
      </w:del>
      <w:ins w:id="9302" w:author="Editor" w:date="2026-09-25T09:00:00Z">
        <w:r>
          <w:t xml:space="preserve">startled</w:t>
        </w:r>
      </w:ins>
      <w:r>
        <w:t xml:space="preserve">. For a moment, he stood there without </w:t>
      </w:r>
      <w:del w:id="9303" w:author="Editor" w:date="2026-09-25T09:00:00Z">
        <w:r>
          <w:delText xml:space="preserve">any reciprocation to</w:delText>
        </w:r>
      </w:del>
      <w:ins w:id="9304" w:author="Editor" w:date="2026-09-25T09:00:00Z">
        <w:r>
          <w:t xml:space="preserve">reciprocating</w:t>
        </w:r>
      </w:ins>
      <w:r>
        <w:t xml:space="preserve"> her embrace. Slowly he put his arms around her. The moment was ecstatic, beyond anything he could have ever </w:t>
      </w:r>
      <w:del w:id="9305" w:author="Editor" w:date="2026-09-25T09:00:00Z">
        <w:r>
          <w:delText xml:space="preserve">imagine</w:delText>
        </w:r>
      </w:del>
      <w:ins w:id="9306" w:author="Editor" w:date="2026-09-25T09:00:00Z">
        <w:r>
          <w:t xml:space="preserve">imagined</w:t>
        </w:r>
      </w:ins>
      <w:r>
        <w:t xml:space="preserve">, and his mind drifted into</w:t>
      </w:r>
      <w:del w:id="9307" w:author="Editor" w:date="2026-09-25T09:00:00Z">
        <w:r>
          <w:delText xml:space="preserve">​</w:delText>
        </w:r>
      </w:del>
      <w:r>
        <w:t xml:space="preserve"> nothingness.</w:t>
      </w:r>
      <w:commentRangeEnd w:id="265"/>
      <w:r>
        <w:commentReference w:id="265"/>
      </w:r>
    </w:p>
    <w:p w14:paraId="15F1182B" w14:textId="3E4764EE" w:rsidR="00324207" w:rsidRDefault="00324207" w:rsidP="00324207">
      <w:r>
        <w:t xml:space="preserve">Sanchez </w:t>
      </w:r>
      <w:del w:id="9308" w:author="Editor" w:date="2026-09-25T09:00:00Z">
        <w:r>
          <w:delText xml:space="preserve">parted</w:delText>
        </w:r>
      </w:del>
      <w:ins w:id="9309" w:author="Editor" w:date="2026-09-25T09:00:00Z">
        <w:r>
          <w:t xml:space="preserve">pulled</w:t>
        </w:r>
      </w:ins>
      <w:r>
        <w:t xml:space="preserve"> away from his gentle squeeze and said, “I also have a request to make</w:t>
      </w:r>
      <w:del w:id="9310" w:author="Editor" w:date="2026-09-25T09:00:00Z">
        <w:r>
          <w:delText xml:space="preserve">” she</w:delText>
        </w:r>
      </w:del>
      <w:ins w:id="9311" w:author="Editor" w:date="2026-09-25T09:00:00Z">
        <w:r>
          <w:t xml:space="preserve">.” She</w:t>
        </w:r>
      </w:ins>
      <w:r>
        <w:t xml:space="preserve"> paused </w:t>
      </w:r>
      <w:del w:id="9312" w:author="Editor" w:date="2026-09-25T09:00:00Z">
        <w:r>
          <w:delText xml:space="preserve">to get</w:delText>
        </w:r>
      </w:del>
      <w:ins w:id="9313" w:author="Editor" w:date="2026-09-25T09:00:00Z">
        <w:r>
          <w:t xml:space="preserve">for</w:t>
        </w:r>
      </w:ins>
      <w:r>
        <w:t xml:space="preserve"> his reaction.</w:t>
      </w:r>
    </w:p>
    <w:p w14:paraId="6D2FEF97" w14:textId="303F30B5" w:rsidR="00324207" w:rsidRDefault="00324207" w:rsidP="00324207">
      <w:r>
        <w:t xml:space="preserve">Benedikt couldn’t find his voice. And after some struggle, he responded</w:t>
      </w:r>
      <w:del w:id="9314" w:author="Editor" w:date="2026-09-25T09:00:00Z">
        <w:r>
          <w:delText xml:space="preserve"> with a tremulous voice​</w:delText>
        </w:r>
      </w:del>
      <w:r>
        <w:t xml:space="preserve">, “Sure. Go ahead</w:t>
      </w:r>
      <w:ins w:id="9315" w:author="Editor" w:date="2026-09-25T09:00:00Z">
        <w:r>
          <w:t xml:space="preserve">.</w:t>
        </w:r>
      </w:ins>
      <w:r>
        <w:t xml:space="preserve">”</w:t>
      </w:r>
    </w:p>
    <w:p w14:paraId="2FCE3744" w14:textId="361FECFE" w:rsidR="00324207" w:rsidRDefault="00324207" w:rsidP="00324207">
      <w:r>
        <w:t xml:space="preserve">“My brother must be worried. I must let him know that I am fine and I will be gone for a few weeks</w:t>
      </w:r>
      <w:ins w:id="9316" w:author="Editor" w:date="2026-09-25T09:00:00Z">
        <w:r>
          <w:t xml:space="preserve">.</w:t>
        </w:r>
      </w:ins>
      <w:r>
        <w:t xml:space="preserve">”</w:t>
      </w:r>
    </w:p>
    <w:p w14:paraId="2DDC9E8A" w14:textId="601CC98E" w:rsidR="00324207" w:rsidRDefault="00324207" w:rsidP="00324207">
      <w:commentRangeStart w:id="266"/>
      <w:r>
        <w:t xml:space="preserve">Signs of hesitation came back </w:t>
      </w:r>
      <w:del w:id="9317" w:author="Editor" w:date="2026-09-25T09:00:00Z">
        <w:r>
          <w:delText xml:space="preserve">on</w:delText>
        </w:r>
      </w:del>
      <w:ins w:id="9318" w:author="Editor" w:date="2026-09-25T09:00:00Z">
        <w:r>
          <w:t xml:space="preserve">to</w:t>
        </w:r>
      </w:ins>
      <w:r>
        <w:t xml:space="preserve"> his face, and after a brief pause, he concluded, </w:t>
      </w:r>
      <w:del w:id="9319" w:author="Editor (Typography)" w:date="2026-09-25T09:00:00Z">
        <w:r>
          <w:delText xml:space="preserve">"</w:delText>
        </w:r>
      </w:del>
      <w:ins w:id="9320" w:author="Editor (Typography)" w:date="2026-09-25T09:00:00Z">
        <w:r>
          <w:t xml:space="preserve">“</w:t>
        </w:r>
      </w:ins>
      <w:r>
        <w:t xml:space="preserve">Ok</w:t>
      </w:r>
      <w:ins w:id="9321" w:author="Editor" w:date="2026-09-25T09:00:00Z">
        <w:r>
          <w:t xml:space="preserve">,</w:t>
        </w:r>
      </w:ins>
      <w:r>
        <w:t xml:space="preserve"> go ahead. But make sure he isn’t aware of</w:t>
      </w:r>
      <w:del w:id="9322" w:author="Editor" w:date="2026-09-25T09:00:00Z">
        <w:r>
          <w:delText xml:space="preserve">​</w:delText>
        </w:r>
      </w:del>
      <w:r>
        <w:t xml:space="preserve"> the trip.”</w:t>
      </w:r>
      <w:commentRangeEnd w:id="266"/>
      <w:r>
        <w:commentReference w:id="266"/>
      </w:r>
    </w:p>
    <w:p w14:paraId="35EC13C2" w14:textId="3CEB1A64" w:rsidR="00324207" w:rsidRDefault="00324207" w:rsidP="00324207">
      <w:r>
        <w:t>Sanchez nodded in agreement. Benedikt left her room with the promise to return after a few hours.</w:t>
      </w:r>
    </w:p>
    <w:p w14:paraId="7EF74505" w14:textId="606A5E70" w:rsidR="00324207" w:rsidRDefault="00324207" w:rsidP="00324207">
      <w:commentRangeStart w:id="267"/>
      <w:r>
        <w:t xml:space="preserve">Sanchez was consumed </w:t>
      </w:r>
      <w:del w:id="9323" w:author="Editor" w:date="2026-09-25T09:00:00Z">
        <w:r>
          <w:delText xml:space="preserve">in</w:delText>
        </w:r>
      </w:del>
      <w:ins w:id="9324" w:author="Editor" w:date="2026-09-25T09:00:00Z">
        <w:r>
          <w:t xml:space="preserve">by</w:t>
        </w:r>
      </w:ins>
      <w:r>
        <w:t xml:space="preserve"> shades of mixed emotions as she tried to </w:t>
      </w:r>
      <w:del w:id="9325" w:author="Editor (Spelling)" w:date="2026-09-25T09:00:00Z">
        <w:r>
          <w:delText xml:space="preserve">rationalize</w:delText>
        </w:r>
      </w:del>
      <w:ins w:id="9326" w:author="Editor (Spelling)" w:date="2026-09-25T09:00:00Z">
        <w:r>
          <w:t xml:space="preserve">rationalise</w:t>
        </w:r>
      </w:ins>
      <w:r>
        <w:t xml:space="preserve"> her comportment. She knew for certain that Benedikt had fallen for her. For a moment, she was ridden with guilt for playing with his emotions. Then she comforted herself by justifying her actions </w:t>
      </w:r>
      <w:del w:id="9327" w:author="Editor" w:date="2026-09-25T09:00:00Z">
        <w:r>
          <w:delText xml:space="preserve">towards</w:delText>
        </w:r>
      </w:del>
      <w:ins w:id="9328" w:author="Editor" w:date="2026-09-25T09:00:00Z">
        <w:r>
          <w:t xml:space="preserve">as being for</w:t>
        </w:r>
      </w:ins>
      <w:r>
        <w:t xml:space="preserve"> the betterment of her family.</w:t>
      </w:r>
      <w:commentRangeEnd w:id="267"/>
      <w:r>
        <w:commentReference w:id="267"/>
      </w:r>
    </w:p>
    <w:p w14:paraId="62E367FA" w14:textId="6F1FBA03" w:rsidR="00765EDF" w:rsidRDefault="00324207" w:rsidP="00324207">
      <w:r>
        <w:t xml:space="preserve">Above all the uncertainties, her mind was clouded with another apprehension, which she was battling hard to reason with. It was her </w:t>
      </w:r>
      <w:del w:id="9329" w:author="Editor" w:date="2026-09-25T09:00:00Z">
        <w:r>
          <w:delText xml:space="preserve">consternation</w:delText>
        </w:r>
      </w:del>
      <w:ins w:id="9330" w:author="Editor" w:date="2026-09-25T09:00:00Z">
        <w:r>
          <w:t xml:space="preserve">fear</w:t>
        </w:r>
      </w:ins>
      <w:r>
        <w:t xml:space="preserve"> of falling in love. She knew sooner or later she </w:t>
      </w:r>
      <w:del w:id="9331" w:author="Editor" w:date="2026-09-25T09:00:00Z">
        <w:r>
          <w:delText xml:space="preserve">had</w:delText>
        </w:r>
      </w:del>
      <w:ins w:id="9332" w:author="Editor" w:date="2026-09-25T09:00:00Z">
        <w:r>
          <w:t xml:space="preserve">would have</w:t>
        </w:r>
      </w:ins>
      <w:r>
        <w:t xml:space="preserve"> to confront</w:t>
      </w:r>
      <w:del w:id="9333" w:author="Editor" w:date="2026-09-25T09:00:00Z">
        <w:r>
          <w:delText xml:space="preserve"> with</w:delText>
        </w:r>
      </w:del>
      <w:r>
        <w:t xml:space="preserve"> it. But now was not the time</w:t>
      </w:r>
      <w:del w:id="9334" w:author="Editor" w:date="2026-09-25T09:00:00Z">
        <w:r>
          <w:delText xml:space="preserve">, at</w:delText>
        </w:r>
      </w:del>
      <w:ins w:id="9335" w:author="Editor" w:date="2026-09-25T09:00:00Z">
        <w:r>
          <w:t xml:space="preserve">. At</w:t>
        </w:r>
      </w:ins>
      <w:r>
        <w:t xml:space="preserve"> least </w:t>
      </w:r>
      <w:del w:id="9336" w:author="Editor" w:date="2026-09-25T09:00:00Z">
        <w:r>
          <w:delText xml:space="preserve">that’s</w:delText>
        </w:r>
      </w:del>
      <w:ins w:id="9337" w:author="Editor" w:date="2026-09-25T09:00:00Z">
        <w:r>
          <w:t xml:space="preserve">that was</w:t>
        </w:r>
      </w:ins>
      <w:r>
        <w:t xml:space="preserve"> how she made peace with her confused self. </w:t>
      </w:r>
    </w:p>
    <w:p w14:paraId="3FA91B53" w14:textId="77777777" w:rsidR="005169B1" w:rsidRDefault="005169B1">
      <w:pPr>
        <w:spacing w:line="259" w:lineRule="auto"/>
        <w:jc w:val="left"/>
      </w:pPr>
      <w:r>
        <w:br w:type="page"/>
      </w:r>
    </w:p>
    <w:p w14:paraId="003F6FF7" w14:textId="28EA4D6D" w:rsidR="00765EDF" w:rsidRPr="005169B1" w:rsidRDefault="00765EDF" w:rsidP="00F56514">
      <w:pPr>
        <w:outlineLvl w:val="0"/>
        <w:rPr>
          <w:b/>
        </w:rPr>
      </w:pPr>
      <w:r>
        <w:rPr>
          <w:b/>
        </w:rPr>
        <w:lastRenderedPageBreak/>
        <w:t>Chapter 52</w:t>
      </w:r>
    </w:p>
    <w:p w14:paraId="31C24AF3" w14:textId="77777777" w:rsidR="00765EDF" w:rsidRPr="005169B1" w:rsidRDefault="00765EDF" w:rsidP="00765EDF">
      <w:pPr>
        <w:rPr>
          <w:b/>
        </w:rPr>
      </w:pPr>
      <w:r>
        <w:rPr>
          <w:b/>
        </w:rPr>
        <w:t>4:00 PM 19th April 2014, Tallinn, Estonia</w:t>
      </w:r>
    </w:p>
    <w:p w14:paraId="512F4B32" w14:textId="77777777" w:rsidR="00543C54" w:rsidRDefault="00543C54" w:rsidP="00543C54">
      <w:r>
        <w:t xml:space="preserve">The phone made a loud noise and filled the otherwise quiet </w:t>
      </w:r>
      <w:del w:id="9338" w:author="Editor" w:date="2026-09-25T09:00:00Z">
        <w:r>
          <w:delText xml:space="preserve">setup of the </w:delText>
        </w:r>
      </w:del>
      <w:r>
        <w:t xml:space="preserve">coffee shop with a </w:t>
      </w:r>
      <w:del w:id="9339" w:author="Editor" w:date="2026-09-25T09:00:00Z">
        <w:r>
          <w:delText xml:space="preserve">shriek</w:delText>
        </w:r>
      </w:del>
      <w:ins w:id="9340" w:author="Editor" w:date="2026-09-25T09:00:00Z">
        <w:r>
          <w:t xml:space="preserve">shrill</w:t>
        </w:r>
      </w:ins>
      <w:r>
        <w:t xml:space="preserve"> dissonance. Stephen picked</w:t>
      </w:r>
      <w:ins w:id="9341" w:author="Editor" w:date="2026-09-25T09:00:00Z">
        <w:r>
          <w:t xml:space="preserve"> up</w:t>
        </w:r>
      </w:ins>
      <w:r>
        <w:t xml:space="preserve"> the phone and gave it a good stare, trying to </w:t>
      </w:r>
      <w:del w:id="9342" w:author="Editor (Spelling)" w:date="2026-09-25T09:00:00Z">
        <w:r>
          <w:delText xml:space="preserve">recognize</w:delText>
        </w:r>
      </w:del>
      <w:ins w:id="9343" w:author="Editor (Spelling)" w:date="2026-09-25T09:00:00Z">
        <w:r>
          <w:t xml:space="preserve">recognise</w:t>
        </w:r>
      </w:ins>
      <w:r>
        <w:t xml:space="preserve"> the caller. Maxwell was sitting right across</w:t>
      </w:r>
      <w:ins w:id="9344" w:author="Editor" w:date="2026-09-25T09:00:00Z">
        <w:r>
          <w:t xml:space="preserve"> from</w:t>
        </w:r>
      </w:ins>
      <w:r>
        <w:t xml:space="preserve"> him and was watching the episode without much interest. Something suddenly crossed his mind, and before Stephen could react, he leaped forward and snatched the phone from his hand.</w:t>
      </w:r>
    </w:p>
    <w:p w14:paraId="4486F504" w14:textId="1266D0FF" w:rsidR="00543C54" w:rsidRPr="00543C54" w:rsidRDefault="00543C54" w:rsidP="00543C54">
      <w:r>
        <w:t xml:space="preserve">With a shaking voice, he </w:t>
      </w:r>
      <w:del w:id="9345" w:author="Editor" w:date="2026-09-25T09:00:00Z">
        <w:r>
          <w:delText xml:space="preserve">quizzed</w:delText>
        </w:r>
      </w:del>
      <w:ins w:id="9346" w:author="Editor" w:date="2026-09-25T09:00:00Z">
        <w:r>
          <w:t xml:space="preserve">asked</w:t>
        </w:r>
      </w:ins>
      <w:r>
        <w:t xml:space="preserve">, “Who is it?”</w:t>
      </w:r>
    </w:p>
    <w:p w14:paraId="08727798" w14:textId="77777777" w:rsidR="00543C54" w:rsidRPr="00543C54" w:rsidRDefault="00543C54" w:rsidP="00543C54">
      <w:r>
        <w:t>“Where is Stephen?” came a curt reply.</w:t>
      </w:r>
    </w:p>
    <w:p w14:paraId="2A62AD3B" w14:textId="77777777" w:rsidR="00543C54" w:rsidRPr="00543C54" w:rsidRDefault="00543C54" w:rsidP="00543C54">
      <w:r>
        <w:t xml:space="preserve">Maxwell wouldn’t have failed to </w:t>
      </w:r>
      <w:del w:id="9347" w:author="Editor (Spelling)" w:date="2026-09-25T09:00:00Z">
        <w:r>
          <w:delText xml:space="preserve">recognize</w:delText>
        </w:r>
      </w:del>
      <w:ins w:id="9348" w:author="Editor (Spelling)" w:date="2026-09-25T09:00:00Z">
        <w:r>
          <w:t xml:space="preserve">recognise</w:t>
        </w:r>
      </w:ins>
      <w:r>
        <w:t xml:space="preserve"> that voice even in his sleep. It was Sanchez</w:t>
      </w:r>
      <w:ins w:id="9349" w:author="Editor" w:date="2026-09-25T09:00:00Z">
        <w:r>
          <w:t xml:space="preserve">,</w:t>
        </w:r>
      </w:ins>
      <w:r>
        <w:t xml:space="preserve"> and he heard the subtle agitation in her terse response. His heart leaped with elation. He </w:t>
      </w:r>
      <w:del w:id="9350" w:author="Editor" w:date="2026-09-25T09:00:00Z">
        <w:r>
          <w:delText xml:space="preserve">scampered</w:delText>
        </w:r>
      </w:del>
      <w:ins w:id="9351" w:author="Editor" w:date="2026-09-25T09:00:00Z">
        <w:r>
          <w:t xml:space="preserve">hurried</w:t>
        </w:r>
      </w:ins>
      <w:r>
        <w:t xml:space="preserve"> to hand the phone back to Stephen, for he wanted to </w:t>
      </w:r>
      <w:del w:id="9352" w:author="Editor" w:date="2026-09-25T09:00:00Z">
        <w:r>
          <w:delText xml:space="preserve">bring</w:delText>
        </w:r>
      </w:del>
      <w:ins w:id="9353" w:author="Editor" w:date="2026-09-25T09:00:00Z">
        <w:r>
          <w:t xml:space="preserve">put</w:t>
        </w:r>
      </w:ins>
      <w:r>
        <w:t xml:space="preserve"> Sanchez’s anxiety to rest.</w:t>
      </w:r>
    </w:p>
    <w:p w14:paraId="269C6DF4" w14:textId="0E2B68B5" w:rsidR="00543C54" w:rsidRPr="00543C54" w:rsidRDefault="00543C54" w:rsidP="00543C54">
      <w:r>
        <w:t xml:space="preserve">By now Stephen had a fair hunch that the caller was his sister. He was perspiring, and his heart pulsated with </w:t>
      </w:r>
      <w:del w:id="9354" w:author="Editor (Spelling)" w:date="2026-09-25T09:00:00Z">
        <w:r>
          <w:delText xml:space="preserve">vigor</w:delText>
        </w:r>
      </w:del>
      <w:ins w:id="9355" w:author="Editor (Spelling)" w:date="2026-09-25T09:00:00Z">
        <w:r>
          <w:t xml:space="preserve">vigour</w:t>
        </w:r>
      </w:ins>
      <w:r>
        <w:t xml:space="preserve">. He struggled to find his voice</w:t>
      </w:r>
      <w:del w:id="9356" w:author="Editor" w:date="2026-09-25T09:00:00Z">
        <w:r>
          <w:delText xml:space="preserve">, and in a disembodied tone he</w:delText>
        </w:r>
      </w:del>
      <w:ins w:id="9357" w:author="Editor" w:date="2026-09-25T09:00:00Z">
        <w:r>
          <w:t xml:space="preserve"> and</w:t>
        </w:r>
      </w:ins>
      <w:r>
        <w:t xml:space="preserve"> said, “Hello!”</w:t>
      </w:r>
    </w:p>
    <w:p w14:paraId="5A32E1FC" w14:textId="60139B65" w:rsidR="00543C54" w:rsidRPr="00543C54" w:rsidRDefault="00543C54" w:rsidP="00543C54">
      <w:r>
        <w:t xml:space="preserve">“Stephen, it is me. You don’t sound okay. Are you</w:t>
      </w:r>
      <w:del w:id="9358" w:author="Editor" w:date="2026-09-25T09:00:00Z">
        <w:r>
          <w:delText xml:space="preserve">,</w:delText>
        </w:r>
      </w:del>
      <w:r>
        <w:t xml:space="preserve"> all right?”</w:t>
      </w:r>
    </w:p>
    <w:p w14:paraId="6D147129" w14:textId="4368A8EE" w:rsidR="00543C54" w:rsidRPr="00543C54" w:rsidRDefault="00543C54" w:rsidP="00543C54">
      <w:del w:id="9359" w:author="Editor" w:date="2026-09-25T09:00:00Z">
        <w:r>
          <w:delText xml:space="preserve">Stephen</w:delText>
        </w:r>
      </w:del>
      <w:ins w:id="9360" w:author="Editor" w:date="2026-09-25T09:00:00Z">
        <w:r>
          <w:t xml:space="preserve">Stephen’s</w:t>
        </w:r>
      </w:ins>
      <w:r>
        <w:t xml:space="preserve"> happiness had no boundaries. He was euphoric, and it was difficult for him to conceal his exultation</w:t>
      </w:r>
      <w:ins w:id="9361" w:author="Editor" w:date="2026-09-25T09:00:00Z">
        <w:r>
          <w:t xml:space="preserve">.</w:t>
        </w:r>
      </w:ins>
    </w:p>
    <w:p w14:paraId="44463252" w14:textId="77777777" w:rsidR="00543C54" w:rsidRPr="00543C54" w:rsidRDefault="00543C54" w:rsidP="00543C54">
      <w:r>
        <w:t xml:space="preserve">“Oh! Sanchez, I can’t tell you how happy I am to hear your voice. Where are you? How is your wound? I want to meet you</w:t>
      </w:r>
      <w:del w:id="9362" w:author="Editor" w:date="2026-09-25T09:00:00Z">
        <w:r>
          <w:delText xml:space="preserve"> “, he</w:delText>
        </w:r>
      </w:del>
      <w:ins w:id="9363" w:author="Editor" w:date="2026-09-25T09:00:00Z">
        <w:r>
          <w:t xml:space="preserve">.” He</w:t>
        </w:r>
      </w:ins>
      <w:r>
        <w:t xml:space="preserve"> was on a never-ending spree </w:t>
      </w:r>
      <w:del w:id="9364" w:author="Editor" w:date="2026-09-25T09:00:00Z">
        <w:r>
          <w:delText xml:space="preserve">with his inquisitive barrage</w:delText>
        </w:r>
      </w:del>
      <w:ins w:id="9365" w:author="Editor" w:date="2026-09-25T09:00:00Z">
        <w:r>
          <w:t xml:space="preserve">of questions</w:t>
        </w:r>
      </w:ins>
      <w:r>
        <w:t xml:space="preserve">.</w:t>
      </w:r>
    </w:p>
    <w:p w14:paraId="54055A84" w14:textId="77777777" w:rsidR="00543C54" w:rsidRPr="00543C54" w:rsidRDefault="00543C54" w:rsidP="00543C54">
      <w:r>
        <w:t xml:space="preserve">“I am fine. Who was the other person with you? His voice </w:t>
      </w:r>
      <w:del w:id="9366" w:author="Editor" w:date="2026-09-25T09:00:00Z">
        <w:r>
          <w:delText xml:space="preserve">appeared</w:delText>
        </w:r>
      </w:del>
      <w:ins w:id="9367" w:author="Editor" w:date="2026-09-25T09:00:00Z">
        <w:r>
          <w:t xml:space="preserve">sounded</w:t>
        </w:r>
      </w:ins>
      <w:r>
        <w:t xml:space="preserve"> so familiar.</w:t>
      </w:r>
      <w:del w:id="9368" w:author="Editor (Typography)" w:date="2026-09-25T09:00:00Z">
        <w:r>
          <w:delText xml:space="preserve">"</w:delText>
        </w:r>
      </w:del>
      <w:ins w:id="9369" w:author="Editor (Typography)" w:date="2026-09-25T09:00:00Z">
        <w:r>
          <w:t xml:space="preserve">”</w:t>
        </w:r>
      </w:ins>
      <w:del w:id="9370" w:author="Editor" w:date="2026-09-25T09:00:00Z">
        <w:r>
          <w:delText xml:space="preserve"> Sanchez queried.</w:delText>
        </w:r>
      </w:del>
    </w:p>
    <w:p w14:paraId="6C6E54EA" w14:textId="77777777" w:rsidR="00543C54" w:rsidRPr="00543C54" w:rsidRDefault="00543C54" w:rsidP="00543C54">
      <w:r>
        <w:t xml:space="preserve">“That’s Maxwell</w:t>
      </w:r>
      <w:del w:id="9371" w:author="Editor" w:date="2026-09-25T09:00:00Z">
        <w:r>
          <w:delText xml:space="preserve">, you</w:delText>
        </w:r>
      </w:del>
      <w:ins w:id="9372" w:author="Editor" w:date="2026-09-25T09:00:00Z">
        <w:r>
          <w:t xml:space="preserve">. You</w:t>
        </w:r>
      </w:ins>
      <w:r>
        <w:t xml:space="preserve"> knew him as Bradley. It is a long story and I will tell you more when we meet. Where are you? I want to come and get you right now.” He </w:t>
      </w:r>
      <w:del w:id="9373" w:author="Editor" w:date="2026-09-25T09:00:00Z">
        <w:r>
          <w:delText xml:space="preserve">exclaimed</w:delText>
        </w:r>
      </w:del>
      <w:ins w:id="9374" w:author="Editor" w:date="2026-09-25T09:00:00Z">
        <w:r>
          <w:t xml:space="preserve">said</w:t>
        </w:r>
      </w:ins>
      <w:r>
        <w:t xml:space="preserve"> everything in one breath.</w:t>
      </w:r>
    </w:p>
    <w:p w14:paraId="5FBC827A" w14:textId="77777777" w:rsidR="00543C54" w:rsidRPr="00543C54" w:rsidRDefault="00543C54" w:rsidP="00543C54">
      <w:r>
        <w:t xml:space="preserve">“I am not in Portugal anymore. I have </w:t>
      </w:r>
      <w:del w:id="9375" w:author="Editor (Spelling)" w:date="2026-09-25T09:00:00Z">
        <w:r>
          <w:delText xml:space="preserve">traveled</w:delText>
        </w:r>
      </w:del>
      <w:ins w:id="9376" w:author="Editor (Spelling)" w:date="2026-09-25T09:00:00Z">
        <w:r>
          <w:t xml:space="preserve">travelled</w:t>
        </w:r>
      </w:ins>
      <w:r>
        <w:t xml:space="preserve"> to Estonia</w:t>
      </w:r>
      <w:del w:id="9377" w:author="Editor" w:date="2026-09-25T09:00:00Z">
        <w:r>
          <w:delText xml:space="preserve">” there</w:delText>
        </w:r>
      </w:del>
      <w:ins w:id="9378" w:author="Editor" w:date="2026-09-25T09:00:00Z">
        <w:r>
          <w:t xml:space="preserve">.” There</w:t>
        </w:r>
      </w:ins>
      <w:r>
        <w:t xml:space="preserve"> was an unstated melancholy </w:t>
      </w:r>
      <w:del w:id="9379" w:author="Editor" w:date="2026-09-25T09:00:00Z">
        <w:r>
          <w:delText xml:space="preserve">that loomed </w:delText>
        </w:r>
      </w:del>
      <w:r>
        <w:t xml:space="preserve">in her fading voice.</w:t>
      </w:r>
    </w:p>
    <w:p w14:paraId="5DE66AB2" w14:textId="77777777" w:rsidR="00543C54" w:rsidRPr="00543C54" w:rsidRDefault="00543C54" w:rsidP="00543C54">
      <w:r>
        <w:t>“Well, I know that. In fact, I am in Estonia too. Where in Estonia are you? How did you escape from Benedikt?”</w:t>
      </w:r>
    </w:p>
    <w:p w14:paraId="6B98097A" w14:textId="77777777" w:rsidR="00543C54" w:rsidRPr="00543C54" w:rsidRDefault="00543C54" w:rsidP="00543C54">
      <w:r>
        <w:t>His revelation astounded her.</w:t>
      </w:r>
    </w:p>
    <w:p w14:paraId="42B06CDB" w14:textId="77777777" w:rsidR="00543C54" w:rsidRPr="00543C54" w:rsidRDefault="00543C54" w:rsidP="00543C54">
      <w:r>
        <w:t xml:space="preserve">“How did you find</w:t>
      </w:r>
      <w:ins w:id="9380" w:author="Editor" w:date="2026-09-25T09:00:00Z">
        <w:r>
          <w:t xml:space="preserve"> out</w:t>
        </w:r>
      </w:ins>
      <w:r>
        <w:t xml:space="preserve"> about my whereabouts? I am so happy to learn you are here!” There was a spark in her voice, and suddenly all the gloominess that </w:t>
      </w:r>
      <w:ins w:id="9381" w:author="Editor" w:date="2026-09-25T09:00:00Z">
        <w:r>
          <w:t xml:space="preserve">had </w:t>
        </w:r>
      </w:ins>
      <w:r>
        <w:t xml:space="preserve">persisted</w:t>
      </w:r>
      <w:del w:id="9382" w:author="Editor" w:date="2026-09-25T09:00:00Z">
        <w:r>
          <w:delText xml:space="preserve"> all</w:delText>
        </w:r>
      </w:del>
      <w:r>
        <w:t xml:space="preserve"> throughout </w:t>
      </w:r>
      <w:del w:id="9383" w:author="Editor" w:date="2026-09-25T09:00:00Z">
        <w:r>
          <w:delText xml:space="preserve">her</w:delText>
        </w:r>
      </w:del>
      <w:ins w:id="9384" w:author="Editor" w:date="2026-09-25T09:00:00Z">
        <w:r>
          <w:t xml:space="preserve">the</w:t>
        </w:r>
      </w:ins>
      <w:r>
        <w:t xml:space="preserve"> conversation vanished.</w:t>
      </w:r>
    </w:p>
    <w:p w14:paraId="054CD7D1" w14:textId="77777777" w:rsidR="00543C54" w:rsidRPr="00543C54" w:rsidRDefault="00543C54" w:rsidP="00543C54">
      <w:r>
        <w:t xml:space="preserve">“It was all because of Maxwell. </w:t>
      </w:r>
      <w:del w:id="9385" w:author="Editor" w:date="2026-09-25T09:00:00Z">
        <w:r>
          <w:delText xml:space="preserve">Rest</w:delText>
        </w:r>
      </w:del>
      <w:ins w:id="9386" w:author="Editor" w:date="2026-09-25T09:00:00Z">
        <w:r>
          <w:t xml:space="preserve">The rest</w:t>
        </w:r>
      </w:ins>
      <w:r>
        <w:t xml:space="preserve"> I will tell you when we meet. Give me your address.” Stephen knew there was no end to their conversations. </w:t>
      </w:r>
      <w:del w:id="9387" w:author="Editor" w:date="2026-09-25T09:00:00Z">
        <w:r>
          <w:delText xml:space="preserve">There was</w:delText>
        </w:r>
      </w:del>
      <w:ins w:id="9388" w:author="Editor" w:date="2026-09-25T09:00:00Z">
        <w:r>
          <w:t xml:space="preserve">Both had</w:t>
        </w:r>
      </w:ins>
      <w:r>
        <w:t xml:space="preserve"> a lot of </w:t>
      </w:r>
      <w:del w:id="9389" w:author="Editor" w:date="2026-09-25T09:00:00Z">
        <w:r>
          <w:delText xml:space="preserve">explanation both had</w:delText>
        </w:r>
      </w:del>
      <w:ins w:id="9390" w:author="Editor" w:date="2026-09-25T09:00:00Z">
        <w:r>
          <w:t xml:space="preserve">explaining</w:t>
        </w:r>
      </w:ins>
      <w:r>
        <w:t xml:space="preserve"> to do</w:t>
      </w:r>
      <w:ins w:id="9391" w:author="Editor" w:date="2026-09-25T09:00:00Z">
        <w:r>
          <w:t xml:space="preserve">,</w:t>
        </w:r>
      </w:ins>
      <w:r>
        <w:t xml:space="preserve"> and he knew </w:t>
      </w:r>
      <w:del w:id="9392" w:author="Editor" w:date="2026-09-25T09:00:00Z">
        <w:r>
          <w:delText xml:space="preserve">Benedikt’s</w:delText>
        </w:r>
      </w:del>
      <w:ins w:id="9393" w:author="Editor" w:date="2026-09-25T09:00:00Z">
        <w:r>
          <w:t xml:space="preserve">the</w:t>
        </w:r>
      </w:ins>
      <w:r>
        <w:t xml:space="preserve"> worry</w:t>
      </w:r>
      <w:ins w:id="9394" w:author="Editor" w:date="2026-09-25T09:00:00Z">
        <w:r>
          <w:t xml:space="preserve"> about Benedikt</w:t>
        </w:r>
      </w:ins>
      <w:r>
        <w:t xml:space="preserve"> hadn’t yet </w:t>
      </w:r>
      <w:del w:id="9395" w:author="Editor" w:date="2026-09-25T09:00:00Z">
        <w:r>
          <w:delText xml:space="preserve">obliterated</w:delText>
        </w:r>
      </w:del>
      <w:ins w:id="9396" w:author="Editor" w:date="2026-09-25T09:00:00Z">
        <w:r>
          <w:t xml:space="preserve">passed</w:t>
        </w:r>
      </w:ins>
      <w:r>
        <w:t xml:space="preserve">.</w:t>
      </w:r>
    </w:p>
    <w:p w14:paraId="700020A0" w14:textId="77777777" w:rsidR="00543C54" w:rsidRPr="00543C54" w:rsidRDefault="00543C54" w:rsidP="00543C54">
      <w:commentRangeStart w:id="268"/>
      <w:del w:id="9397" w:author="Editor (Typography)" w:date="2026-09-25T09:00:00Z">
        <w:r>
          <w:delText xml:space="preserve">"</w:delText>
        </w:r>
      </w:del>
      <w:ins w:id="9398" w:author="Editor (Typography)" w:date="2026-09-25T09:00:00Z">
        <w:r>
          <w:t xml:space="preserve">“</w:t>
        </w:r>
      </w:ins>
      <w:r>
        <w:t xml:space="preserve">Where are you? I will come and meet you</w:t>
      </w:r>
      <w:del w:id="9399" w:author="Editor" w:date="2026-09-25T09:00:00Z">
        <w:r>
          <w:delText xml:space="preserve">.”</w:delText>
        </w:r>
      </w:del>
      <w:ins w:id="9400" w:author="Editor" w:date="2026-09-25T09:00:00Z">
        <w:r>
          <w:t xml:space="preserve">,” she said.</w:t>
        </w:r>
      </w:ins>
      <w:commentRangeEnd w:id="268"/>
      <w:r>
        <w:commentReference w:id="268"/>
      </w:r>
    </w:p>
    <w:p w14:paraId="4FF080B4" w14:textId="77777777" w:rsidR="00543C54" w:rsidRPr="00543C54" w:rsidRDefault="00543C54" w:rsidP="00543C54">
      <w:r>
        <w:t xml:space="preserve">Stephen was puzzled, but he put his curiosity to rest and gave her the coffee </w:t>
      </w:r>
      <w:del w:id="9401" w:author="Editor" w:date="2026-09-25T09:00:00Z">
        <w:r>
          <w:delText xml:space="preserve">shop</w:delText>
        </w:r>
      </w:del>
      <w:ins w:id="9402" w:author="Editor" w:date="2026-09-25T09:00:00Z">
        <w:r>
          <w:t xml:space="preserve">shop’s</w:t>
        </w:r>
      </w:ins>
      <w:r>
        <w:t xml:space="preserve"> address.</w:t>
      </w:r>
    </w:p>
    <w:p w14:paraId="5886467E" w14:textId="77777777" w:rsidR="00543C54" w:rsidRPr="00543C54" w:rsidRDefault="00543C54" w:rsidP="00543C54">
      <w:r>
        <w:t xml:space="preserve">“I am starting now. Looks like you are in the area. Shouldn’t take long. See you soon.</w:t>
      </w:r>
      <w:del w:id="9403" w:author="Editor (Typography)" w:date="2026-09-25T09:00:00Z">
        <w:r>
          <w:delText xml:space="preserve">"</w:delText>
        </w:r>
      </w:del>
      <w:ins w:id="9404" w:author="Editor (Typography)" w:date="2026-09-25T09:00:00Z">
        <w:r>
          <w:t xml:space="preserve">”</w:t>
        </w:r>
      </w:ins>
    </w:p>
    <w:p w14:paraId="324B2618" w14:textId="77777777" w:rsidR="00543C54" w:rsidRPr="00543C54" w:rsidRDefault="00543C54" w:rsidP="00543C54">
      <w:r>
        <w:t>Maxwell was silently listening to every word that Stephen spoke. By now he knew Sanchez was coming to meet them.</w:t>
      </w:r>
    </w:p>
    <w:p w14:paraId="0DD87FD2" w14:textId="1E02B149" w:rsidR="005169B1" w:rsidRDefault="00543C54" w:rsidP="00543C54">
      <w:commentRangeStart w:id="269"/>
      <w:r>
        <w:t xml:space="preserve">“Did she dodge Benedikt? How come she wasn’t in a hurry? She took all her time to talk. Why didn’t she want them to come and get her?” Maxwell’s mind was spinning. It was a mystery</w:t>
      </w:r>
      <w:del w:id="9405" w:author="Editor" w:date="2026-09-25T09:00:00Z">
        <w:r>
          <w:delText xml:space="preserve">. A</w:delText>
        </w:r>
      </w:del>
      <w:ins w:id="9406" w:author="Editor" w:date="2026-09-25T09:00:00Z">
        <w:r>
          <w:t xml:space="preserve">, a</w:t>
        </w:r>
      </w:ins>
      <w:r>
        <w:t xml:space="preserve"> conundrum he knew he </w:t>
      </w:r>
      <w:del w:id="9407" w:author="Editor" w:date="2026-09-25T09:00:00Z">
        <w:r>
          <w:delText xml:space="preserve">would</w:delText>
        </w:r>
      </w:del>
      <w:ins w:id="9408" w:author="Editor" w:date="2026-09-25T09:00:00Z">
        <w:r>
          <w:t xml:space="preserve">could</w:t>
        </w:r>
      </w:ins>
      <w:r>
        <w:t xml:space="preserve"> only resolve after their meeting. For now, he wanted to enjoy the anticipation of meeting the person who had ruled his soul from the time he met her </w:t>
      </w:r>
      <w:del w:id="9409" w:author="Editor" w:date="2026-09-25T09:00:00Z">
        <w:r>
          <w:delText xml:space="preserve">four</w:delText>
        </w:r>
      </w:del>
      <w:ins w:id="9410" w:author="Editor" w:date="2026-09-25T09:00:00Z">
        <w:r>
          <w:t xml:space="preserve">two</w:t>
        </w:r>
      </w:ins>
      <w:r>
        <w:t xml:space="preserve"> years back.</w:t>
      </w:r>
      <w:r>
        <w:br w:type="page"/>
      </w:r>
      <w:commentRangeEnd w:id="269"/>
      <w:r>
        <w:commentReference w:id="269"/>
      </w:r>
    </w:p>
    <w:p w14:paraId="4C6D897B" w14:textId="29005C0F" w:rsidR="00765EDF" w:rsidRPr="00C4661B" w:rsidRDefault="00765EDF" w:rsidP="00F56514">
      <w:pPr>
        <w:outlineLvl w:val="0"/>
        <w:rPr>
          <w:b/>
        </w:rPr>
      </w:pPr>
      <w:r>
        <w:rPr>
          <w:b/>
        </w:rPr>
        <w:lastRenderedPageBreak/>
        <w:t>Chapter 53</w:t>
      </w:r>
    </w:p>
    <w:p w14:paraId="2FA472C0" w14:textId="77777777" w:rsidR="00765EDF" w:rsidRPr="00C4661B" w:rsidRDefault="00765EDF" w:rsidP="00765EDF">
      <w:pPr>
        <w:rPr>
          <w:b/>
        </w:rPr>
      </w:pPr>
      <w:r>
        <w:rPr>
          <w:b/>
        </w:rPr>
        <w:t>4:30 PM 19th April 2014, Tallinn, Estonia</w:t>
      </w:r>
    </w:p>
    <w:p w14:paraId="6B784FBE" w14:textId="1C0F0313" w:rsidR="00512106" w:rsidRPr="00512106" w:rsidRDefault="00512106" w:rsidP="00512106">
      <w:r>
        <w:t xml:space="preserve">Maxwell’s heart was pulsating hard</w:t>
      </w:r>
      <w:del w:id="9411" w:author="Editor" w:date="2026-09-25T09:00:00Z">
        <w:r>
          <w:delText xml:space="preserve"> and a hint of perspiration clouded his demeanor</w:delText>
        </w:r>
      </w:del>
      <w:r>
        <w:t xml:space="preserve">. This was it. After many failed attempts, he was finally going to meet her, and he was anxiously waiting for the moment</w:t>
      </w:r>
      <w:del w:id="9412" w:author="Editor" w:date="2026-09-25T09:00:00Z">
        <w:r>
          <w:delText xml:space="preserve"> to accost</w:delText>
        </w:r>
      </w:del>
      <w:r>
        <w:t xml:space="preserve">.</w:t>
      </w:r>
    </w:p>
    <w:p w14:paraId="01982556" w14:textId="124946DA" w:rsidR="00512106" w:rsidRPr="00512106" w:rsidRDefault="00512106" w:rsidP="00512106">
      <w:r>
        <w:t xml:space="preserve">And then he experienced an unmistakable</w:t>
      </w:r>
      <w:del w:id="9413" w:author="Editor" w:date="2026-09-25T09:00:00Z">
        <w:r>
          <w:delText xml:space="preserve"> distinct</w:delText>
        </w:r>
      </w:del>
      <w:r>
        <w:t xml:space="preserve"> aura of her presence consuming the atmosphere. He was desperate to </w:t>
      </w:r>
      <w:del w:id="9414" w:author="Editor" w:date="2026-09-25T09:00:00Z">
        <w:r>
          <w:delText xml:space="preserve">get her sight</w:delText>
        </w:r>
      </w:del>
      <w:ins w:id="9415" w:author="Editor" w:date="2026-09-25T09:00:00Z">
        <w:r>
          <w:t xml:space="preserve">catch sight of her</w:t>
        </w:r>
      </w:ins>
      <w:r>
        <w:t xml:space="preserve">, but she was nowhere to be seen. Was it a hallucination</w:t>
      </w:r>
      <w:del w:id="9416" w:author="Editor" w:date="2026-09-25T09:00:00Z">
        <w:r>
          <w:delText xml:space="preserve"> he experienced or was</w:delText>
        </w:r>
      </w:del>
      <w:ins w:id="9417" w:author="Editor" w:date="2026-09-25T09:00:00Z">
        <w:r>
          <w:t xml:space="preserve">, or had</w:t>
        </w:r>
      </w:ins>
      <w:r>
        <w:t xml:space="preserve"> the uncanny waft brought her</w:t>
      </w:r>
      <w:del w:id="9418" w:author="Editor" w:date="2026-09-25T09:00:00Z">
        <w:r>
          <w:delText xml:space="preserve"> existence</w:delText>
        </w:r>
      </w:del>
      <w:r>
        <w:t xml:space="preserve"> from a faraway place? In that state of delusion, he craned his neck to get a clearer </w:t>
      </w:r>
      <w:del w:id="9419" w:author="Editor" w:date="2026-09-25T09:00:00Z">
        <w:r>
          <w:delText xml:space="preserve">sight</w:delText>
        </w:r>
      </w:del>
      <w:ins w:id="9420" w:author="Editor" w:date="2026-09-25T09:00:00Z">
        <w:r>
          <w:t xml:space="preserve">view</w:t>
        </w:r>
      </w:ins>
      <w:r>
        <w:t xml:space="preserve">. His probing eyes searched every corner but failed to trace her. However, her impressions were everywhere. Lost in his world</w:t>
      </w:r>
      <w:del w:id="9421" w:author="Editor" w:date="2026-09-25T09:00:00Z">
        <w:r>
          <w:delText xml:space="preserve">,</w:delText>
        </w:r>
      </w:del>
      <w:r>
        <w:t xml:space="preserve"> and driven by his intuition</w:t>
      </w:r>
      <w:ins w:id="9422" w:author="Editor" w:date="2026-09-25T09:00:00Z">
        <w:r>
          <w:t xml:space="preserve">,</w:t>
        </w:r>
      </w:ins>
      <w:r>
        <w:t xml:space="preserve"> he turned around, and there she was</w:t>
      </w:r>
      <w:ins w:id="9423" w:author="Editor" w:date="2026-09-25T09:00:00Z">
        <w:r>
          <w:t xml:space="preserve">,</w:t>
        </w:r>
      </w:ins>
      <w:r>
        <w:t xml:space="preserve"> standing at the entrance of the coffee shop.</w:t>
      </w:r>
    </w:p>
    <w:p w14:paraId="44DD0AB7" w14:textId="334B8CEB" w:rsidR="00512106" w:rsidRPr="00512106" w:rsidRDefault="00512106" w:rsidP="00512106">
      <w:r>
        <w:t xml:space="preserve">Everything stopped for him, the noise disappeared</w:t>
      </w:r>
      <w:del w:id="9424" w:author="Editor" w:date="2026-09-25T09:00:00Z">
        <w:r>
          <w:delText xml:space="preserve">,</w:delText>
        </w:r>
      </w:del>
      <w:ins w:id="9425" w:author="Editor" w:date="2026-09-25T09:00:00Z">
        <w:r>
          <w:t xml:space="preserve"> and</w:t>
        </w:r>
      </w:ins>
      <w:r>
        <w:t xml:space="preserve"> the people faded</w:t>
      </w:r>
      <w:del w:id="9426" w:author="Editor" w:date="2026-09-25T09:00:00Z">
        <w:r>
          <w:delText xml:space="preserve">, and all inhabitation expunged</w:delText>
        </w:r>
      </w:del>
      <w:r>
        <w:t xml:space="preserve">. All he could see was her. It was the most serene emotion he </w:t>
      </w:r>
      <w:ins w:id="9427" w:author="Editor" w:date="2026-09-25T09:00:00Z">
        <w:r>
          <w:t xml:space="preserve">had </w:t>
        </w:r>
      </w:ins>
      <w:r>
        <w:t xml:space="preserve">experienced in a long time, and his apprehensions </w:t>
      </w:r>
      <w:del w:id="9428" w:author="Editor" w:date="2026-09-25T09:00:00Z">
        <w:r>
          <w:delText xml:space="preserve">skimmed away</w:delText>
        </w:r>
      </w:del>
      <w:ins w:id="9429" w:author="Editor" w:date="2026-09-25T09:00:00Z">
        <w:r>
          <w:t xml:space="preserve">vanished</w:t>
        </w:r>
      </w:ins>
      <w:r>
        <w:t xml:space="preserve"> in her bright composure. She was wearing her </w:t>
      </w:r>
      <w:del w:id="9430" w:author="Editor" w:date="2026-09-25T09:00:00Z">
        <w:r>
          <w:delText xml:space="preserve">petite</w:delText>
        </w:r>
      </w:del>
      <w:ins w:id="9431" w:author="Editor" w:date="2026-09-25T09:00:00Z">
        <w:r>
          <w:t xml:space="preserve">little</w:t>
        </w:r>
      </w:ins>
      <w:r>
        <w:t xml:space="preserve"> smile. Soon she spotted them and</w:t>
      </w:r>
      <w:ins w:id="9432" w:author="Editor" w:date="2026-09-25T09:00:00Z">
        <w:r>
          <w:t xml:space="preserve">,</w:t>
        </w:r>
      </w:ins>
      <w:r>
        <w:t xml:space="preserve"> with a limp, </w:t>
      </w:r>
      <w:del w:id="9433" w:author="Editor" w:date="2026-09-25T09:00:00Z">
        <w:r>
          <w:delText xml:space="preserve">sauntered</w:delText>
        </w:r>
      </w:del>
      <w:ins w:id="9434" w:author="Editor" w:date="2026-09-25T09:00:00Z">
        <w:r>
          <w:t xml:space="preserve">walked</w:t>
        </w:r>
      </w:ins>
      <w:r>
        <w:t xml:space="preserve"> towards the table. Maxwell’s heart skipped many beats. He </w:t>
      </w:r>
      <w:del w:id="9435" w:author="Editor" w:date="2026-09-25T09:00:00Z">
        <w:r>
          <w:delText xml:space="preserve">was</w:delText>
        </w:r>
      </w:del>
      <w:ins w:id="9436" w:author="Editor" w:date="2026-09-25T09:00:00Z">
        <w:r>
          <w:t xml:space="preserve">had been</w:t>
        </w:r>
      </w:ins>
      <w:r>
        <w:t xml:space="preserve"> waiting for this moment all this while, and when the time presented itself his heart went numb. </w:t>
      </w:r>
    </w:p>
    <w:p w14:paraId="6EF0EA57" w14:textId="77777777" w:rsidR="00512106" w:rsidRPr="00512106" w:rsidRDefault="00512106" w:rsidP="00512106">
      <w:commentRangeStart w:id="271"/>
      <w:commentRangeStart w:id="270"/>
      <w:r>
        <w:t xml:space="preserve">Maxwell couldn’t </w:t>
      </w:r>
      <w:del w:id="9437" w:author="Editor" w:date="2026-09-25T09:00:00Z">
        <w:r>
          <w:delText xml:space="preserve">get</w:delText>
        </w:r>
      </w:del>
      <w:ins w:id="9438" w:author="Editor" w:date="2026-09-25T09:00:00Z">
        <w:r>
          <w:t xml:space="preserve">take</w:t>
        </w:r>
      </w:ins>
      <w:r>
        <w:t xml:space="preserve"> his eyes off her.  The floral print shirt and the knee</w:t>
      </w:r>
      <w:del w:id="9439" w:author="Editor" w:date="2026-09-25T09:00:00Z">
        <w:r>
          <w:delText xml:space="preserve"> </w:delText>
        </w:r>
      </w:del>
      <w:ins w:id="9440" w:author="Editor" w:date="2026-09-25T09:00:00Z">
        <w:r>
          <w:t xml:space="preserve">-</w:t>
        </w:r>
      </w:ins>
      <w:r>
        <w:t xml:space="preserve">length black skirt </w:t>
      </w:r>
      <w:del w:id="9441" w:author="Editor" w:date="2026-09-25T09:00:00Z">
        <w:r>
          <w:delText xml:space="preserve">was gracing</w:delText>
        </w:r>
      </w:del>
      <w:ins w:id="9442" w:author="Editor" w:date="2026-09-25T09:00:00Z">
        <w:r>
          <w:t xml:space="preserve">graced</w:t>
        </w:r>
      </w:ins>
      <w:r>
        <w:t xml:space="preserve"> her fragile frame</w:t>
      </w:r>
      <w:del w:id="9443" w:author="Editor" w:date="2026-09-25T09:00:00Z">
        <w:r>
          <w:delText xml:space="preserve"> affably</w:delText>
        </w:r>
      </w:del>
      <w:r>
        <w:t xml:space="preserve">. Her shoulder</w:t>
      </w:r>
      <w:del w:id="9444" w:author="Editor" w:date="2026-09-25T09:00:00Z">
        <w:r>
          <w:delText xml:space="preserve"> </w:delText>
        </w:r>
      </w:del>
      <w:ins w:id="9445" w:author="Editor" w:date="2026-09-25T09:00:00Z">
        <w:r>
          <w:t xml:space="preserve">-</w:t>
        </w:r>
      </w:ins>
      <w:r>
        <w:t xml:space="preserve">length brown hair was flowing freely over her brightened face. Her large </w:t>
      </w:r>
      <w:del w:id="9446" w:author="Editor" w:date="2026-09-25T09:00:00Z">
        <w:r>
          <w:delText xml:space="preserve">inviting </w:delText>
        </w:r>
      </w:del>
      <w:r>
        <w:t xml:space="preserve">eyes </w:t>
      </w:r>
      <w:del w:id="9447" w:author="Editor" w:date="2026-09-25T09:00:00Z">
        <w:r>
          <w:delText xml:space="preserve">were beholding</w:delText>
        </w:r>
      </w:del>
      <w:ins w:id="9448" w:author="Editor" w:date="2026-09-25T09:00:00Z">
        <w:r>
          <w:t xml:space="preserve">held</w:t>
        </w:r>
      </w:ins>
      <w:r>
        <w:t xml:space="preserve"> some unfathomable stories</w:t>
      </w:r>
      <w:del w:id="9449" w:author="Editor" w:date="2026-09-25T09:00:00Z">
        <w:r>
          <w:delText xml:space="preserve"> and her full red lips were wearing some unexplainable warmth</w:delText>
        </w:r>
      </w:del>
      <w:r>
        <w:t xml:space="preserve">. The top two </w:t>
      </w:r>
      <w:del w:id="9450" w:author="Editor" w:date="2026-09-25T09:00:00Z">
        <w:r>
          <w:delText xml:space="preserve">button</w:delText>
        </w:r>
      </w:del>
      <w:ins w:id="9451" w:author="Editor" w:date="2026-09-25T09:00:00Z">
        <w:r>
          <w:t xml:space="preserve">buttons</w:t>
        </w:r>
      </w:ins>
      <w:r>
        <w:t xml:space="preserve"> of her shirt </w:t>
      </w:r>
      <w:del w:id="9452" w:author="Editor" w:date="2026-09-25T09:00:00Z">
        <w:r>
          <w:delText xml:space="preserve">was</w:delText>
        </w:r>
      </w:del>
      <w:ins w:id="9453" w:author="Editor" w:date="2026-09-25T09:00:00Z">
        <w:r>
          <w:t xml:space="preserve">were</w:t>
        </w:r>
      </w:ins>
      <w:r>
        <w:t xml:space="preserve"> left open</w:t>
      </w:r>
      <w:ins w:id="9454" w:author="Editor" w:date="2026-09-25T09:00:00Z">
        <w:r>
          <w:t xml:space="preserve">,</w:t>
        </w:r>
      </w:ins>
      <w:r>
        <w:t xml:space="preserve"> exposing her long neck</w:t>
      </w:r>
      <w:del w:id="9455" w:author="Editor" w:date="2026-09-25T09:00:00Z">
        <w:r>
          <w:delText xml:space="preserve">, and the fact that Maxwell still held calmness was the epitome of bravery</w:delText>
        </w:r>
      </w:del>
      <w:r>
        <w:t xml:space="preserve">. She was the prose for his poetry, the central protagonist of his stories and </w:t>
      </w:r>
      <w:ins w:id="9456" w:author="Editor" w:date="2026-09-25T09:00:00Z">
        <w:r>
          <w:t xml:space="preserve">the </w:t>
        </w:r>
      </w:ins>
      <w:r>
        <w:t xml:space="preserve">hope for what </w:t>
      </w:r>
      <w:ins w:id="9457" w:author="Editor" w:date="2026-09-25T09:00:00Z">
        <w:r>
          <w:t xml:space="preserve">the </w:t>
        </w:r>
      </w:ins>
      <w:r>
        <w:t xml:space="preserve">future </w:t>
      </w:r>
      <w:del w:id="9458" w:author="Editor" w:date="2026-09-25T09:00:00Z">
        <w:r>
          <w:delText xml:space="preserve">beholds</w:delText>
        </w:r>
      </w:del>
      <w:ins w:id="9459" w:author="Editor" w:date="2026-09-25T09:00:00Z">
        <w:r>
          <w:t xml:space="preserve">held</w:t>
        </w:r>
      </w:ins>
      <w:r>
        <w:t xml:space="preserve">.</w:t>
      </w:r>
      <w:commentRangeEnd w:id="270"/>
      <w:r>
        <w:commentReference w:id="270"/>
      </w:r>
      <w:commentRangeEnd w:id="271"/>
      <w:r>
        <w:commentReference w:id="271"/>
      </w:r>
    </w:p>
    <w:p w14:paraId="2B5B0B6F" w14:textId="77777777" w:rsidR="00512106" w:rsidRPr="00512106" w:rsidRDefault="00512106" w:rsidP="00512106">
      <w:r>
        <w:t xml:space="preserve">Sanchez was extremely uncomfortable seeing Bradley. He </w:t>
      </w:r>
      <w:del w:id="9460" w:author="Editor" w:date="2026-09-25T09:00:00Z">
        <w:r>
          <w:delText xml:space="preserve">was</w:delText>
        </w:r>
      </w:del>
      <w:ins w:id="9461" w:author="Editor" w:date="2026-09-25T09:00:00Z">
        <w:r>
          <w:t xml:space="preserve">had</w:t>
        </w:r>
      </w:ins>
      <w:r>
        <w:t xml:space="preserve"> always</w:t>
      </w:r>
      <w:ins w:id="9462" w:author="Editor" w:date="2026-09-25T09:00:00Z">
        <w:r>
          <w:t xml:space="preserve"> been</w:t>
        </w:r>
      </w:ins>
      <w:r>
        <w:t xml:space="preserve"> a mystery to </w:t>
      </w:r>
      <w:del w:id="9463" w:author="Editor" w:date="2026-09-25T09:00:00Z">
        <w:r>
          <w:delText xml:space="preserve">him</w:delText>
        </w:r>
      </w:del>
      <w:ins w:id="9464" w:author="Editor" w:date="2026-09-25T09:00:00Z">
        <w:r>
          <w:t xml:space="preserve">her,</w:t>
        </w:r>
      </w:ins>
      <w:r>
        <w:t xml:space="preserve"> and his sudden reappearance </w:t>
      </w:r>
      <w:del w:id="9465" w:author="Editor" w:date="2026-09-25T09:00:00Z">
        <w:r>
          <w:delText xml:space="preserve">was puzzling</w:delText>
        </w:r>
      </w:del>
      <w:ins w:id="9466" w:author="Editor" w:date="2026-09-25T09:00:00Z">
        <w:r>
          <w:t xml:space="preserve">puzzled</w:t>
        </w:r>
      </w:ins>
      <w:r>
        <w:t xml:space="preserve"> her even more. She was determined to send him away before breaking into any conversation with Stephen. She knew how vulnerable her brother was</w:t>
      </w:r>
      <w:ins w:id="9467" w:author="Editor" w:date="2026-09-25T09:00:00Z">
        <w:r>
          <w:t xml:space="preserve">,</w:t>
        </w:r>
      </w:ins>
      <w:r>
        <w:t xml:space="preserve"> and with </w:t>
      </w:r>
      <w:del w:id="9468" w:author="Editor" w:date="2026-09-25T09:00:00Z">
        <w:r>
          <w:delText xml:space="preserve">him</w:delText>
        </w:r>
      </w:del>
      <w:ins w:id="9469" w:author="Editor" w:date="2026-09-25T09:00:00Z">
        <w:r>
          <w:t xml:space="preserve">Bradley</w:t>
        </w:r>
      </w:ins>
      <w:r>
        <w:t xml:space="preserve"> around she didn</w:t>
      </w:r>
      <w:del w:id="9470" w:author="Editor (Typography)" w:date="2026-09-25T09:00:00Z">
        <w:r>
          <w:delText xml:space="preserve">'</w:delText>
        </w:r>
      </w:del>
      <w:ins w:id="9471" w:author="Editor (Typography)" w:date="2026-09-25T09:00:00Z">
        <w:r>
          <w:t xml:space="preserve">’</w:t>
        </w:r>
      </w:ins>
      <w:r>
        <w:t xml:space="preserve">t want to divulge a word about her plan.</w:t>
      </w:r>
    </w:p>
    <w:p w14:paraId="5ED276AA" w14:textId="77777777" w:rsidR="00512106" w:rsidRPr="00512106" w:rsidRDefault="00512106" w:rsidP="00512106">
      <w:r>
        <w:t xml:space="preserve">She approached the table and demanded</w:t>
      </w:r>
      <w:del w:id="9472" w:author="Editor" w:date="2026-09-25T09:00:00Z">
        <w:r>
          <w:delText xml:space="preserve"> in a firm tone</w:delText>
        </w:r>
      </w:del>
      <w:r>
        <w:t xml:space="preserve">, “Bradley, what are you doing here?”</w:t>
      </w:r>
    </w:p>
    <w:p w14:paraId="4B1F53B0" w14:textId="77777777" w:rsidR="00512106" w:rsidRPr="00512106" w:rsidRDefault="00512106" w:rsidP="00512106">
      <w:r>
        <w:t xml:space="preserve">The sharpness in her tone penetrated straight through Maxwell. He was taken off</w:t>
      </w:r>
      <w:del w:id="9473" w:author="Editor" w:date="2026-09-25T09:00:00Z">
        <w:r>
          <w:delText xml:space="preserve">-</w:delText>
        </w:r>
      </w:del>
      <w:ins w:id="9474" w:author="Editor" w:date="2026-09-25T09:00:00Z">
        <w:r>
          <w:t xml:space="preserve"> </w:t>
        </w:r>
      </w:ins>
      <w:r>
        <w:t xml:space="preserve">guard by the sudden</w:t>
      </w:r>
      <w:del w:id="9475" w:author="Editor" w:date="2026-09-25T09:00:00Z">
        <w:r>
          <w:delText xml:space="preserve"> unexpected</w:delText>
        </w:r>
      </w:del>
      <w:r>
        <w:t xml:space="preserve"> assault. He was searching for the right words</w:t>
      </w:r>
      <w:ins w:id="9476" w:author="Editor" w:date="2026-09-25T09:00:00Z">
        <w:r>
          <w:t xml:space="preserve">,</w:t>
        </w:r>
      </w:ins>
      <w:r>
        <w:t xml:space="preserve"> and before he could react</w:t>
      </w:r>
      <w:ins w:id="9477" w:author="Editor" w:date="2026-09-25T09:00:00Z">
        <w:r>
          <w:t xml:space="preserve">,</w:t>
        </w:r>
      </w:ins>
      <w:r>
        <w:t xml:space="preserve"> Sanchez jolted him further, “If you are here for the map</w:t>
      </w:r>
      <w:del w:id="9478" w:author="Editor" w:date="2026-09-25T09:00:00Z">
        <w:r>
          <w:delText xml:space="preserve">.</w:delText>
        </w:r>
      </w:del>
      <w:ins w:id="9479" w:author="Editor" w:date="2026-09-25T09:00:00Z">
        <w:r>
          <w:t xml:space="preserve">,</w:t>
        </w:r>
      </w:ins>
      <w:r>
        <w:t xml:space="preserve"> I am ready to give it to you, but you have to promise me</w:t>
      </w:r>
      <w:del w:id="9480" w:author="Editor" w:date="2026-09-25T09:00:00Z">
        <w:r>
          <w:delText xml:space="preserve">, after</w:delText>
        </w:r>
      </w:del>
      <w:r>
        <w:t xml:space="preserve"> that you will stay away from us</w:t>
      </w:r>
      <w:ins w:id="9481" w:author="Editor" w:date="2026-09-25T09:00:00Z">
        <w:r>
          <w:t xml:space="preserve"> after that</w:t>
        </w:r>
      </w:ins>
      <w:r>
        <w:t xml:space="preserve">.”</w:t>
      </w:r>
    </w:p>
    <w:p>
      <w:pPr>
        <w:rPr>
          <w:ins w:id="9488" w:author="Editor" w:date="2026-09-25T09:00:00Z"/>
        </w:rPr>
      </w:pPr>
      <w:commentRangeStart w:id="272"/>
      <w:r>
        <w:t xml:space="preserve">Stephen was watching the episode with extreme displeasure</w:t>
      </w:r>
      <w:del w:id="9482" w:author="Editor" w:date="2026-09-25T09:00:00Z">
        <w:r>
          <w:delText xml:space="preserve">,</w:delText>
        </w:r>
      </w:del>
      <w:r>
        <w:t xml:space="preserve"> and decided to intervene</w:t>
      </w:r>
      <w:del w:id="9483" w:author="Editor" w:date="2026-09-25T09:00:00Z">
        <w:r>
          <w:delText xml:space="preserve">,</w:delText>
        </w:r>
      </w:del>
      <w:ins w:id="9484" w:author="Editor" w:date="2026-09-25T09:00:00Z">
        <w:r>
          <w:t xml:space="preserve">.</w:t>
        </w:r>
      </w:ins>
      <w:r>
        <w:t xml:space="preserve"> “Sanchez, his real name is Maxwell</w:t>
      </w:r>
      <w:ins w:id="9485" w:author="Editor" w:date="2026-09-25T09:00:00Z">
        <w:r>
          <w:t xml:space="preserve">,</w:t>
        </w:r>
      </w:ins>
      <w:r>
        <w:t xml:space="preserve"> and he isn’t a bad person.</w:t>
      </w:r>
      <w:del w:id="9486" w:author="Editor" w:date="2026-09-25T09:00:00Z">
        <w:r>
          <w:delText xml:space="preserve"> In fact,” </w:delText>
        </w:r>
      </w:del>
      <w:ins w:id="9487" w:author="Editor" w:date="2026-09-25T09:00:00Z">
        <w:r>
          <w:t xml:space="preserve">”</w:t>
        </w:r>
      </w:ins>
    </w:p>
    <w:p w14:paraId="0BDA716A" w14:textId="77777777" w:rsidR="00512106" w:rsidRPr="00512106" w:rsidRDefault="00512106" w:rsidP="00512106">
      <w:r>
        <w:t xml:space="preserve">Sanchez cut him off</w:t>
      </w:r>
      <w:del w:id="9489" w:author="Editor" w:date="2026-09-25T09:00:00Z">
        <w:r>
          <w:delText xml:space="preserve"> in between and blurted</w:delText>
        </w:r>
      </w:del>
      <w:r>
        <w:t xml:space="preserve">, “You stay out of this.”</w:t>
      </w:r>
      <w:commentRangeEnd w:id="272"/>
      <w:r>
        <w:commentReference w:id="272"/>
      </w:r>
    </w:p>
    <w:p w14:paraId="563DA741" w14:textId="77777777" w:rsidR="00512106" w:rsidRPr="00512106" w:rsidRDefault="00512106" w:rsidP="00512106">
      <w:r>
        <w:t xml:space="preserve">Despite Sanchez’s warning, Stephen interrupted again, “Look, you need to give the man a chance to explain.</w:t>
      </w:r>
      <w:del w:id="9490" w:author="Editor (Typography)" w:date="2026-09-25T09:00:00Z">
        <w:r>
          <w:delText xml:space="preserve">"</w:delText>
        </w:r>
      </w:del>
      <w:ins w:id="9491" w:author="Editor (Typography)" w:date="2026-09-25T09:00:00Z">
        <w:r>
          <w:t xml:space="preserve">”</w:t>
        </w:r>
      </w:ins>
    </w:p>
    <w:p w14:paraId="164647DA" w14:textId="77777777" w:rsidR="00512106" w:rsidRPr="00512106" w:rsidRDefault="00512106" w:rsidP="00512106">
      <w:r>
        <w:t xml:space="preserve">Sanchez had never seen her brother so determined</w:t>
      </w:r>
      <w:del w:id="9492" w:author="Editor" w:date="2026-09-25T09:00:00Z">
        <w:r>
          <w:delText xml:space="preserve"> with his opinion</w:delText>
        </w:r>
      </w:del>
      <w:r>
        <w:t xml:space="preserve"> before. His voice was firm, oozing with confidence. There was something in him that calmed her agitation.  She pulled </w:t>
      </w:r>
      <w:ins w:id="9493" w:author="Editor" w:date="2026-09-25T09:00:00Z">
        <w:r>
          <w:t xml:space="preserve">up </w:t>
        </w:r>
      </w:ins>
      <w:r>
        <w:t xml:space="preserve">a chair, put her walking sticks </w:t>
      </w:r>
      <w:del w:id="9494" w:author="Editor" w:date="2026-09-25T09:00:00Z">
        <w:r>
          <w:delText xml:space="preserve">on</w:delText>
        </w:r>
      </w:del>
      <w:ins w:id="9495" w:author="Editor" w:date="2026-09-25T09:00:00Z">
        <w:r>
          <w:t xml:space="preserve">to</w:t>
        </w:r>
      </w:ins>
      <w:r>
        <w:t xml:space="preserve"> the side, and sat down with reluctance</w:t>
      </w:r>
      <w:del w:id="9496" w:author="Editor" w:date="2026-09-25T09:00:00Z">
        <w:r>
          <w:delText xml:space="preserve">,</w:delText>
        </w:r>
      </w:del>
      <w:ins w:id="9497" w:author="Editor" w:date="2026-09-25T09:00:00Z">
        <w:r>
          <w:t xml:space="preserve">.</w:t>
        </w:r>
      </w:ins>
      <w:r>
        <w:t xml:space="preserve"> “All right. I will listen to your part of the story. Bradley, Maxwell or whosoever you are,  go ahead</w:t>
      </w:r>
      <w:del w:id="9498" w:author="Editor" w:date="2026-09-25T09:00:00Z">
        <w:r>
          <w:delText xml:space="preserve">” the</w:delText>
        </w:r>
      </w:del>
      <w:ins w:id="9499" w:author="Editor" w:date="2026-09-25T09:00:00Z">
        <w:r>
          <w:t xml:space="preserve">.” The</w:t>
        </w:r>
      </w:ins>
      <w:r>
        <w:t xml:space="preserve"> sarcasm in her voice was </w:t>
      </w:r>
      <w:del w:id="9500" w:author="Editor" w:date="2026-09-25T09:00:00Z">
        <w:r>
          <w:delText xml:space="preserve">so </w:delText>
        </w:r>
      </w:del>
      <w:r>
        <w:t xml:space="preserve">evident</w:t>
      </w:r>
      <w:del w:id="9501" w:author="Editor" w:date="2026-09-25T09:00:00Z">
        <w:r>
          <w:delText xml:space="preserve"> that it was hard not to observe</w:delText>
        </w:r>
      </w:del>
      <w:r>
        <w:t xml:space="preserve">.</w:t>
      </w:r>
    </w:p>
    <w:p w14:paraId="213F2481" w14:textId="77777777" w:rsidR="00512106" w:rsidRPr="00512106" w:rsidRDefault="00512106" w:rsidP="00512106">
      <w:commentRangeStart w:id="273"/>
      <w:r>
        <w:t xml:space="preserve">Maxwell knew today was the day to end all charades and raise the long-standing curtain </w:t>
      </w:r>
      <w:del w:id="9502" w:author="Editor" w:date="2026-09-25T09:00:00Z">
        <w:r>
          <w:delText xml:space="preserve">from</w:delText>
        </w:r>
      </w:del>
      <w:ins w:id="9503" w:author="Editor" w:date="2026-09-25T09:00:00Z">
        <w:r>
          <w:t xml:space="preserve">on</w:t>
        </w:r>
      </w:ins>
      <w:r>
        <w:t xml:space="preserve"> everything </w:t>
      </w:r>
      <w:del w:id="9504" w:author="Editor" w:date="2026-09-25T09:00:00Z">
        <w:r>
          <w:delText xml:space="preserve">that he </w:delText>
        </w:r>
      </w:del>
      <w:ins w:id="9505" w:author="Editor" w:date="2026-09-25T09:00:00Z">
        <w:r>
          <w:t xml:space="preserve">he had </w:t>
        </w:r>
      </w:ins>
      <w:r>
        <w:t xml:space="preserve">held</w:t>
      </w:r>
      <w:ins w:id="9506" w:author="Editor" w:date="2026-09-25T09:00:00Z">
        <w:r>
          <w:t xml:space="preserve"> back</w:t>
        </w:r>
      </w:ins>
      <w:r>
        <w:t xml:space="preserve"> all this while. </w:t>
      </w:r>
      <w:del w:id="9507" w:author="Editor (Typography)" w:date="2026-09-25T09:00:00Z">
        <w:r>
          <w:delText xml:space="preserve">"</w:delText>
        </w:r>
      </w:del>
      <w:ins w:id="9508" w:author="Editor (Typography)" w:date="2026-09-25T09:00:00Z">
        <w:r>
          <w:t xml:space="preserve">“</w:t>
        </w:r>
      </w:ins>
      <w:r>
        <w:t xml:space="preserve">By now you know my name is Maxwell. I am an undercover agent at Scotland Yard. I have been on a secret mission for the past several years to expose TransPacific’s illegal trafficking. The police department helped me to get a job at TransPacific Ayr’s office. </w:t>
      </w:r>
      <w:del w:id="9509" w:author="Editor" w:date="2026-09-25T09:00:00Z">
        <w:r>
          <w:delText xml:space="preserve">Few</w:delText>
        </w:r>
      </w:del>
      <w:ins w:id="9510" w:author="Editor" w:date="2026-09-25T09:00:00Z">
        <w:r>
          <w:t xml:space="preserve">A few</w:t>
        </w:r>
      </w:ins>
      <w:r>
        <w:t xml:space="preserve"> times I came quite close to exposing them, but every time I fell a tad short. You can either call it my failure or give credit to TransPacific’s prudence.”</w:t>
      </w:r>
      <w:commentRangeEnd w:id="273"/>
      <w:r>
        <w:commentReference w:id="273"/>
      </w:r>
    </w:p>
    <w:p w14:paraId="0E682615" w14:textId="679773F4" w:rsidR="00512106" w:rsidRPr="00512106" w:rsidRDefault="00512106" w:rsidP="00512106">
      <w:r>
        <w:t xml:space="preserve">Maxwell </w:t>
      </w:r>
      <w:del w:id="9511" w:author="Editor" w:date="2026-09-25T09:00:00Z">
        <w:r>
          <w:delText xml:space="preserve">took a pause</w:delText>
        </w:r>
      </w:del>
      <w:ins w:id="9512" w:author="Editor" w:date="2026-09-25T09:00:00Z">
        <w:r>
          <w:t xml:space="preserve">paused</w:t>
        </w:r>
      </w:ins>
      <w:r>
        <w:t xml:space="preserve"> to take a sip of his coffee. He could clearly see Sanchez watching him with </w:t>
      </w:r>
      <w:del w:id="9513" w:author="Editor (Spelling)" w:date="2026-09-25T09:00:00Z">
        <w:r>
          <w:delText xml:space="preserve">skepticism</w:delText>
        </w:r>
      </w:del>
      <w:ins w:id="9514" w:author="Editor (Spelling)" w:date="2026-09-25T09:00:00Z">
        <w:r>
          <w:t xml:space="preserve">scepticism</w:t>
        </w:r>
      </w:ins>
      <w:r>
        <w:t xml:space="preserve">. He gazed away from her and continued</w:t>
      </w:r>
      <w:del w:id="9515" w:author="Editor" w:date="2026-09-25T09:00:00Z">
        <w:r>
          <w:delText xml:space="preserve"> further</w:delText>
        </w:r>
      </w:del>
      <w:r>
        <w:t xml:space="preserve">, “Staying close to Evan helped me to get clarity on how the racket was executed. Though I succeeded in building a level of trust with Evan, it was still not enough for me to be part of his inner circle</w:t>
      </w:r>
      <w:del w:id="9516" w:author="Editor" w:date="2026-09-25T09:00:00Z">
        <w:r>
          <w:delText xml:space="preserve"> and</w:delText>
        </w:r>
      </w:del>
      <w:ins w:id="9517" w:author="Editor" w:date="2026-09-25T09:00:00Z">
        <w:r>
          <w:t xml:space="preserve">, and I</w:t>
        </w:r>
      </w:ins>
      <w:r>
        <w:t xml:space="preserve"> was never exposed to any insider conversation.</w:t>
      </w:r>
    </w:p>
    <w:p w14:paraId="4C89B677" w14:textId="77777777" w:rsidR="00512106" w:rsidRPr="00512106" w:rsidRDefault="00512106" w:rsidP="00512106">
      <w:commentRangeStart w:id="274"/>
      <w:ins w:id="9518" w:author="Editor" w:date="2026-09-25T09:00:00Z">
        <w:r>
          <w:t xml:space="preserve">“</w:t>
        </w:r>
      </w:ins>
      <w:r>
        <w:t xml:space="preserve">During my stay in Evan’s office, Benedikt’s name used to surface from time to time. A strange thing happened one day. Evan’s office corridor was cordoned off</w:t>
      </w:r>
      <w:del w:id="9519" w:author="Editor" w:date="2026-09-25T09:00:00Z">
        <w:r>
          <w:delText xml:space="preserve"> from everyone’s access</w:delText>
        </w:r>
      </w:del>
      <w:r>
        <w:t xml:space="preserve">. No one could be anywhere near that area, and the place was guarded as if it was a military zone.</w:t>
      </w:r>
      <w:commentRangeEnd w:id="274"/>
      <w:r>
        <w:commentReference w:id="274"/>
      </w:r>
    </w:p>
    <w:p w14:paraId="5A29CDF8" w14:textId="77777777" w:rsidR="00512106" w:rsidRPr="00512106" w:rsidRDefault="00512106" w:rsidP="00512106">
      <w:ins w:id="9520" w:author="Editor" w:date="2026-09-25T09:00:00Z">
        <w:r>
          <w:t xml:space="preserve">“</w:t>
        </w:r>
      </w:ins>
      <w:r>
        <w:t xml:space="preserve">After that incident, my curiosity to learn about Benedikt increased </w:t>
      </w:r>
      <w:del w:id="9521" w:author="Editor" w:date="2026-09-25T09:00:00Z">
        <w:r>
          <w:delText xml:space="preserve">multi-fold</w:delText>
        </w:r>
      </w:del>
      <w:ins w:id="9522" w:author="Editor" w:date="2026-09-25T09:00:00Z">
        <w:r>
          <w:t xml:space="preserve">many times over</w:t>
        </w:r>
      </w:ins>
      <w:r>
        <w:t xml:space="preserve">. I noticed that Benedikt’s </w:t>
      </w:r>
      <w:del w:id="9523" w:author="Editor" w:date="2026-09-25T09:00:00Z">
        <w:r>
          <w:delText xml:space="preserve">visit</w:delText>
        </w:r>
      </w:del>
      <w:ins w:id="9524" w:author="Editor" w:date="2026-09-25T09:00:00Z">
        <w:r>
          <w:t xml:space="preserve">visits</w:t>
        </w:r>
      </w:ins>
      <w:r>
        <w:t xml:space="preserve"> to Evan’s office </w:t>
      </w:r>
      <w:del w:id="9525" w:author="Editor" w:date="2026-09-25T09:00:00Z">
        <w:r>
          <w:delText xml:space="preserve">was</w:delText>
        </w:r>
      </w:del>
      <w:ins w:id="9526" w:author="Editor" w:date="2026-09-25T09:00:00Z">
        <w:r>
          <w:t xml:space="preserve">were</w:t>
        </w:r>
      </w:ins>
      <w:r>
        <w:t xml:space="preserve"> always unannounced</w:t>
      </w:r>
      <w:ins w:id="9527" w:author="Editor" w:date="2026-09-25T09:00:00Z">
        <w:r>
          <w:t xml:space="preserve">,</w:t>
        </w:r>
      </w:ins>
      <w:r>
        <w:t xml:space="preserve"> and it was almost impossible to plan anything. So finally, I decided to plant a bug in the executive conference room where they usually </w:t>
      </w:r>
      <w:del w:id="9528" w:author="Editor" w:date="2026-09-25T09:00:00Z">
        <w:r>
          <w:delText xml:space="preserve">used to meet</w:delText>
        </w:r>
      </w:del>
      <w:ins w:id="9529" w:author="Editor" w:date="2026-09-25T09:00:00Z">
        <w:r>
          <w:t xml:space="preserve">met</w:t>
        </w:r>
      </w:ins>
      <w:r>
        <w:t xml:space="preserve">.</w:t>
      </w:r>
    </w:p>
    <w:p w14:paraId="10CF7BAA" w14:textId="77777777" w:rsidR="00512106" w:rsidRPr="00512106" w:rsidRDefault="00512106" w:rsidP="00512106">
      <w:del w:id="9530" w:author="Editor" w:date="2026-09-25T09:00:00Z">
        <w:r>
          <w:delText xml:space="preserve">Despite having</w:delText>
        </w:r>
      </w:del>
      <w:ins w:id="9531" w:author="Editor" w:date="2026-09-25T09:00:00Z">
        <w:r>
          <w:t xml:space="preserve">“Though I had</w:t>
        </w:r>
      </w:ins>
      <w:r>
        <w:t xml:space="preserve"> access to the floor, it wasn’t an easy job to execute. There was a dedicated security person for Evan’s floor</w:t>
      </w:r>
      <w:ins w:id="9532" w:author="Editor" w:date="2026-09-25T09:00:00Z">
        <w:r>
          <w:t xml:space="preserve">,</w:t>
        </w:r>
      </w:ins>
      <w:r>
        <w:t xml:space="preserve"> and the place was under 24-hour </w:t>
      </w:r>
      <w:del w:id="9533" w:author="Editor" w:date="2026-09-25T09:00:00Z">
        <w:r>
          <w:delText xml:space="preserve">security </w:delText>
        </w:r>
      </w:del>
      <w:r>
        <w:t xml:space="preserve">surveillance.</w:t>
      </w:r>
    </w:p>
    <w:p w14:paraId="02C7D0B3" w14:textId="77777777" w:rsidR="00512106" w:rsidRPr="00512106" w:rsidRDefault="00512106" w:rsidP="00512106">
      <w:ins w:id="9534" w:author="Editor" w:date="2026-09-25T09:00:00Z">
        <w:r>
          <w:t xml:space="preserve">“</w:t>
        </w:r>
      </w:ins>
      <w:r>
        <w:t xml:space="preserve">Evan occasionally used to bring us to the executive room for </w:t>
      </w:r>
      <w:del w:id="9535" w:author="Editor" w:date="2026-09-25T09:00:00Z">
        <w:r>
          <w:delText xml:space="preserve">some regular </w:delText>
        </w:r>
      </w:del>
      <w:r>
        <w:t xml:space="preserve">official meetings. He preferred the conference room </w:t>
      </w:r>
      <w:del w:id="9536" w:author="Editor" w:date="2026-09-25T09:00:00Z">
        <w:r>
          <w:delText xml:space="preserve">than</w:delText>
        </w:r>
      </w:del>
      <w:ins w:id="9537" w:author="Editor" w:date="2026-09-25T09:00:00Z">
        <w:r>
          <w:t xml:space="preserve">to</w:t>
        </w:r>
      </w:ins>
      <w:r>
        <w:t xml:space="preserve"> his office for all team discussions. I knew these visits were my only chance to </w:t>
      </w:r>
      <w:del w:id="9538" w:author="Editor" w:date="2026-09-25T09:00:00Z">
        <w:r>
          <w:delText xml:space="preserve">put</w:delText>
        </w:r>
      </w:del>
      <w:ins w:id="9539" w:author="Editor" w:date="2026-09-25T09:00:00Z">
        <w:r>
          <w:t xml:space="preserve">plant</w:t>
        </w:r>
      </w:ins>
      <w:r>
        <w:t xml:space="preserve"> a stealth microphone, but with the cameras around, it was almost impossible to pull </w:t>
      </w:r>
      <w:ins w:id="9540" w:author="Editor" w:date="2026-09-25T09:00:00Z">
        <w:r>
          <w:t xml:space="preserve">off </w:t>
        </w:r>
      </w:ins>
      <w:r>
        <w:t xml:space="preserve">something of that magnitude.”</w:t>
      </w:r>
    </w:p>
    <w:p w14:paraId="469E0F63" w14:textId="77777777" w:rsidR="00512106" w:rsidRPr="00512106" w:rsidRDefault="00512106" w:rsidP="00512106">
      <w:r>
        <w:t xml:space="preserve">Maxwell took a break again to observe Sanchez</w:t>
      </w:r>
      <w:del w:id="9541" w:author="Editor (Typography)" w:date="2026-09-25T09:00:00Z">
        <w:r>
          <w:delText xml:space="preserve">'</w:delText>
        </w:r>
      </w:del>
      <w:ins w:id="9542" w:author="Editor (Typography)" w:date="2026-09-25T09:00:00Z">
        <w:r>
          <w:t xml:space="preserve">’</w:t>
        </w:r>
      </w:ins>
      <w:r>
        <w:t xml:space="preserve">s reaction. He found her </w:t>
      </w:r>
      <w:del w:id="9543" w:author="Editor" w:date="2026-09-25T09:00:00Z">
        <w:r>
          <w:delText xml:space="preserve">guards dropped</w:delText>
        </w:r>
      </w:del>
      <w:ins w:id="9544" w:author="Editor" w:date="2026-09-25T09:00:00Z">
        <w:r>
          <w:t xml:space="preserve">guard down</w:t>
        </w:r>
      </w:ins>
      <w:r>
        <w:t xml:space="preserve">, and unlike before she was more involved </w:t>
      </w:r>
      <w:del w:id="9545" w:author="Editor" w:date="2026-09-25T09:00:00Z">
        <w:r>
          <w:delText xml:space="preserve">listening to</w:delText>
        </w:r>
      </w:del>
      <w:ins w:id="9546" w:author="Editor" w:date="2026-09-25T09:00:00Z">
        <w:r>
          <w:t xml:space="preserve">in</w:t>
        </w:r>
      </w:ins>
      <w:r>
        <w:t xml:space="preserve"> his narration. He gulped some more coffee and continued, “After carefully considering alternate possibilities</w:t>
      </w:r>
      <w:ins w:id="9547" w:author="Editor" w:date="2026-09-25T09:00:00Z">
        <w:r>
          <w:t xml:space="preserve">,</w:t>
        </w:r>
      </w:ins>
      <w:r>
        <w:t xml:space="preserve"> I formulated my game plan and waited for our next team meeting. I didn’t have to wait </w:t>
      </w:r>
      <w:del w:id="9548" w:author="Editor" w:date="2026-09-25T09:00:00Z">
        <w:r>
          <w:delText xml:space="preserve">for </w:delText>
        </w:r>
      </w:del>
      <w:r>
        <w:t xml:space="preserve">long. Soon we were called upon to discuss </w:t>
      </w:r>
      <w:del w:id="9549" w:author="Editor" w:date="2026-09-25T09:00:00Z">
        <w:r>
          <w:delText xml:space="preserve">some</w:delText>
        </w:r>
      </w:del>
      <w:ins w:id="9550" w:author="Editor" w:date="2026-09-25T09:00:00Z">
        <w:r>
          <w:t xml:space="preserve">a</w:t>
        </w:r>
      </w:ins>
      <w:r>
        <w:t xml:space="preserve"> quality improvement plan for our logistics division. There was a decorative pot on one of the side </w:t>
      </w:r>
      <w:del w:id="9551" w:author="Editor" w:date="2026-09-25T09:00:00Z">
        <w:r>
          <w:delText xml:space="preserve">table. In an unpretentious way</w:delText>
        </w:r>
      </w:del>
      <w:ins w:id="9552" w:author="Editor" w:date="2026-09-25T09:00:00Z">
        <w:r>
          <w:t xml:space="preserve">tables. Discreetly</w:t>
        </w:r>
      </w:ins>
      <w:r>
        <w:t xml:space="preserve">, I pushed the piece to the floor.  It was a ceramic pot and crashed on the </w:t>
      </w:r>
      <w:del w:id="9553" w:author="Editor" w:date="2026-09-25T09:00:00Z">
        <w:r>
          <w:delText xml:space="preserve">hard-wooden</w:delText>
        </w:r>
      </w:del>
      <w:ins w:id="9554" w:author="Editor" w:date="2026-09-25T09:00:00Z">
        <w:r>
          <w:t xml:space="preserve">hardwood</w:t>
        </w:r>
      </w:ins>
      <w:r>
        <w:t xml:space="preserve"> floor</w:t>
      </w:r>
      <w:ins w:id="9555" w:author="Editor" w:date="2026-09-25T09:00:00Z">
        <w:r>
          <w:t xml:space="preserve">,</w:t>
        </w:r>
      </w:ins>
      <w:r>
        <w:t xml:space="preserve"> breaking into pieces. I </w:t>
      </w:r>
      <w:del w:id="9556" w:author="Editor" w:date="2026-09-25T09:00:00Z">
        <w:r>
          <w:delText xml:space="preserve">tried putting a travesty showing</w:delText>
        </w:r>
      </w:del>
      <w:ins w:id="9557" w:author="Editor" w:date="2026-09-25T09:00:00Z">
        <w:r>
          <w:t xml:space="preserve">put on a show of</w:t>
        </w:r>
      </w:ins>
      <w:r>
        <w:t xml:space="preserve"> how sorry I was and offered to replace it with a new one. Though Evan didn</w:t>
      </w:r>
      <w:del w:id="9558" w:author="Editor (Typography)" w:date="2026-09-25T09:00:00Z">
        <w:r>
          <w:delText xml:space="preserve">'</w:delText>
        </w:r>
      </w:del>
      <w:ins w:id="9559" w:author="Editor (Typography)" w:date="2026-09-25T09:00:00Z">
        <w:r>
          <w:t xml:space="preserve">’</w:t>
        </w:r>
      </w:ins>
      <w:r>
        <w:t xml:space="preserve">t bother, the next day I bought a vase and put it back in the conference room. The only difference was</w:t>
      </w:r>
      <w:del w:id="9560" w:author="Editor" w:date="2026-09-25T09:00:00Z">
        <w:r>
          <w:delText xml:space="preserve">,</w:delText>
        </w:r>
      </w:del>
      <w:ins w:id="9561" w:author="Editor" w:date="2026-09-25T09:00:00Z">
        <w:r>
          <w:t xml:space="preserve"> that</w:t>
        </w:r>
      </w:ins>
      <w:r>
        <w:t xml:space="preserve"> this time the vase had a hidden microphone.</w:t>
      </w:r>
    </w:p>
    <w:p w14:paraId="38C110D3" w14:textId="46009D73" w:rsidR="00512106" w:rsidRPr="00512106" w:rsidRDefault="00512106" w:rsidP="00512106">
      <w:ins w:id="9562" w:author="Editor" w:date="2026-09-25T09:00:00Z">
        <w:r>
          <w:t xml:space="preserve">“</w:t>
        </w:r>
      </w:ins>
      <w:r>
        <w:t xml:space="preserve">It was a long two-month wait before Benedikt resurfaced. The microphone worked like a charm. During their meeting, they referred to a secret map, which was the pathway to all the illicit trafficking. I also learned that Benedikt was the custodian of it, and from their conversation, it appeared that the plan was revisited every quarter. I desperately wanted the map</w:t>
      </w:r>
      <w:ins w:id="9563" w:author="Editor" w:date="2026-09-25T09:00:00Z">
        <w:r>
          <w:t xml:space="preserve">,</w:t>
        </w:r>
      </w:ins>
      <w:r>
        <w:t xml:space="preserve"> but getting to Benedikt’s den was not an easy task. He was secretive, never stayed at one location and </w:t>
      </w:r>
      <w:ins w:id="9564" w:author="Editor" w:date="2026-09-25T09:00:00Z">
        <w:r>
          <w:t xml:space="preserve">was </w:t>
        </w:r>
      </w:ins>
      <w:r>
        <w:t xml:space="preserve">hard to trace.</w:t>
      </w:r>
    </w:p>
    <w:p w14:paraId="61AF408C" w14:textId="112FB452" w:rsidR="00512106" w:rsidRPr="00512106" w:rsidRDefault="00512106" w:rsidP="00512106">
      <w:ins w:id="9565" w:author="Editor" w:date="2026-09-25T09:00:00Z">
        <w:r>
          <w:t xml:space="preserve">“</w:t>
        </w:r>
      </w:ins>
      <w:r>
        <w:t xml:space="preserve">During that period, you joined TransPacific. You were the sharpest intern I</w:t>
      </w:r>
      <w:ins w:id="9566" w:author="Editor" w:date="2026-09-25T09:00:00Z">
        <w:r>
          <w:t xml:space="preserve"> had</w:t>
        </w:r>
      </w:ins>
      <w:r>
        <w:t xml:space="preserve"> ever met. You were intelligent, always executed your job to perfection and you had such a charming </w:t>
      </w:r>
      <w:del w:id="9567" w:author="Editor" w:date="2026-09-25T09:00:00Z">
        <w:r>
          <w:delText xml:space="preserve">outlook</w:delText>
        </w:r>
      </w:del>
      <w:ins w:id="9568" w:author="Editor" w:date="2026-09-25T09:00:00Z">
        <w:r>
          <w:t xml:space="preserve">manner</w:t>
        </w:r>
      </w:ins>
      <w:r>
        <w:t xml:space="preserve">. I found out everything about you. While my sole intention was to know more about you, in </w:t>
      </w:r>
      <w:del w:id="9569" w:author="Editor" w:date="2026-09-25T09:00:00Z">
        <w:r>
          <w:delText xml:space="preserve">that</w:delText>
        </w:r>
      </w:del>
      <w:ins w:id="9570" w:author="Editor" w:date="2026-09-25T09:00:00Z">
        <w:r>
          <w:t xml:space="preserve">the</w:t>
        </w:r>
      </w:ins>
      <w:r>
        <w:t xml:space="preserve"> process I also discovered that you were taking an extreme interest in Evan.</w:t>
      </w:r>
    </w:p>
    <w:p w14:paraId="1B4C2928" w14:textId="77777777" w:rsidR="00512106" w:rsidRPr="00512106" w:rsidRDefault="00512106" w:rsidP="00512106">
      <w:commentRangeStart w:id="275"/>
      <w:ins w:id="9571" w:author="Editor" w:date="2026-09-25T09:00:00Z">
        <w:r>
          <w:t xml:space="preserve">“</w:t>
        </w:r>
      </w:ins>
      <w:r>
        <w:t xml:space="preserve">My first impression was </w:t>
      </w:r>
      <w:del w:id="9572" w:author="Editor" w:date="2026-09-25T09:00:00Z">
        <w:r>
          <w:delText xml:space="preserve">you are</w:delText>
        </w:r>
      </w:del>
      <w:ins w:id="9573" w:author="Editor" w:date="2026-09-25T09:00:00Z">
        <w:r>
          <w:t xml:space="preserve">that you were</w:t>
        </w:r>
      </w:ins>
      <w:r>
        <w:t xml:space="preserve"> part of some government secret service agency. I tried every source I knew to confirm my hunch, but it turned out to be </w:t>
      </w:r>
      <w:del w:id="9574" w:author="Editor" w:date="2026-09-25T09:00:00Z">
        <w:r>
          <w:delText xml:space="preserve">negative</w:delText>
        </w:r>
      </w:del>
      <w:ins w:id="9575" w:author="Editor" w:date="2026-09-25T09:00:00Z">
        <w:r>
          <w:t xml:space="preserve">wrong</w:t>
        </w:r>
      </w:ins>
      <w:r>
        <w:t xml:space="preserve">. Unable to </w:t>
      </w:r>
      <w:del w:id="9576" w:author="Editor" w:date="2026-09-25T09:00:00Z">
        <w:r>
          <w:delText xml:space="preserve">resolve</w:delText>
        </w:r>
      </w:del>
      <w:ins w:id="9577" w:author="Editor" w:date="2026-09-25T09:00:00Z">
        <w:r>
          <w:t xml:space="preserve">explain</w:t>
        </w:r>
      </w:ins>
      <w:r>
        <w:t xml:space="preserve"> your mysterious </w:t>
      </w:r>
      <w:del w:id="9578" w:author="Editor" w:date="2026-09-25T09:00:00Z">
        <w:r>
          <w:delText xml:space="preserve">outlook</w:delText>
        </w:r>
      </w:del>
      <w:ins w:id="9579" w:author="Editor" w:date="2026-09-25T09:00:00Z">
        <w:r>
          <w:t xml:space="preserve">behaviour,</w:t>
        </w:r>
      </w:ins>
      <w:r>
        <w:t xml:space="preserve"> I concluded it could be your sheer inquisitiveness. Then I thought I might use your help to get to Benedikt. You know how I confronted you and put you through the training. I learned that Benedikt participated in the annual poker game in </w:t>
      </w:r>
      <w:del w:id="9580" w:author="Editor" w:date="2026-09-25T09:00:00Z">
        <w:r>
          <w:delText xml:space="preserve">Sweden. The</w:delText>
        </w:r>
      </w:del>
      <w:ins w:id="9581" w:author="Editor" w:date="2026-09-25T09:00:00Z">
        <w:r>
          <w:t xml:space="preserve">Denmark, the</w:t>
        </w:r>
      </w:ins>
      <w:r>
        <w:t xml:space="preserve"> only place I knew where Benedikt appeared in public and the only place you could have any chance to meet him.</w:t>
      </w:r>
      <w:commentRangeEnd w:id="275"/>
      <w:r>
        <w:commentReference w:id="275"/>
      </w:r>
    </w:p>
    <w:p w14:paraId="53D3A564" w14:textId="77777777" w:rsidR="00512106" w:rsidRPr="00512106" w:rsidRDefault="00512106" w:rsidP="00512106">
      <w:ins w:id="9582" w:author="Editor" w:date="2026-09-25T09:00:00Z">
        <w:r>
          <w:t xml:space="preserve">“</w:t>
        </w:r>
      </w:ins>
      <w:r>
        <w:t xml:space="preserve">After I gave you the tip </w:t>
      </w:r>
      <w:del w:id="9583" w:author="Editor" w:date="2026-09-25T09:00:00Z">
        <w:r>
          <w:delText xml:space="preserve">of</w:delText>
        </w:r>
      </w:del>
      <w:ins w:id="9584" w:author="Editor" w:date="2026-09-25T09:00:00Z">
        <w:r>
          <w:t xml:space="preserve">about</w:t>
        </w:r>
      </w:ins>
      <w:r>
        <w:t xml:space="preserve"> Benedikt’s </w:t>
      </w:r>
      <w:del w:id="9585" w:author="Editor" w:date="2026-09-25T09:00:00Z">
        <w:r>
          <w:delText xml:space="preserve">Poker</w:delText>
        </w:r>
      </w:del>
      <w:ins w:id="9586" w:author="Editor" w:date="2026-09-25T09:00:00Z">
        <w:r>
          <w:t xml:space="preserve">poker</w:t>
        </w:r>
      </w:ins>
      <w:r>
        <w:t xml:space="preserve"> adventure, I</w:t>
      </w:r>
      <w:del w:id="9587" w:author="Editor" w:date="2026-09-25T09:00:00Z">
        <w:r>
          <w:delText xml:space="preserve"> had</w:delText>
        </w:r>
      </w:del>
      <w:r>
        <w:t xml:space="preserve"> followed you in complete secrecy. My sole motive was to jump in </w:t>
      </w:r>
      <w:del w:id="9588" w:author="Editor" w:date="2026-09-25T09:00:00Z">
        <w:r>
          <w:delText xml:space="preserve">for</w:delText>
        </w:r>
      </w:del>
      <w:ins w:id="9589" w:author="Editor" w:date="2026-09-25T09:00:00Z">
        <w:r>
          <w:t xml:space="preserve">to</w:t>
        </w:r>
      </w:ins>
      <w:r>
        <w:t xml:space="preserve"> your rescue if the situation </w:t>
      </w:r>
      <w:del w:id="9590" w:author="Editor" w:date="2026-09-25T09:00:00Z">
        <w:r>
          <w:delText xml:space="preserve">becomes</w:delText>
        </w:r>
      </w:del>
      <w:ins w:id="9591" w:author="Editor" w:date="2026-09-25T09:00:00Z">
        <w:r>
          <w:t xml:space="preserve">became</w:t>
        </w:r>
      </w:ins>
      <w:r>
        <w:t xml:space="preserve"> unfavorable.”</w:t>
      </w:r>
    </w:p>
    <w:p w14:paraId="797CE091" w14:textId="77777777" w:rsidR="00512106" w:rsidRPr="00512106" w:rsidRDefault="00512106" w:rsidP="00512106">
      <w:r>
        <w:t xml:space="preserve">He </w:t>
      </w:r>
      <w:del w:id="9592" w:author="Editor" w:date="2026-09-25T09:00:00Z">
        <w:r>
          <w:delText xml:space="preserve">took</w:delText>
        </w:r>
      </w:del>
      <w:ins w:id="9593" w:author="Editor" w:date="2026-09-25T09:00:00Z">
        <w:r>
          <w:t xml:space="preserve">heaved</w:t>
        </w:r>
      </w:ins>
      <w:r>
        <w:t xml:space="preserve"> a deep sigh and </w:t>
      </w:r>
      <w:del w:id="9594" w:author="Editor" w:date="2026-09-25T09:00:00Z">
        <w:r>
          <w:delText xml:space="preserve">assumed</w:delText>
        </w:r>
      </w:del>
      <w:ins w:id="9595" w:author="Editor" w:date="2026-09-25T09:00:00Z">
        <w:r>
          <w:t xml:space="preserve">took</w:t>
        </w:r>
      </w:ins>
      <w:r>
        <w:t xml:space="preserve"> a break from his </w:t>
      </w:r>
      <w:del w:id="9596" w:author="Editor" w:date="2026-09-25T09:00:00Z">
        <w:r>
          <w:delText xml:space="preserve">monotonous spill</w:delText>
        </w:r>
      </w:del>
      <w:ins w:id="9597" w:author="Editor" w:date="2026-09-25T09:00:00Z">
        <w:r>
          <w:t xml:space="preserve">monologue</w:t>
        </w:r>
      </w:ins>
      <w:r>
        <w:t xml:space="preserve">. By this time, Sanchez was deeply engrossed in his narration. Her </w:t>
      </w:r>
      <w:del w:id="9598" w:author="Editor" w:date="2026-09-25T09:00:00Z">
        <w:r>
          <w:delText xml:space="preserve">expressions have</w:delText>
        </w:r>
      </w:del>
      <w:ins w:id="9599" w:author="Editor" w:date="2026-09-25T09:00:00Z">
        <w:r>
          <w:t xml:space="preserve">expression had</w:t>
        </w:r>
      </w:ins>
      <w:r>
        <w:t xml:space="preserve"> mellowed, and her rage gave way to empathy. Stephen was watching a different Maxwell </w:t>
      </w:r>
      <w:del w:id="9600" w:author="Editor" w:date="2026-09-25T09:00:00Z">
        <w:r>
          <w:delText xml:space="preserve">-</w:delText>
        </w:r>
      </w:del>
      <w:ins w:id="9601" w:author="Editor" w:date="2026-09-25T09:00:00Z">
        <w:r>
          <w:t xml:space="preserve">–</w:t>
        </w:r>
      </w:ins>
      <w:r>
        <w:t xml:space="preserve"> one who was tender, one who could be vulnerable, and one who cared.</w:t>
      </w:r>
    </w:p>
    <w:p w14:paraId="46C00274" w14:textId="2DB7A0DB" w:rsidR="00512106" w:rsidRPr="00512106" w:rsidRDefault="00512106" w:rsidP="00512106">
      <w:commentRangeStart w:id="276"/>
      <w:r>
        <w:t xml:space="preserve">Maxwell continued</w:t>
      </w:r>
      <w:del w:id="9602" w:author="Editor" w:date="2026-09-25T09:00:00Z">
        <w:r>
          <w:delText xml:space="preserve"> further</w:delText>
        </w:r>
      </w:del>
      <w:r>
        <w:t xml:space="preserve">, “I was there when you were climbing down from Benedikt’s room</w:t>
      </w:r>
      <w:del w:id="9603" w:author="Editor" w:date="2026-09-25T09:00:00Z">
        <w:r>
          <w:delText xml:space="preserve">,</w:delText>
        </w:r>
      </w:del>
      <w:ins w:id="9604" w:author="Editor" w:date="2026-09-25T09:00:00Z">
        <w:r>
          <w:t xml:space="preserve">.</w:t>
        </w:r>
      </w:ins>
      <w:r>
        <w:t xml:space="preserve"> I followed you on the long train ride, chased you on the streets of Zurich and</w:t>
      </w:r>
      <w:ins w:id="9605" w:author="Editor" w:date="2026-09-25T09:00:00Z">
        <w:r>
          <w:t xml:space="preserve"> onto</w:t>
        </w:r>
      </w:ins>
      <w:r>
        <w:t xml:space="preserve"> the plane to Lisbon. I concluded you didn’t need any help. You were too good for Benedikt or any of his accomplices.</w:t>
      </w:r>
      <w:commentRangeEnd w:id="276"/>
      <w:r>
        <w:commentReference w:id="276"/>
      </w:r>
    </w:p>
    <w:p w14:paraId="4F2AE5A5" w14:textId="77777777" w:rsidR="00512106" w:rsidRPr="00512106" w:rsidRDefault="00512106" w:rsidP="00512106">
      <w:ins w:id="9606" w:author="Editor" w:date="2026-09-25T09:00:00Z">
        <w:r>
          <w:t xml:space="preserve">“</w:t>
        </w:r>
      </w:ins>
      <w:r>
        <w:t xml:space="preserve">At the Lisbon airport, you not only dodged Benedikt’s men but evaded me as well. And instead of coming after you</w:t>
      </w:r>
      <w:ins w:id="9607" w:author="Editor" w:date="2026-09-25T09:00:00Z">
        <w:r>
          <w:t xml:space="preserve">,</w:t>
        </w:r>
      </w:ins>
      <w:r>
        <w:t xml:space="preserve"> I decided to chase them</w:t>
      </w:r>
      <w:del w:id="9608" w:author="Editor" w:date="2026-09-25T09:00:00Z">
        <w:r>
          <w:delText xml:space="preserve">.  Partly</w:delText>
        </w:r>
      </w:del>
      <w:ins w:id="9609" w:author="Editor" w:date="2026-09-25T09:00:00Z">
        <w:r>
          <w:t xml:space="preserve">, partly</w:t>
        </w:r>
      </w:ins>
      <w:r>
        <w:t xml:space="preserve"> because I knew where you were headed. But that was a terrible mistake. I underestimated Benedikt’s ability and his clout.”</w:t>
      </w:r>
    </w:p>
    <w:p w14:paraId="3BB8CC0D" w14:textId="77777777" w:rsidR="00512106" w:rsidRPr="00512106" w:rsidRDefault="00512106" w:rsidP="00512106">
      <w:r>
        <w:t xml:space="preserve">There was a long pause before Maxwell decided to break the uncomfortable </w:t>
      </w:r>
      <w:del w:id="9610" w:author="Editor" w:date="2026-09-25T09:00:00Z">
        <w:r>
          <w:delText xml:space="preserve">eerie</w:delText>
        </w:r>
      </w:del>
      <w:ins w:id="9611" w:author="Editor" w:date="2026-09-25T09:00:00Z">
        <w:r>
          <w:t xml:space="preserve">silence</w:t>
        </w:r>
      </w:ins>
      <w:r>
        <w:t xml:space="preserve"> between them</w:t>
      </w:r>
      <w:del w:id="9612" w:author="Editor" w:date="2026-09-25T09:00:00Z">
        <w:r>
          <w:delText xml:space="preserve">,</w:delText>
        </w:r>
      </w:del>
      <w:ins w:id="9613" w:author="Editor" w:date="2026-09-25T09:00:00Z">
        <w:r>
          <w:t xml:space="preserve">.</w:t>
        </w:r>
      </w:ins>
      <w:r>
        <w:t xml:space="preserve"> “I have spoken nothing but the truth, and I hope you will trust my words.</w:t>
      </w:r>
      <w:del w:id="9614" w:author="Editor (Typography)" w:date="2026-09-25T09:00:00Z">
        <w:r>
          <w:delText xml:space="preserve">"</w:delText>
        </w:r>
      </w:del>
      <w:ins w:id="9615" w:author="Editor (Typography)" w:date="2026-09-25T09:00:00Z">
        <w:r>
          <w:t xml:space="preserve">”</w:t>
        </w:r>
      </w:ins>
    </w:p>
    <w:p w14:paraId="3B78D1C9" w14:textId="24958CFA" w:rsidR="00512106" w:rsidRPr="00512106" w:rsidRDefault="00512106" w:rsidP="00512106">
      <w:commentRangeStart w:id="277"/>
      <w:r>
        <w:t xml:space="preserve">Sanchez</w:t>
      </w:r>
      <w:del w:id="9616" w:author="Editor (Typography)" w:date="2026-09-25T09:00:00Z">
        <w:r>
          <w:delText xml:space="preserve">'</w:delText>
        </w:r>
      </w:del>
      <w:ins w:id="9617" w:author="Editor (Typography)" w:date="2026-09-25T09:00:00Z">
        <w:r>
          <w:t xml:space="preserve">’</w:t>
        </w:r>
      </w:ins>
      <w:r>
        <w:t xml:space="preserve">s eyes were soft, and she tried hard to keep her </w:t>
      </w:r>
      <w:del w:id="9618" w:author="Editor" w:date="2026-09-25T09:00:00Z">
        <w:r>
          <w:delText xml:space="preserve">dissembled </w:delText>
        </w:r>
      </w:del>
      <w:r>
        <w:t xml:space="preserve">composure</w:t>
      </w:r>
      <w:del w:id="9619" w:author="Editor" w:date="2026-09-25T09:00:00Z">
        <w:r>
          <w:delText xml:space="preserve"> appear calm. She</w:delText>
        </w:r>
      </w:del>
      <w:ins w:id="9620" w:author="Editor" w:date="2026-09-25T09:00:00Z">
        <w:r>
          <w:t xml:space="preserve">. She had</w:t>
        </w:r>
      </w:ins>
      <w:r>
        <w:t xml:space="preserve"> never expected Maxwell to </w:t>
      </w:r>
      <w:del w:id="9621" w:author="Editor" w:date="2026-09-25T09:00:00Z">
        <w:r>
          <w:delText xml:space="preserve">provide</w:delText>
        </w:r>
      </w:del>
      <w:ins w:id="9622" w:author="Editor" w:date="2026-09-25T09:00:00Z">
        <w:r>
          <w:t xml:space="preserve">give</w:t>
        </w:r>
      </w:ins>
      <w:r>
        <w:t xml:space="preserve"> such a candid response to her implacable probe. She ignored Maxwell’s </w:t>
      </w:r>
      <w:del w:id="9623" w:author="Editor" w:date="2026-09-25T09:00:00Z">
        <w:r>
          <w:delText xml:space="preserve">question</w:delText>
        </w:r>
      </w:del>
      <w:ins w:id="9624" w:author="Editor" w:date="2026-09-25T09:00:00Z">
        <w:r>
          <w:t xml:space="preserve">plea</w:t>
        </w:r>
      </w:ins>
      <w:r>
        <w:t xml:space="preserve">, and in a gruff voice stated, “I am not alarmed by your presence anymore. I must tell you guys something. I have an opportunity to be on the voyage that starts two days from now. Don’t ask me how I got access, but I want you to know that I will be safe.”</w:t>
      </w:r>
      <w:commentRangeEnd w:id="277"/>
      <w:r>
        <w:commentReference w:id="277"/>
      </w:r>
    </w:p>
    <w:p w14:paraId="2514D54D" w14:textId="77777777" w:rsidR="00512106" w:rsidRPr="00512106" w:rsidRDefault="00512106" w:rsidP="00512106">
      <w:r>
        <w:t xml:space="preserve">She took a pause to gauge their reactions. She </w:t>
      </w:r>
      <w:ins w:id="9625" w:author="Editor" w:date="2026-09-25T09:00:00Z">
        <w:r>
          <w:t xml:space="preserve">had </w:t>
        </w:r>
      </w:ins>
      <w:r>
        <w:t xml:space="preserve">expected them to be astounded, and </w:t>
      </w:r>
      <w:del w:id="9626" w:author="Editor" w:date="2026-09-25T09:00:00Z">
        <w:r>
          <w:delText xml:space="preserve">rightfully </w:delText>
        </w:r>
      </w:del>
      <w:r>
        <w:t xml:space="preserve">they were downright appalled. She continued</w:t>
      </w:r>
      <w:del w:id="9627" w:author="Editor" w:date="2026-09-25T09:00:00Z">
        <w:r>
          <w:delText xml:space="preserve"> further</w:delText>
        </w:r>
      </w:del>
      <w:r>
        <w:t xml:space="preserve"> in haste, as she knew she might be interrupted if the silence </w:t>
      </w:r>
      <w:del w:id="9628" w:author="Editor" w:date="2026-09-25T09:00:00Z">
        <w:r>
          <w:delText xml:space="preserve">is</w:delText>
        </w:r>
      </w:del>
      <w:ins w:id="9629" w:author="Editor" w:date="2026-09-25T09:00:00Z">
        <w:r>
          <w:t xml:space="preserve">was</w:t>
        </w:r>
      </w:ins>
      <w:r>
        <w:t xml:space="preserve"> prolonged</w:t>
      </w:r>
      <w:del w:id="9630" w:author="Editor" w:date="2026-09-25T09:00:00Z">
        <w:r>
          <w:delText xml:space="preserve"> for long</w:delText>
        </w:r>
      </w:del>
      <w:r>
        <w:t xml:space="preserve">. “Maxwell</w:t>
      </w:r>
      <w:ins w:id="9631" w:author="Editor" w:date="2026-09-25T09:00:00Z">
        <w:r>
          <w:t xml:space="preserve">,</w:t>
        </w:r>
      </w:ins>
      <w:r>
        <w:t xml:space="preserve"> our goals have not changed – we want to demolish TransPacific. I will get you all the evidence to bring down this proscribed swindle.  You need to trust me on this.</w:t>
      </w:r>
      <w:del w:id="9632" w:author="Editor (Typography)" w:date="2026-09-25T09:00:00Z">
        <w:r>
          <w:delText xml:space="preserve">"</w:delText>
        </w:r>
      </w:del>
      <w:ins w:id="9633" w:author="Editor (Typography)" w:date="2026-09-25T09:00:00Z">
        <w:r>
          <w:t xml:space="preserve">”</w:t>
        </w:r>
      </w:ins>
      <w:r>
        <w:t xml:space="preserve"> She looked into his eyes to decipher his thoughts.</w:t>
      </w:r>
    </w:p>
    <w:p w14:paraId="2B47B72D" w14:textId="77777777" w:rsidR="00512106" w:rsidRPr="00512106" w:rsidRDefault="00512106" w:rsidP="00512106">
      <w:del w:id="9634" w:author="Editor (Typography)" w:date="2026-09-25T09:00:00Z">
        <w:r>
          <w:delText xml:space="preserve">"</w:delText>
        </w:r>
      </w:del>
      <w:ins w:id="9635" w:author="Editor (Typography)" w:date="2026-09-25T09:00:00Z">
        <w:r>
          <w:t xml:space="preserve">“</w:t>
        </w:r>
      </w:ins>
      <w:r>
        <w:t xml:space="preserve">I can’t leave you with those wolves. They are dangerous. Losing </w:t>
      </w:r>
      <w:del w:id="9636" w:author="Editor" w:date="2026-09-25T09:00:00Z">
        <w:r>
          <w:delText xml:space="preserve">dad</w:delText>
        </w:r>
      </w:del>
      <w:ins w:id="9637" w:author="Editor" w:date="2026-09-25T09:00:00Z">
        <w:r>
          <w:t xml:space="preserve">Dad</w:t>
        </w:r>
      </w:ins>
      <w:r>
        <w:t xml:space="preserve"> tormented our family, and if anything happens to you, both </w:t>
      </w:r>
      <w:del w:id="9638" w:author="Editor" w:date="2026-09-25T09:00:00Z">
        <w:r>
          <w:delText xml:space="preserve">mom</w:delText>
        </w:r>
      </w:del>
      <w:ins w:id="9639" w:author="Editor" w:date="2026-09-25T09:00:00Z">
        <w:r>
          <w:t xml:space="preserve">Mum</w:t>
        </w:r>
      </w:ins>
      <w:r>
        <w:t xml:space="preserve"> and I will perish</w:t>
      </w:r>
      <w:del w:id="9640" w:author="Editor" w:date="2026-09-25T09:00:00Z">
        <w:r>
          <w:delText xml:space="preserve">” this</w:delText>
        </w:r>
      </w:del>
      <w:ins w:id="9641" w:author="Editor" w:date="2026-09-25T09:00:00Z">
        <w:r>
          <w:t xml:space="preserve">.” This</w:t>
        </w:r>
      </w:ins>
      <w:r>
        <w:t xml:space="preserve"> time it was Stephen.  His voice </w:t>
      </w:r>
      <w:del w:id="9642" w:author="Editor" w:date="2026-09-25T09:00:00Z">
        <w:r>
          <w:delText xml:space="preserve">took a flail turn as it trailed</w:delText>
        </w:r>
      </w:del>
      <w:ins w:id="9643" w:author="Editor" w:date="2026-09-25T09:00:00Z">
        <w:r>
          <w:t xml:space="preserve">trailed off,</w:t>
        </w:r>
      </w:ins>
      <w:r>
        <w:t xml:space="preserve"> laced with anxiousness.</w:t>
      </w:r>
    </w:p>
    <w:p w14:paraId="794B08C5" w14:textId="77777777" w:rsidR="00512106" w:rsidRPr="00512106" w:rsidRDefault="00512106" w:rsidP="00512106">
      <w:r>
        <w:t xml:space="preserve">Sanchez leaned forward, held Stephen’s hand and </w:t>
      </w:r>
      <w:del w:id="9644" w:author="Editor" w:date="2026-09-25T09:00:00Z">
        <w:r>
          <w:delText xml:space="preserve">spoke</w:delText>
        </w:r>
      </w:del>
      <w:ins w:id="9645" w:author="Editor" w:date="2026-09-25T09:00:00Z">
        <w:r>
          <w:t xml:space="preserve">said</w:t>
        </w:r>
      </w:ins>
      <w:r>
        <w:t xml:space="preserve"> almost in a whisper, “Nothing will happen to me. You must trust me. I </w:t>
      </w:r>
      <w:del w:id="9646" w:author="Editor" w:date="2026-09-25T09:00:00Z">
        <w:r>
          <w:delText xml:space="preserve">will</w:delText>
        </w:r>
      </w:del>
      <w:ins w:id="9647" w:author="Editor" w:date="2026-09-25T09:00:00Z">
        <w:r>
          <w:t xml:space="preserve">would</w:t>
        </w:r>
      </w:ins>
      <w:r>
        <w:t xml:space="preserve"> never take such a decision if I </w:t>
      </w:r>
      <w:del w:id="9648" w:author="Editor" w:date="2026-09-25T09:00:00Z">
        <w:r>
          <w:delText xml:space="preserve">am</w:delText>
        </w:r>
      </w:del>
      <w:ins w:id="9649" w:author="Editor" w:date="2026-09-25T09:00:00Z">
        <w:r>
          <w:t xml:space="preserve">were</w:t>
        </w:r>
      </w:ins>
      <w:r>
        <w:t xml:space="preserve"> not confident </w:t>
      </w:r>
      <w:del w:id="9650" w:author="Editor" w:date="2026-09-25T09:00:00Z">
        <w:r>
          <w:delText xml:space="preserve">to succeed</w:delText>
        </w:r>
      </w:del>
      <w:ins w:id="9651" w:author="Editor" w:date="2026-09-25T09:00:00Z">
        <w:r>
          <w:t xml:space="preserve">of succeeding</w:t>
        </w:r>
      </w:ins>
      <w:r>
        <w:t xml:space="preserve">.”</w:t>
      </w:r>
    </w:p>
    <w:p w14:paraId="4E9C5C16" w14:textId="77777777" w:rsidR="00512106" w:rsidRPr="00512106" w:rsidRDefault="00512106" w:rsidP="00512106">
      <w:r>
        <w:t xml:space="preserve">Maxwell </w:t>
      </w:r>
      <w:del w:id="9652" w:author="Editor" w:date="2026-09-25T09:00:00Z">
        <w:r>
          <w:delText xml:space="preserve">was</w:delText>
        </w:r>
      </w:del>
      <w:ins w:id="9653" w:author="Editor" w:date="2026-09-25T09:00:00Z">
        <w:r>
          <w:t xml:space="preserve">had been</w:t>
        </w:r>
      </w:ins>
      <w:r>
        <w:t xml:space="preserve"> shaking his head all this time</w:t>
      </w:r>
      <w:ins w:id="9654" w:author="Editor" w:date="2026-09-25T09:00:00Z">
        <w:r>
          <w:t xml:space="preserve">,</w:t>
        </w:r>
      </w:ins>
      <w:r>
        <w:t xml:space="preserve"> and he </w:t>
      </w:r>
      <w:del w:id="9655" w:author="Editor" w:date="2026-09-25T09:00:00Z">
        <w:r>
          <w:delText xml:space="preserve">spoke with complete disagreement</w:delText>
        </w:r>
      </w:del>
      <w:ins w:id="9656" w:author="Editor" w:date="2026-09-25T09:00:00Z">
        <w:r>
          <w:t xml:space="preserve">said</w:t>
        </w:r>
      </w:ins>
      <w:r>
        <w:t xml:space="preserve">, “How can you trust Benedikt</w:t>
      </w:r>
      <w:del w:id="9657" w:author="Editor" w:date="2026-09-25T09:00:00Z">
        <w:r>
          <w:delText xml:space="preserve">.</w:delText>
        </w:r>
      </w:del>
      <w:ins w:id="9658" w:author="Editor" w:date="2026-09-25T09:00:00Z">
        <w:r>
          <w:t xml:space="preserve">?</w:t>
        </w:r>
      </w:ins>
      <w:r>
        <w:t xml:space="preserve"> He is a crook. This is a dangerous path, Sanchez. We will find some other means to get to your father.”</w:t>
      </w:r>
    </w:p>
    <w:p w14:paraId="5F858ED5" w14:textId="77777777" w:rsidR="00512106" w:rsidRPr="00512106" w:rsidRDefault="00512106" w:rsidP="00512106">
      <w:r>
        <w:t xml:space="preserve">Sanchez knew she would never be able to convince them </w:t>
      </w:r>
      <w:del w:id="9659" w:author="Editor" w:date="2026-09-25T09:00:00Z">
        <w:r>
          <w:delText xml:space="preserve">on her pronouncement</w:delText>
        </w:r>
      </w:del>
      <w:ins w:id="9660" w:author="Editor" w:date="2026-09-25T09:00:00Z">
        <w:r>
          <w:t xml:space="preserve">of her plan</w:t>
        </w:r>
      </w:ins>
      <w:r>
        <w:t xml:space="preserve">. While she was trying to avoid being uncouth, it appeared </w:t>
      </w:r>
      <w:del w:id="9661" w:author="Editor" w:date="2026-09-25T09:00:00Z">
        <w:r>
          <w:delText xml:space="preserve">it was</w:delText>
        </w:r>
      </w:del>
      <w:ins w:id="9662" w:author="Editor" w:date="2026-09-25T09:00:00Z">
        <w:r>
          <w:t xml:space="preserve">to be</w:t>
        </w:r>
      </w:ins>
      <w:r>
        <w:t xml:space="preserve"> the only</w:t>
      </w:r>
      <w:del w:id="9663" w:author="Editor" w:date="2026-09-25T09:00:00Z">
        <w:r>
          <w:delText xml:space="preserve"> way she could find her</w:delText>
        </w:r>
      </w:del>
      <w:r>
        <w:t xml:space="preserve"> way out of this conundrum. She looked at Maxwell and announced in a dead voice, “I didn’t come here to take your advice. You can either support my decision or we go our own ways.”</w:t>
      </w:r>
    </w:p>
    <w:p w14:paraId="21C56F3A" w14:textId="77777777" w:rsidR="00512106" w:rsidRPr="00512106" w:rsidRDefault="00512106" w:rsidP="00512106">
      <w:r>
        <w:t xml:space="preserve">There was complete silence. Stephen knew that if Sanchez had </w:t>
      </w:r>
      <w:del w:id="9664" w:author="Editor" w:date="2026-09-25T09:00:00Z">
        <w:r>
          <w:delText xml:space="preserve">firmed</w:delText>
        </w:r>
      </w:del>
      <w:ins w:id="9665" w:author="Editor" w:date="2026-09-25T09:00:00Z">
        <w:r>
          <w:t xml:space="preserve">made up</w:t>
        </w:r>
      </w:ins>
      <w:r>
        <w:t xml:space="preserve"> her mind</w:t>
      </w:r>
      <w:ins w:id="9666" w:author="Editor" w:date="2026-09-25T09:00:00Z">
        <w:r>
          <w:t xml:space="preserve">,</w:t>
        </w:r>
      </w:ins>
      <w:r>
        <w:t xml:space="preserve"> it would be impossible to alter it. His face showed frustration. With some deliberation, he </w:t>
      </w:r>
      <w:del w:id="9667" w:author="Editor" w:date="2026-09-25T09:00:00Z">
        <w:r>
          <w:delText xml:space="preserve">spoke with a tremulous tone</w:delText>
        </w:r>
      </w:del>
      <w:ins w:id="9668" w:author="Editor" w:date="2026-09-25T09:00:00Z">
        <w:r>
          <w:t xml:space="preserve">said</w:t>
        </w:r>
      </w:ins>
      <w:r>
        <w:t xml:space="preserve">, “Give us </w:t>
      </w:r>
      <w:del w:id="9669" w:author="Editor" w:date="2026-09-25T09:00:00Z">
        <w:r>
          <w:delText xml:space="preserve">something</w:delText>
        </w:r>
      </w:del>
      <w:ins w:id="9670" w:author="Editor" w:date="2026-09-25T09:00:00Z">
        <w:r>
          <w:t xml:space="preserve">some reason</w:t>
        </w:r>
      </w:ins>
      <w:r>
        <w:t xml:space="preserve"> to believe that you will be safe. How can I let you go like this?”</w:t>
      </w:r>
    </w:p>
    <w:p w14:paraId="2E48C27D" w14:textId="77777777" w:rsidR="00512106" w:rsidRPr="00512106" w:rsidRDefault="00512106" w:rsidP="00512106">
      <w:r>
        <w:t xml:space="preserve">Sanchez</w:t>
      </w:r>
      <w:del w:id="9671" w:author="Editor (Typography)" w:date="2026-09-25T09:00:00Z">
        <w:r>
          <w:delText xml:space="preserve">'</w:delText>
        </w:r>
      </w:del>
      <w:ins w:id="9672" w:author="Editor (Typography)" w:date="2026-09-25T09:00:00Z">
        <w:r>
          <w:t xml:space="preserve">’</w:t>
        </w:r>
      </w:ins>
      <w:r>
        <w:t xml:space="preserve">s heart tore into pieces, but she </w:t>
      </w:r>
      <w:del w:id="9673" w:author="Editor" w:date="2026-09-25T09:00:00Z">
        <w:r>
          <w:delText xml:space="preserve">restricted any emotions to</w:delText>
        </w:r>
      </w:del>
      <w:ins w:id="9674" w:author="Editor" w:date="2026-09-25T09:00:00Z">
        <w:r>
          <w:t xml:space="preserve">did not let any emotion</w:t>
        </w:r>
      </w:ins>
      <w:r>
        <w:t xml:space="preserve"> appear on her face. She </w:t>
      </w:r>
      <w:del w:id="9675" w:author="Editor" w:date="2026-09-25T09:00:00Z">
        <w:r>
          <w:delText xml:space="preserve">took a pause, and spoke with</w:delText>
        </w:r>
      </w:del>
      <w:ins w:id="9676" w:author="Editor" w:date="2026-09-25T09:00:00Z">
        <w:r>
          <w:t xml:space="preserve">paused and said in</w:t>
        </w:r>
      </w:ins>
      <w:r>
        <w:t xml:space="preserve"> a firm tone, </w:t>
      </w:r>
      <w:del w:id="9677" w:author="Editor (Typography)" w:date="2026-09-25T09:00:00Z">
        <w:r>
          <w:delText xml:space="preserve">"</w:delText>
        </w:r>
      </w:del>
      <w:ins w:id="9678" w:author="Editor (Typography)" w:date="2026-09-25T09:00:00Z">
        <w:r>
          <w:t xml:space="preserve">“</w:t>
        </w:r>
      </w:ins>
      <w:r>
        <w:t xml:space="preserve">I am not </w:t>
      </w:r>
      <w:del w:id="9679" w:author="Editor" w:date="2026-09-25T09:00:00Z">
        <w:r>
          <w:delText xml:space="preserve">a fool</w:delText>
        </w:r>
      </w:del>
      <w:ins w:id="9680" w:author="Editor" w:date="2026-09-25T09:00:00Z">
        <w:r>
          <w:t xml:space="preserve">fool enough</w:t>
        </w:r>
      </w:ins>
      <w:r>
        <w:t xml:space="preserve"> to put my life at risk. Besides, I will be in constant touch with you. </w:t>
      </w:r>
      <w:del w:id="9681" w:author="Editor" w:date="2026-09-25T09:00:00Z">
        <w:r>
          <w:delText xml:space="preserve">Jules</w:delText>
        </w:r>
      </w:del>
      <w:ins w:id="9682" w:author="Editor" w:date="2026-09-25T09:00:00Z">
        <w:r>
          <w:t xml:space="preserve">Jules’s</w:t>
        </w:r>
      </w:ins>
      <w:r>
        <w:t xml:space="preserve"> description of the map was accurate. Why don’t you guys follow me? That way you can always come to my rescue when needed.”</w:t>
      </w:r>
    </w:p>
    <w:p w14:paraId="3859F4A7" w14:textId="77777777" w:rsidR="00512106" w:rsidRPr="00512106" w:rsidRDefault="00512106" w:rsidP="00512106">
      <w:r>
        <w:t xml:space="preserve">She saw some hope </w:t>
      </w:r>
      <w:del w:id="9683" w:author="Editor" w:date="2026-09-25T09:00:00Z">
        <w:r>
          <w:delText xml:space="preserve">regaining back in</w:delText>
        </w:r>
      </w:del>
      <w:ins w:id="9684" w:author="Editor" w:date="2026-09-25T09:00:00Z">
        <w:r>
          <w:t xml:space="preserve">return to</w:t>
        </w:r>
      </w:ins>
      <w:r>
        <w:t xml:space="preserve"> their </w:t>
      </w:r>
      <w:del w:id="9685" w:author="Editor" w:date="2026-09-25T09:00:00Z">
        <w:r>
          <w:delText xml:space="preserve">appearance,</w:delText>
        </w:r>
      </w:del>
      <w:ins w:id="9686" w:author="Editor" w:date="2026-09-25T09:00:00Z">
        <w:r>
          <w:t xml:space="preserve">faces</w:t>
        </w:r>
      </w:ins>
      <w:r>
        <w:t xml:space="preserve"> and went ahead with the momentum she had built, “I will leave the place the moment I have my dad and enough proof to bring down this </w:t>
      </w:r>
      <w:del w:id="9687" w:author="Editor (Spelling)" w:date="2026-09-25T09:00:00Z">
        <w:r>
          <w:delText xml:space="preserve">organization</w:delText>
        </w:r>
      </w:del>
      <w:ins w:id="9688" w:author="Editor (Spelling)" w:date="2026-09-25T09:00:00Z">
        <w:r>
          <w:t xml:space="preserve">organisation</w:t>
        </w:r>
      </w:ins>
      <w:r>
        <w:t xml:space="preserve">.</w:t>
      </w:r>
      <w:del w:id="9689" w:author="Editor (Typography)" w:date="2026-09-25T09:00:00Z">
        <w:r>
          <w:delText xml:space="preserve">"</w:delText>
        </w:r>
      </w:del>
      <w:ins w:id="9690" w:author="Editor (Typography)" w:date="2026-09-25T09:00:00Z">
        <w:r>
          <w:t xml:space="preserve">”</w:t>
        </w:r>
      </w:ins>
    </w:p>
    <w:p w14:paraId="6E0B69D4" w14:textId="097EA7CC" w:rsidR="00512106" w:rsidRPr="00512106" w:rsidRDefault="00512106" w:rsidP="00512106">
      <w:r>
        <w:t xml:space="preserve">She waited for </w:t>
      </w:r>
      <w:del w:id="9691" w:author="Editor" w:date="2026-09-25T09:00:00Z">
        <w:r>
          <w:delText xml:space="preserve">some concurrences from them</w:delText>
        </w:r>
      </w:del>
      <w:ins w:id="9692" w:author="Editor" w:date="2026-09-25T09:00:00Z">
        <w:r>
          <w:t xml:space="preserve">their agreement</w:t>
        </w:r>
      </w:ins>
      <w:r>
        <w:t xml:space="preserve">. There was a long pause before Maxwell </w:t>
      </w:r>
      <w:del w:id="9693" w:author="Editor" w:date="2026-09-25T09:00:00Z">
        <w:r>
          <w:delText xml:space="preserve">spoke</w:delText>
        </w:r>
      </w:del>
      <w:ins w:id="9694" w:author="Editor" w:date="2026-09-25T09:00:00Z">
        <w:r>
          <w:t xml:space="preserve">asked</w:t>
        </w:r>
      </w:ins>
      <w:r>
        <w:t xml:space="preserve">, “Can you tell us how you will be safe?”</w:t>
      </w:r>
    </w:p>
    <w:p w14:paraId="46E7EEF0" w14:textId="77777777" w:rsidR="00512106" w:rsidRPr="00512106" w:rsidRDefault="00512106" w:rsidP="00512106">
      <w:r>
        <w:t xml:space="preserve">This was the question Sanchez</w:t>
      </w:r>
      <w:ins w:id="9695" w:author="Editor" w:date="2026-09-25T09:00:00Z">
        <w:r>
          <w:t xml:space="preserve"> had</w:t>
        </w:r>
      </w:ins>
      <w:r>
        <w:t xml:space="preserve"> wanted to avoid. She never wanted to tell them that Benedikt was in love with her and he was doing everything out of love. “All I can tell you now is we have a business deal. I will be fine. I need to go now. You follow the map and we will be in touch.</w:t>
      </w:r>
      <w:del w:id="9696" w:author="Editor (Typography)" w:date="2026-09-25T09:00:00Z">
        <w:r>
          <w:delText xml:space="preserve">"</w:delText>
        </w:r>
      </w:del>
      <w:ins w:id="9697" w:author="Editor (Typography)" w:date="2026-09-25T09:00:00Z">
        <w:r>
          <w:t xml:space="preserve">”</w:t>
        </w:r>
      </w:ins>
    </w:p>
    <w:p w14:paraId="4AC65005" w14:textId="77777777" w:rsidR="00512106" w:rsidRPr="00512106" w:rsidRDefault="00512106" w:rsidP="00512106">
      <w:r>
        <w:t>She sounded uncomfortable as she concluded the conversation.</w:t>
      </w:r>
    </w:p>
    <w:p w14:paraId="34F899B2" w14:textId="77777777" w:rsidR="00512106" w:rsidRPr="00512106" w:rsidRDefault="00512106" w:rsidP="00512106">
      <w:r>
        <w:t>Maxwell made his final comment in haste, “You need to call us daily. If you fail to call us, I will come looking for you.”</w:t>
      </w:r>
    </w:p>
    <w:p w14:paraId="402D1F40" w14:textId="77777777" w:rsidR="00512106" w:rsidRPr="00512106" w:rsidRDefault="00512106" w:rsidP="00512106">
      <w:r>
        <w:t xml:space="preserve">“I will,” she </w:t>
      </w:r>
      <w:del w:id="9698" w:author="Editor" w:date="2026-09-25T09:00:00Z">
        <w:r>
          <w:delText xml:space="preserve">blurted</w:delText>
        </w:r>
      </w:del>
      <w:ins w:id="9699" w:author="Editor" w:date="2026-09-25T09:00:00Z">
        <w:r>
          <w:t xml:space="preserve">said</w:t>
        </w:r>
      </w:ins>
      <w:r>
        <w:t xml:space="preserve"> with a grim face.</w:t>
      </w:r>
    </w:p>
    <w:p w14:paraId="67880A2E" w14:textId="72DA7325" w:rsidR="00600796" w:rsidRPr="00BD631B" w:rsidRDefault="00512106" w:rsidP="00765EDF">
      <w:commentRangeStart w:id="278"/>
      <w:r>
        <w:t xml:space="preserve">She left</w:t>
      </w:r>
      <w:del w:id="9700" w:author="Editor" w:date="2026-09-25T09:00:00Z">
        <w:r>
          <w:delText xml:space="preserve"> the place</w:delText>
        </w:r>
      </w:del>
      <w:ins w:id="9701" w:author="Editor" w:date="2026-09-25T09:00:00Z">
        <w:r>
          <w:t xml:space="preserve">,</w:t>
        </w:r>
      </w:ins>
      <w:r>
        <w:t xml:space="preserve"> walking with the help of her sticks. In a few moments, she disappeared behind the doors of the car waiting for her outside the coffee shop. And soon the car vanished </w:t>
      </w:r>
      <w:del w:id="9702" w:author="Editor" w:date="2026-09-25T09:00:00Z">
        <w:r>
          <w:delText xml:space="preserve">in</w:delText>
        </w:r>
      </w:del>
      <w:ins w:id="9703" w:author="Editor" w:date="2026-09-25T09:00:00Z">
        <w:r>
          <w:t xml:space="preserve">into</w:t>
        </w:r>
      </w:ins>
      <w:r>
        <w:t xml:space="preserve"> the busy serpentine streets of </w:t>
      </w:r>
      <w:del w:id="9704" w:author="Editor" w:date="2026-09-25T09:00:00Z">
        <w:r>
          <w:delText xml:space="preserve">Estonia</w:delText>
        </w:r>
      </w:del>
      <w:ins w:id="9705" w:author="Editor" w:date="2026-09-25T09:00:00Z">
        <w:r>
          <w:t xml:space="preserve">Tallinn</w:t>
        </w:r>
      </w:ins>
      <w:r>
        <w:t xml:space="preserve">.</w:t>
      </w:r>
      <w:r>
        <w:br w:type="page"/>
      </w:r>
      <w:commentRangeEnd w:id="278"/>
      <w:r>
        <w:commentReference w:id="278"/>
      </w:r>
    </w:p>
    <w:p w14:paraId="6B9A2A29" w14:textId="77777777" w:rsidR="009C5AEC" w:rsidRPr="00BD631B" w:rsidRDefault="009C5AEC" w:rsidP="00BD631B"/>
    <w:p w14:paraId="68FB75C1" w14:textId="77777777" w:rsidR="00600796" w:rsidRPr="00BD631B" w:rsidRDefault="00600796" w:rsidP="00BD631B"/>
    <w:p w14:paraId="11E14E4C" w14:textId="77777777" w:rsidR="00600796" w:rsidRPr="00BD631B" w:rsidRDefault="00600796" w:rsidP="00BD631B"/>
    <w:p w14:paraId="0B8583A4" w14:textId="77777777" w:rsidR="00600796" w:rsidRPr="00BD631B" w:rsidRDefault="00600796" w:rsidP="00BD631B"/>
    <w:p w14:paraId="1C17EFBD" w14:textId="77777777" w:rsidR="00600796" w:rsidRPr="00BD631B" w:rsidRDefault="00600796" w:rsidP="00BD631B"/>
    <w:p w14:paraId="5D54F23C" w14:textId="77777777" w:rsidR="00600796" w:rsidRPr="00BD631B" w:rsidRDefault="00600796" w:rsidP="00BD631B"/>
    <w:p w14:paraId="1EDDDA11" w14:textId="77777777" w:rsidR="00600796" w:rsidRPr="00BD631B" w:rsidRDefault="00600796" w:rsidP="00BD631B"/>
    <w:p w14:paraId="400371BA" w14:textId="77777777" w:rsidR="00600796" w:rsidRPr="00BD631B" w:rsidRDefault="00600796" w:rsidP="00BD631B"/>
    <w:p w14:paraId="5F2EC535" w14:textId="77777777" w:rsidR="00600796" w:rsidRPr="00BD631B" w:rsidRDefault="00600796" w:rsidP="00BD631B"/>
    <w:p w14:paraId="20507DE3" w14:textId="77777777" w:rsidR="00600796" w:rsidRPr="00BD631B" w:rsidRDefault="00600796" w:rsidP="00BD631B"/>
    <w:p w14:paraId="16EB1385" w14:textId="77777777" w:rsidR="00600796" w:rsidRPr="00BD631B" w:rsidRDefault="00600796" w:rsidP="00BD631B"/>
    <w:p w14:paraId="4AFA3C10" w14:textId="1EF3062B" w:rsidR="00600796" w:rsidRPr="009B7BF4" w:rsidRDefault="007B43EE" w:rsidP="00F56514">
      <w:pPr>
        <w:outlineLvl w:val="0"/>
        <w:rPr>
          <w:b/>
        </w:rPr>
      </w:pPr>
      <w:r>
        <w:rPr>
          <w:b/>
        </w:rPr>
        <w:t xml:space="preserve">PART V</w:t>
      </w:r>
    </w:p>
    <w:p w14:paraId="24C5F0A5" w14:textId="77777777" w:rsidR="00642BE6" w:rsidRPr="00BD631B" w:rsidRDefault="00642BE6" w:rsidP="00BD631B"/>
    <w:p w14:paraId="7E61A0F2" w14:textId="535891C8" w:rsidR="00600796" w:rsidRPr="00BD631B" w:rsidRDefault="00600796" w:rsidP="00BD631B">
      <w:r>
        <w:br w:type="page"/>
      </w:r>
    </w:p>
    <w:p w14:paraId="595E35B5" w14:textId="77777777" w:rsidR="0099592B" w:rsidRPr="0099592B" w:rsidRDefault="0099592B" w:rsidP="00F56514">
      <w:pPr>
        <w:outlineLvl w:val="0"/>
        <w:rPr>
          <w:b/>
        </w:rPr>
      </w:pPr>
      <w:r>
        <w:rPr>
          <w:b/>
        </w:rPr>
        <w:lastRenderedPageBreak/>
        <w:t>Chapter 54</w:t>
      </w:r>
    </w:p>
    <w:p w14:paraId="2DF94563" w14:textId="77777777" w:rsidR="0099592B" w:rsidRPr="0099592B" w:rsidRDefault="0099592B" w:rsidP="0099592B">
      <w:pPr>
        <w:rPr>
          <w:b/>
        </w:rPr>
      </w:pPr>
      <w:r>
        <w:rPr>
          <w:b/>
        </w:rPr>
        <w:t>4:30 AM 21st April 2014, Tallinn, Estonia</w:t>
      </w:r>
    </w:p>
    <w:p w14:paraId="30D83735" w14:textId="77777777" w:rsidR="008D1F78" w:rsidRPr="008D1F78" w:rsidRDefault="008D1F78" w:rsidP="008D1F78">
      <w:commentRangeStart w:id="279"/>
      <w:r>
        <w:t xml:space="preserve">TransPacific</w:t>
      </w:r>
      <w:del w:id="9706" w:author="Editor (Typography)" w:date="2026-09-25T09:00:00Z">
        <w:r>
          <w:delText xml:space="preserve">'</w:delText>
        </w:r>
      </w:del>
      <w:ins w:id="9707" w:author="Editor (Typography)" w:date="2026-09-25T09:00:00Z">
        <w:r>
          <w:t xml:space="preserve">’</w:t>
        </w:r>
      </w:ins>
      <w:r>
        <w:t xml:space="preserve">s cargo ship was docked at </w:t>
      </w:r>
      <w:del w:id="9708" w:author="Editor" w:date="2026-09-25T09:00:00Z">
        <w:r>
          <w:delText xml:space="preserve">Palijassaare</w:delText>
        </w:r>
      </w:del>
      <w:ins w:id="9709" w:author="Editor" w:date="2026-09-25T09:00:00Z">
        <w:r>
          <w:t xml:space="preserve">Paljassaare</w:t>
        </w:r>
      </w:ins>
      <w:r>
        <w:t xml:space="preserve"> </w:t>
      </w:r>
      <w:del w:id="9710" w:author="Editor (Spelling)" w:date="2026-09-25T09:00:00Z">
        <w:r>
          <w:delText xml:space="preserve">Harbor</w:delText>
        </w:r>
      </w:del>
      <w:ins w:id="9711" w:author="Editor (Spelling)" w:date="2026-09-25T09:00:00Z">
        <w:r>
          <w:t xml:space="preserve">Harbour</w:t>
        </w:r>
      </w:ins>
      <w:r>
        <w:t xml:space="preserve">. Unlike the other </w:t>
      </w:r>
      <w:del w:id="9712" w:author="Editor (Spelling)" w:date="2026-09-25T09:00:00Z">
        <w:r>
          <w:delText xml:space="preserve">harbors</w:delText>
        </w:r>
      </w:del>
      <w:ins w:id="9713" w:author="Editor (Spelling)" w:date="2026-09-25T09:00:00Z">
        <w:r>
          <w:t xml:space="preserve">harbours</w:t>
        </w:r>
      </w:ins>
      <w:r>
        <w:t xml:space="preserve"> in Tallinn, </w:t>
      </w:r>
      <w:del w:id="9714" w:author="Editor" w:date="2026-09-25T09:00:00Z">
        <w:r>
          <w:delText xml:space="preserve">Palijassaare</w:delText>
        </w:r>
      </w:del>
      <w:ins w:id="9715" w:author="Editor" w:date="2026-09-25T09:00:00Z">
        <w:r>
          <w:t xml:space="preserve">Paljassaare</w:t>
        </w:r>
      </w:ins>
      <w:r>
        <w:t xml:space="preserve"> was a much quieter port. The moorage was meant only for cargo vessels</w:t>
      </w:r>
      <w:ins w:id="9716" w:author="Editor" w:date="2026-09-25T09:00:00Z">
        <w:r>
          <w:t xml:space="preserve">,</w:t>
        </w:r>
      </w:ins>
      <w:r>
        <w:t xml:space="preserve"> and it had the least traffic</w:t>
      </w:r>
      <w:del w:id="9717" w:author="Editor" w:date="2026-09-25T09:00:00Z">
        <w:r>
          <w:delText xml:space="preserve">, mostly unnoticed, as compared to the other harbors in Tallinn</w:delText>
        </w:r>
      </w:del>
      <w:r>
        <w:t xml:space="preserve">. Benedikt </w:t>
      </w:r>
      <w:del w:id="9718" w:author="Editor" w:date="2026-09-25T09:00:00Z">
        <w:r>
          <w:delText xml:space="preserve">provided a perfect explanation about</w:delText>
        </w:r>
      </w:del>
      <w:ins w:id="9719" w:author="Editor" w:date="2026-09-25T09:00:00Z">
        <w:r>
          <w:t xml:space="preserve">had explained</w:t>
        </w:r>
      </w:ins>
      <w:r>
        <w:t xml:space="preserve"> the choice of the port to Sanchez, </w:t>
      </w:r>
      <w:del w:id="9720" w:author="Editor (Typography)" w:date="2026-09-25T09:00:00Z">
        <w:r>
          <w:delText xml:space="preserve">"</w:delText>
        </w:r>
      </w:del>
      <w:ins w:id="9721" w:author="Editor (Typography)" w:date="2026-09-25T09:00:00Z">
        <w:r>
          <w:t xml:space="preserve">“</w:t>
        </w:r>
      </w:ins>
      <w:r>
        <w:t xml:space="preserve">This </w:t>
      </w:r>
      <w:del w:id="9722" w:author="Editor (Spelling)" w:date="2026-09-25T09:00:00Z">
        <w:r>
          <w:delText xml:space="preserve">harbor</w:delText>
        </w:r>
      </w:del>
      <w:ins w:id="9723" w:author="Editor (Spelling)" w:date="2026-09-25T09:00:00Z">
        <w:r>
          <w:t xml:space="preserve">harbour</w:t>
        </w:r>
      </w:ins>
      <w:r>
        <w:t xml:space="preserve"> was selected by design</w:t>
      </w:r>
      <w:del w:id="9724" w:author="Editor" w:date="2026-09-25T09:00:00Z">
        <w:r>
          <w:delText xml:space="preserve">. As</w:delText>
        </w:r>
      </w:del>
      <w:ins w:id="9725" w:author="Editor" w:date="2026-09-25T09:00:00Z">
        <w:r>
          <w:t xml:space="preserve">, as</w:t>
        </w:r>
      </w:ins>
      <w:r>
        <w:t xml:space="preserve"> we didn</w:t>
      </w:r>
      <w:del w:id="9726" w:author="Editor (Typography)" w:date="2026-09-25T09:00:00Z">
        <w:r>
          <w:delText xml:space="preserve">'</w:delText>
        </w:r>
      </w:del>
      <w:ins w:id="9727" w:author="Editor (Typography)" w:date="2026-09-25T09:00:00Z">
        <w:r>
          <w:t xml:space="preserve">’</w:t>
        </w:r>
      </w:ins>
      <w:r>
        <w:t xml:space="preserve">t want any undue attention.</w:t>
      </w:r>
      <w:del w:id="9728" w:author="Editor (Typography)" w:date="2026-09-25T09:00:00Z">
        <w:r>
          <w:delText xml:space="preserve">"</w:delText>
        </w:r>
      </w:del>
      <w:ins w:id="9729" w:author="Editor (Typography)" w:date="2026-09-25T09:00:00Z">
        <w:r>
          <w:t xml:space="preserve">”</w:t>
        </w:r>
      </w:ins>
      <w:r>
        <w:t xml:space="preserve"> </w:t>
      </w:r>
      <w:del w:id="9730" w:author="Editor" w:date="2026-09-25T09:00:00Z">
        <w:r>
          <w:delText xml:space="preserve">Palijassaare was</w:delText>
        </w:r>
      </w:del>
      <w:ins w:id="9731" w:author="Editor" w:date="2026-09-25T09:00:00Z">
        <w:r>
          <w:t xml:space="preserve">Paljassaare was on a small peninsula</w:t>
        </w:r>
      </w:ins>
      <w:r>
        <w:t xml:space="preserve"> in the northwestern part of the </w:t>
      </w:r>
      <w:del w:id="9732" w:author="Editor" w:date="2026-09-25T09:00:00Z">
        <w:r>
          <w:delText xml:space="preserve">peninsula</w:delText>
        </w:r>
      </w:del>
      <w:ins w:id="9733" w:author="Editor" w:date="2026-09-25T09:00:00Z">
        <w:r>
          <w:t xml:space="preserve">city</w:t>
        </w:r>
      </w:ins>
      <w:r>
        <w:t xml:space="preserve">. The name itself meant ‘Barren Island’, which aptly fitted the description. Besides the </w:t>
      </w:r>
      <w:del w:id="9734" w:author="Editor" w:date="2026-09-25T09:00:00Z">
        <w:r>
          <w:delText xml:space="preserve">beautiful </w:delText>
        </w:r>
      </w:del>
      <w:r>
        <w:t xml:space="preserve">scenic view, the place hardly offered any excitement.</w:t>
      </w:r>
      <w:commentRangeEnd w:id="279"/>
      <w:r>
        <w:commentReference w:id="279"/>
      </w:r>
    </w:p>
    <w:p w14:paraId="71CACB43" w14:textId="77777777" w:rsidR="008D1F78" w:rsidRPr="008D1F78" w:rsidRDefault="008D1F78" w:rsidP="008D1F78">
      <w:r>
        <w:t xml:space="preserve">Benedikt decided to board the vessel first thing in the morning and advised Sanchez to retire early.  Though she went to bed right after her early supper, she struggled to get any sleep. Throughout the night, she oscillated between spiraling apprehensions, surging hopes, and fretful uncertainties, mostly in anticipation of what the capricious tomorrow might </w:t>
      </w:r>
      <w:del w:id="9735" w:author="Editor" w:date="2026-09-25T09:00:00Z">
        <w:r>
          <w:delText xml:space="preserve">behold</w:delText>
        </w:r>
      </w:del>
      <w:ins w:id="9736" w:author="Editor" w:date="2026-09-25T09:00:00Z">
        <w:r>
          <w:t xml:space="preserve">hold</w:t>
        </w:r>
      </w:ins>
      <w:r>
        <w:t xml:space="preserve">. It was </w:t>
      </w:r>
      <w:del w:id="9737" w:author="Editor" w:date="2026-09-25T09:00:00Z">
        <w:r>
          <w:delText xml:space="preserve">an</w:delText>
        </w:r>
      </w:del>
      <w:ins w:id="9738" w:author="Editor" w:date="2026-09-25T09:00:00Z">
        <w:r>
          <w:t xml:space="preserve">a long,</w:t>
        </w:r>
      </w:ins>
      <w:r>
        <w:t xml:space="preserve"> anxious</w:t>
      </w:r>
      <w:del w:id="9739" w:author="Editor" w:date="2026-09-25T09:00:00Z">
        <w:r>
          <w:delText xml:space="preserve"> long</w:delText>
        </w:r>
      </w:del>
      <w:r>
        <w:t xml:space="preserve"> wait, which finally came to an end when Benedikt knocked at her door</w:t>
      </w:r>
      <w:ins w:id="9740" w:author="Editor" w:date="2026-09-25T09:00:00Z">
        <w:r>
          <w:t xml:space="preserve">,</w:t>
        </w:r>
      </w:ins>
      <w:r>
        <w:t xml:space="preserve"> announcing it was time.</w:t>
      </w:r>
    </w:p>
    <w:p w14:paraId="0BE4AF78" w14:textId="77777777" w:rsidR="008D1F78" w:rsidRPr="008D1F78" w:rsidRDefault="008D1F78" w:rsidP="008D1F78">
      <w:commentRangeStart w:id="280"/>
      <w:r>
        <w:t xml:space="preserve">The morning welcomed her with absolute quietude. The darkness was slowly receding, giving way to the morning glow. </w:t>
      </w:r>
      <w:del w:id="9741" w:author="Editor" w:date="2026-09-25T09:00:00Z">
        <w:r>
          <w:delText xml:space="preserve">The casts of silver radiance encouraged by the pre-dawn sunrays created a mesmerized stature. </w:delText>
        </w:r>
      </w:del>
      <w:r>
        <w:t xml:space="preserve">And the subtle chilliness dissolved in the air with perfect discretion. The fresh morning brought an </w:t>
      </w:r>
      <w:del w:id="9742" w:author="Editor" w:date="2026-09-25T09:00:00Z">
        <w:r>
          <w:delText xml:space="preserve">unperturbed </w:delText>
        </w:r>
      </w:del>
      <w:r>
        <w:t xml:space="preserve">exhilaration that expunged all her anxieties from the </w:t>
      </w:r>
      <w:del w:id="9743" w:author="Editor" w:date="2026-09-25T09:00:00Z">
        <w:r>
          <w:delText xml:space="preserve">last night</w:delText>
        </w:r>
      </w:del>
      <w:ins w:id="9744" w:author="Editor" w:date="2026-09-25T09:00:00Z">
        <w:r>
          <w:t xml:space="preserve">night before</w:t>
        </w:r>
      </w:ins>
      <w:r>
        <w:t xml:space="preserve">.  She sat in the car with </w:t>
      </w:r>
      <w:del w:id="9745" w:author="Editor" w:date="2026-09-25T09:00:00Z">
        <w:r>
          <w:delText xml:space="preserve">endured</w:delText>
        </w:r>
      </w:del>
      <w:ins w:id="9746" w:author="Editor" w:date="2026-09-25T09:00:00Z">
        <w:r>
          <w:t xml:space="preserve">renewed</w:t>
        </w:r>
      </w:ins>
      <w:r>
        <w:t xml:space="preserve"> fortitude, prepared to </w:t>
      </w:r>
      <w:del w:id="9747" w:author="Editor" w:date="2026-09-25T09:00:00Z">
        <w:r>
          <w:delText xml:space="preserve">quest</w:delText>
        </w:r>
      </w:del>
      <w:ins w:id="9748" w:author="Editor" w:date="2026-09-25T09:00:00Z">
        <w:r>
          <w:t xml:space="preserve">attempt</w:t>
        </w:r>
      </w:ins>
      <w:r>
        <w:t xml:space="preserve"> the impossible.</w:t>
      </w:r>
      <w:commentRangeEnd w:id="280"/>
      <w:r>
        <w:commentReference w:id="280"/>
      </w:r>
    </w:p>
    <w:p w14:paraId="5F2C583F" w14:textId="77777777" w:rsidR="008D1F78" w:rsidRPr="008D1F78" w:rsidRDefault="008D1F78" w:rsidP="008D1F78">
      <w:commentRangeStart w:id="281"/>
      <w:r>
        <w:t xml:space="preserve">It took them thirty minutes to get to the </w:t>
      </w:r>
      <w:del w:id="9749" w:author="Editor (Spelling)" w:date="2026-09-25T09:00:00Z">
        <w:r>
          <w:delText xml:space="preserve">harbor</w:delText>
        </w:r>
      </w:del>
      <w:ins w:id="9750" w:author="Editor (Spelling)" w:date="2026-09-25T09:00:00Z">
        <w:r>
          <w:t xml:space="preserve">harbour</w:t>
        </w:r>
      </w:ins>
      <w:r>
        <w:t xml:space="preserve">. They parked the car by the docking area. A porter helped them with their luggage, and they </w:t>
      </w:r>
      <w:del w:id="9751" w:author="Editor" w:date="2026-09-25T09:00:00Z">
        <w:r>
          <w:delText xml:space="preserve">paced their way</w:delText>
        </w:r>
      </w:del>
      <w:ins w:id="9752" w:author="Editor" w:date="2026-09-25T09:00:00Z">
        <w:r>
          <w:t xml:space="preserve">walked</w:t>
        </w:r>
      </w:ins>
      <w:r>
        <w:t xml:space="preserve"> from the pier to the </w:t>
      </w:r>
      <w:del w:id="9753" w:author="Editor" w:date="2026-09-25T09:00:00Z">
        <w:r>
          <w:delText xml:space="preserve">fast approaching </w:delText>
        </w:r>
      </w:del>
      <w:r>
        <w:t xml:space="preserve">ship</w:t>
      </w:r>
      <w:del w:id="9754" w:author="Editor (Typography)" w:date="2026-09-25T09:00:00Z">
        <w:r>
          <w:delText xml:space="preserve">'</w:delText>
        </w:r>
      </w:del>
      <w:ins w:id="9755" w:author="Editor (Typography)" w:date="2026-09-25T09:00:00Z">
        <w:r>
          <w:t xml:space="preserve">’</w:t>
        </w:r>
      </w:ins>
      <w:r>
        <w:t xml:space="preserve">s gangway. From </w:t>
      </w:r>
      <w:del w:id="9756" w:author="Editor" w:date="2026-09-25T09:00:00Z">
        <w:r>
          <w:delText xml:space="preserve">the</w:delText>
        </w:r>
      </w:del>
      <w:ins w:id="9757" w:author="Editor" w:date="2026-09-25T09:00:00Z">
        <w:r>
          <w:t xml:space="preserve">a</w:t>
        </w:r>
      </w:ins>
      <w:r>
        <w:t xml:space="preserve"> distance, she could see </w:t>
      </w:r>
      <w:del w:id="9758" w:author="Editor" w:date="2026-09-25T09:00:00Z">
        <w:r>
          <w:delText xml:space="preserve">some</w:delText>
        </w:r>
      </w:del>
      <w:ins w:id="9759" w:author="Editor" w:date="2026-09-25T09:00:00Z">
        <w:r>
          <w:t xml:space="preserve">a</w:t>
        </w:r>
      </w:ins>
      <w:r>
        <w:t xml:space="preserve"> handful of </w:t>
      </w:r>
      <w:del w:id="9760" w:author="Editor" w:date="2026-09-25T09:00:00Z">
        <w:r>
          <w:delText xml:space="preserve">docking people and few ship residents</w:delText>
        </w:r>
      </w:del>
      <w:ins w:id="9761" w:author="Editor" w:date="2026-09-25T09:00:00Z">
        <w:r>
          <w:t xml:space="preserve">dock workers and a few shipmates</w:t>
        </w:r>
      </w:ins>
      <w:r>
        <w:t xml:space="preserve"> busy </w:t>
      </w:r>
      <w:del w:id="9762" w:author="Editor" w:date="2026-09-25T09:00:00Z">
        <w:r>
          <w:delText xml:space="preserve">in</w:delText>
        </w:r>
      </w:del>
      <w:ins w:id="9763" w:author="Editor" w:date="2026-09-25T09:00:00Z">
        <w:r>
          <w:t xml:space="preserve">with</w:t>
        </w:r>
      </w:ins>
      <w:r>
        <w:t xml:space="preserve"> their routine work. Unlike what she </w:t>
      </w:r>
      <w:ins w:id="9764" w:author="Editor" w:date="2026-09-25T09:00:00Z">
        <w:r>
          <w:t xml:space="preserve">had </w:t>
        </w:r>
      </w:ins>
      <w:r>
        <w:t xml:space="preserve">thought, the area was sparsely populated.</w:t>
      </w:r>
      <w:commentRangeEnd w:id="281"/>
      <w:r>
        <w:commentReference w:id="281"/>
      </w:r>
    </w:p>
    <w:p w14:paraId="434257EE" w14:textId="77777777" w:rsidR="008D1F78" w:rsidRPr="008D1F78" w:rsidRDefault="008D1F78" w:rsidP="008D1F78">
      <w:r>
        <w:t xml:space="preserve">Sanchez had never been on a ship before. She had always detested </w:t>
      </w:r>
      <w:del w:id="9765" w:author="Editor (Spelling)" w:date="2026-09-25T09:00:00Z">
        <w:r>
          <w:delText xml:space="preserve">traveling</w:delText>
        </w:r>
      </w:del>
      <w:ins w:id="9766" w:author="Editor (Spelling)" w:date="2026-09-25T09:00:00Z">
        <w:r>
          <w:t xml:space="preserve">travelling</w:t>
        </w:r>
      </w:ins>
      <w:r>
        <w:t xml:space="preserve"> on water</w:t>
      </w:r>
      <w:ins w:id="9767" w:author="Editor" w:date="2026-09-25T09:00:00Z">
        <w:r>
          <w:t xml:space="preserve">,</w:t>
        </w:r>
      </w:ins>
      <w:r>
        <w:t xml:space="preserve"> and the concept of</w:t>
      </w:r>
      <w:ins w:id="9768" w:author="Editor" w:date="2026-09-25T09:00:00Z">
        <w:r>
          <w:t xml:space="preserve"> a</w:t>
        </w:r>
      </w:ins>
      <w:r>
        <w:t xml:space="preserve"> cruise ship had never excited her. Today was no different, but she was there for a purpose. The place appeared a little </w:t>
      </w:r>
      <w:ins w:id="9769" w:author="Editor" w:date="2026-09-25T09:00:00Z">
        <w:r>
          <w:t xml:space="preserve">more </w:t>
        </w:r>
      </w:ins>
      <w:r>
        <w:t xml:space="preserve">intimidating than </w:t>
      </w:r>
      <w:del w:id="9770" w:author="Editor" w:date="2026-09-25T09:00:00Z">
        <w:r>
          <w:delText xml:space="preserve">what she </w:delText>
        </w:r>
      </w:del>
      <w:ins w:id="9771" w:author="Editor" w:date="2026-09-25T09:00:00Z">
        <w:r>
          <w:t xml:space="preserve">she had </w:t>
        </w:r>
      </w:ins>
      <w:r>
        <w:t xml:space="preserve">thought</w:t>
      </w:r>
      <w:del w:id="9772" w:author="Editor" w:date="2026-09-25T09:00:00Z">
        <w:r>
          <w:delText xml:space="preserve"> before</w:delText>
        </w:r>
      </w:del>
      <w:r>
        <w:t xml:space="preserve">. And the morning excitement she </w:t>
      </w:r>
      <w:del w:id="9773" w:author="Editor" w:date="2026-09-25T09:00:00Z">
        <w:r>
          <w:delText xml:space="preserve">was enthused with,</w:delText>
        </w:r>
      </w:del>
      <w:ins w:id="9774" w:author="Editor" w:date="2026-09-25T09:00:00Z">
        <w:r>
          <w:t xml:space="preserve">had felt</w:t>
        </w:r>
      </w:ins>
      <w:r>
        <w:t xml:space="preserve"> slowly morphed into a subtle anxiousness. Her mind was crowded with </w:t>
      </w:r>
      <w:del w:id="9775" w:author="Editor" w:date="2026-09-25T09:00:00Z">
        <w:r>
          <w:delText xml:space="preserve">many </w:delText>
        </w:r>
      </w:del>
      <w:r>
        <w:t xml:space="preserve">apprehensions. She hoped that her trepidations were transient and </w:t>
      </w:r>
      <w:del w:id="9776" w:author="Editor" w:date="2026-09-25T09:00:00Z">
        <w:r>
          <w:delText xml:space="preserve">soon</w:delText>
        </w:r>
      </w:del>
      <w:ins w:id="9777" w:author="Editor" w:date="2026-09-25T09:00:00Z">
        <w:r>
          <w:t xml:space="preserve">that</w:t>
        </w:r>
      </w:ins>
      <w:r>
        <w:t xml:space="preserve"> things would</w:t>
      </w:r>
      <w:ins w:id="9778" w:author="Editor" w:date="2026-09-25T09:00:00Z">
        <w:r>
          <w:t xml:space="preserve"> soon</w:t>
        </w:r>
      </w:ins>
      <w:r>
        <w:t xml:space="preserve"> turn out fine.</w:t>
      </w:r>
    </w:p>
    <w:p w14:paraId="633426A4" w14:textId="77777777" w:rsidR="008D1F78" w:rsidRPr="008D1F78" w:rsidRDefault="008D1F78" w:rsidP="008D1F78">
      <w:commentRangeStart w:id="282"/>
      <w:r>
        <w:t xml:space="preserve">As she walked towards the vessel, she got lost observing the large structure standing tall in front of her. </w:t>
      </w:r>
      <w:del w:id="9779" w:author="Editor" w:date="2026-09-25T09:00:00Z">
        <w:r>
          <w:delText xml:space="preserve">She had never seen a ship from such close distance before. </w:delText>
        </w:r>
      </w:del>
      <w:r>
        <w:t xml:space="preserve">It was gigantic </w:t>
      </w:r>
      <w:del w:id="9780" w:author="Editor" w:date="2026-09-25T09:00:00Z">
        <w:r>
          <w:delText xml:space="preserve">in size </w:delText>
        </w:r>
      </w:del>
      <w:r>
        <w:t xml:space="preserve">and almost overwhelming</w:t>
      </w:r>
      <w:del w:id="9781" w:author="Editor" w:date="2026-09-25T09:00:00Z">
        <w:r>
          <w:delText xml:space="preserve"> by any measure</w:delText>
        </w:r>
      </w:del>
      <w:r>
        <w:t xml:space="preserve"> for her to comprehend. Unlike </w:t>
      </w:r>
      <w:ins w:id="9782" w:author="Editor" w:date="2026-09-25T09:00:00Z">
        <w:r>
          <w:t xml:space="preserve">the </w:t>
        </w:r>
      </w:ins>
      <w:r>
        <w:t xml:space="preserve">larger</w:t>
      </w:r>
      <w:del w:id="9783" w:author="Editor" w:date="2026-09-25T09:00:00Z">
        <w:r>
          <w:delText xml:space="preserve"> </w:delText>
        </w:r>
      </w:del>
      <w:ins w:id="9784" w:author="Editor" w:date="2026-09-25T09:00:00Z">
        <w:r>
          <w:t xml:space="preserve">-</w:t>
        </w:r>
      </w:ins>
      <w:r>
        <w:t xml:space="preserve">than</w:t>
      </w:r>
      <w:del w:id="9785" w:author="Editor" w:date="2026-09-25T09:00:00Z">
        <w:r>
          <w:delText xml:space="preserve"> </w:delText>
        </w:r>
      </w:del>
      <w:ins w:id="9786" w:author="Editor" w:date="2026-09-25T09:00:00Z">
        <w:r>
          <w:t xml:space="preserve">-</w:t>
        </w:r>
      </w:ins>
      <w:r>
        <w:t xml:space="preserve">life pictures of </w:t>
      </w:r>
      <w:del w:id="9787" w:author="Editor" w:date="2026-09-25T09:00:00Z">
        <w:r>
          <w:delText xml:space="preserve">a </w:delText>
        </w:r>
      </w:del>
      <w:r>
        <w:t xml:space="preserve">cruise </w:t>
      </w:r>
      <w:del w:id="9788" w:author="Editor" w:date="2026-09-25T09:00:00Z">
        <w:r>
          <w:delText xml:space="preserve">ship</w:delText>
        </w:r>
      </w:del>
      <w:ins w:id="9789" w:author="Editor" w:date="2026-09-25T09:00:00Z">
        <w:r>
          <w:t xml:space="preserve">ships</w:t>
        </w:r>
      </w:ins>
      <w:r>
        <w:t xml:space="preserve"> she had seen in advertisements, the vessel looked relatively dull. It was jet black</w:t>
      </w:r>
      <w:del w:id="9790" w:author="Editor" w:date="2026-09-25T09:00:00Z">
        <w:r>
          <w:delText xml:space="preserve"> in color</w:delText>
        </w:r>
      </w:del>
      <w:ins w:id="9791" w:author="Editor" w:date="2026-09-25T09:00:00Z">
        <w:r>
          <w:t xml:space="preserve">,</w:t>
        </w:r>
      </w:ins>
      <w:r>
        <w:t xml:space="preserve"> with ‘DAZZLE</w:t>
      </w:r>
      <w:del w:id="9792" w:author="Editor" w:date="2026-09-25T09:00:00Z">
        <w:r>
          <w:delText xml:space="preserve">”</w:delText>
        </w:r>
      </w:del>
      <w:ins w:id="9793" w:author="Editor" w:date="2026-09-25T09:00:00Z">
        <w:r>
          <w:t xml:space="preserve">’</w:t>
        </w:r>
      </w:ins>
      <w:r>
        <w:t xml:space="preserve"> scribbled on the hull, which stood out from its otherwise gloomy appearance.</w:t>
      </w:r>
      <w:commentRangeEnd w:id="282"/>
      <w:r>
        <w:commentReference w:id="282"/>
      </w:r>
    </w:p>
    <w:p w14:paraId="62BB51F8" w14:textId="77777777" w:rsidR="008D1F78" w:rsidRPr="008D1F78" w:rsidRDefault="008D1F78" w:rsidP="008D1F78">
      <w:commentRangeStart w:id="283"/>
      <w:r>
        <w:t xml:space="preserve">Benedikt was received at the end of the gangway by the captain of the ship. </w:t>
      </w:r>
      <w:del w:id="9794" w:author="Editor" w:date="2026-09-25T09:00:00Z">
        <w:r>
          <w:delText xml:space="preserve">He</w:delText>
        </w:r>
      </w:del>
      <w:ins w:id="9795" w:author="Editor" w:date="2026-09-25T09:00:00Z">
        <w:r>
          <w:t xml:space="preserve">The captain</w:t>
        </w:r>
      </w:ins>
      <w:r>
        <w:t xml:space="preserve"> was waiting </w:t>
      </w:r>
      <w:del w:id="9796" w:author="Editor" w:date="2026-09-25T09:00:00Z">
        <w:r>
          <w:delText xml:space="preserve">in</w:delText>
        </w:r>
      </w:del>
      <w:ins w:id="9797" w:author="Editor" w:date="2026-09-25T09:00:00Z">
        <w:r>
          <w:t xml:space="preserve">at</w:t>
        </w:r>
      </w:ins>
      <w:r>
        <w:t xml:space="preserve"> perfect attention along with his </w:t>
      </w:r>
      <w:del w:id="9798" w:author="Editor" w:date="2026-09-25T09:00:00Z">
        <w:r>
          <w:delText xml:space="preserve">troupe</w:delText>
        </w:r>
      </w:del>
      <w:ins w:id="9799" w:author="Editor" w:date="2026-09-25T09:00:00Z">
        <w:r>
          <w:t xml:space="preserve">men</w:t>
        </w:r>
      </w:ins>
      <w:r>
        <w:t xml:space="preserve">.  It was hard</w:t>
      </w:r>
      <w:del w:id="9800" w:author="Editor" w:date="2026-09-25T09:00:00Z">
        <w:r>
          <w:delText xml:space="preserve"> not</w:delText>
        </w:r>
      </w:del>
      <w:r>
        <w:t xml:space="preserve"> to ignore the clout Benedikt had. She noticed that there was more fear than respect for him. His presence brought a sense of uneasiness, and a hint of discomfort engulfed </w:t>
      </w:r>
      <w:del w:id="9801" w:author="Editor" w:date="2026-09-25T09:00:00Z">
        <w:r>
          <w:delText xml:space="preserve">in </w:delText>
        </w:r>
      </w:del>
      <w:r>
        <w:t xml:space="preserve">the otherwise calm </w:t>
      </w:r>
      <w:del w:id="9802" w:author="Editor" w:date="2026-09-25T09:00:00Z">
        <w:r>
          <w:delText xml:space="preserve">milieus</w:delText>
        </w:r>
      </w:del>
      <w:ins w:id="9803" w:author="Editor" w:date="2026-09-25T09:00:00Z">
        <w:r>
          <w:t xml:space="preserve">milieu</w:t>
        </w:r>
      </w:ins>
      <w:r>
        <w:t xml:space="preserve">. Benedikt instructed one of the shipmates to take Sanchez to her room. He had told her before that on the ship he would act </w:t>
      </w:r>
      <w:del w:id="9804" w:author="Editor" w:date="2026-09-25T09:00:00Z">
        <w:r>
          <w:delText xml:space="preserve">like</w:delText>
        </w:r>
      </w:del>
      <w:ins w:id="9805" w:author="Editor" w:date="2026-09-25T09:00:00Z">
        <w:r>
          <w:t xml:space="preserve">as</w:t>
        </w:r>
      </w:ins>
      <w:r>
        <w:t xml:space="preserve"> her boss and</w:t>
      </w:r>
      <w:ins w:id="9806" w:author="Editor" w:date="2026-09-25T09:00:00Z">
        <w:r>
          <w:t xml:space="preserve"> that</w:t>
        </w:r>
      </w:ins>
      <w:r>
        <w:t xml:space="preserve"> she shouldn’t be surprised by his change in </w:t>
      </w:r>
      <w:del w:id="9807" w:author="Editor (Spelling)" w:date="2026-09-25T09:00:00Z">
        <w:r>
          <w:delText xml:space="preserve">behavior</w:delText>
        </w:r>
      </w:del>
      <w:ins w:id="9808" w:author="Editor (Spelling)" w:date="2026-09-25T09:00:00Z">
        <w:r>
          <w:t xml:space="preserve">behaviour</w:t>
        </w:r>
      </w:ins>
      <w:r>
        <w:t xml:space="preserve">. As she was about to </w:t>
      </w:r>
      <w:del w:id="9809" w:author="Editor" w:date="2026-09-25T09:00:00Z">
        <w:r>
          <w:delText xml:space="preserve">part he made a quick</w:delText>
        </w:r>
      </w:del>
      <w:ins w:id="9810" w:author="Editor" w:date="2026-09-25T09:00:00Z">
        <w:r>
          <w:t xml:space="preserve">leave, he said in</w:t>
        </w:r>
      </w:ins>
      <w:r>
        <w:t xml:space="preserve"> passing</w:t>
      </w:r>
      <w:del w:id="9811" w:author="Editor" w:date="2026-09-25T09:00:00Z">
        <w:r>
          <w:delText xml:space="preserve"> note</w:delText>
        </w:r>
      </w:del>
      <w:r>
        <w:t xml:space="preserve">, “I will see you in </w:t>
      </w:r>
      <w:del w:id="9812" w:author="Editor" w:date="2026-09-25T09:00:00Z">
        <w:r>
          <w:delText xml:space="preserve">thirty minutes in </w:delText>
        </w:r>
      </w:del>
      <w:r>
        <w:t xml:space="preserve">my office</w:t>
      </w:r>
      <w:ins w:id="9813" w:author="Editor" w:date="2026-09-25T09:00:00Z">
        <w:r>
          <w:t xml:space="preserve"> at eight</w:t>
        </w:r>
      </w:ins>
      <w:r>
        <w:t xml:space="preserve">. Alex will be at your cabin door. He will help you find me.”</w:t>
      </w:r>
      <w:commentRangeEnd w:id="283"/>
      <w:r>
        <w:commentReference w:id="283"/>
      </w:r>
    </w:p>
    <w:p w14:paraId="4744829E" w14:textId="77777777" w:rsidR="008D1F78" w:rsidRPr="008D1F78" w:rsidRDefault="008D1F78" w:rsidP="008D1F78">
      <w:commentRangeStart w:id="284"/>
      <w:r>
        <w:t xml:space="preserve">She </w:t>
      </w:r>
      <w:del w:id="9814" w:author="Editor" w:date="2026-09-25T09:00:00Z">
        <w:r>
          <w:delText xml:space="preserve">moved along the path led by</w:delText>
        </w:r>
      </w:del>
      <w:ins w:id="9815" w:author="Editor" w:date="2026-09-25T09:00:00Z">
        <w:r>
          <w:t xml:space="preserve">followed</w:t>
        </w:r>
      </w:ins>
      <w:r>
        <w:t xml:space="preserve"> a good-looking boy who appeared to be in his late teens. They looped around the aisle to a bank of elevators. The elevator took them to the upper deck. Her cabin was </w:t>
      </w:r>
      <w:ins w:id="9816" w:author="Editor" w:date="2026-09-25T09:00:00Z">
        <w:r>
          <w:t xml:space="preserve">a </w:t>
        </w:r>
      </w:ins>
      <w:r>
        <w:t xml:space="preserve">few yards away from the elevator</w:t>
      </w:r>
      <w:ins w:id="9817" w:author="Editor" w:date="2026-09-25T09:00:00Z">
        <w:r>
          <w:t xml:space="preserve">,</w:t>
        </w:r>
      </w:ins>
      <w:r>
        <w:t xml:space="preserve"> towards the end of the </w:t>
      </w:r>
      <w:del w:id="9818" w:author="Editor" w:date="2026-09-25T09:00:00Z">
        <w:r>
          <w:delText xml:space="preserve">shaft</w:delText>
        </w:r>
      </w:del>
      <w:ins w:id="9819" w:author="Editor" w:date="2026-09-25T09:00:00Z">
        <w:r>
          <w:t xml:space="preserve">corridor</w:t>
        </w:r>
      </w:ins>
      <w:r>
        <w:t xml:space="preserve">. Alex opened the door, put her suitcase on the luggage rack and politely stated, “</w:t>
      </w:r>
      <w:del w:id="9820" w:author="Editor" w:date="2026-09-25T09:00:00Z">
        <w:r>
          <w:delText xml:space="preserve">madam</w:delText>
        </w:r>
      </w:del>
      <w:ins w:id="9821" w:author="Editor" w:date="2026-09-25T09:00:00Z">
        <w:r>
          <w:t xml:space="preserve">Madam</w:t>
        </w:r>
      </w:ins>
      <w:r>
        <w:t xml:space="preserve">, I will wait for you right outside the door.</w:t>
      </w:r>
      <w:del w:id="9822" w:author="Editor (Typography)" w:date="2026-09-25T09:00:00Z">
        <w:r>
          <w:delText xml:space="preserve">"</w:delText>
        </w:r>
      </w:del>
      <w:ins w:id="9823" w:author="Editor (Typography)" w:date="2026-09-25T09:00:00Z">
        <w:r>
          <w:t xml:space="preserve">”</w:t>
        </w:r>
      </w:ins>
      <w:commentRangeEnd w:id="284"/>
      <w:r>
        <w:commentReference w:id="284"/>
      </w:r>
    </w:p>
    <w:p w14:paraId="2A53B3FA" w14:textId="77777777" w:rsidR="008D1F78" w:rsidRPr="008D1F78" w:rsidRDefault="008D1F78" w:rsidP="008D1F78">
      <w:commentRangeStart w:id="285"/>
      <w:r>
        <w:t xml:space="preserve">The cabin was a spacious polygonal room</w:t>
      </w:r>
      <w:del w:id="9824" w:author="Editor" w:date="2026-09-25T09:00:00Z">
        <w:r>
          <w:delText xml:space="preserve"> and</w:delText>
        </w:r>
      </w:del>
      <w:ins w:id="9825" w:author="Editor" w:date="2026-09-25T09:00:00Z">
        <w:r>
          <w:t xml:space="preserve">, and its</w:t>
        </w:r>
      </w:ins>
      <w:r>
        <w:t xml:space="preserve"> interiors were tastefully done, starkly different from the bland look of the vessel. There was a suede couch gracing the front part of the cabin. Away from the settee, on the opposite side</w:t>
      </w:r>
      <w:ins w:id="9826" w:author="Editor" w:date="2026-09-25T09:00:00Z">
        <w:r>
          <w:t xml:space="preserve">,</w:t>
        </w:r>
      </w:ins>
      <w:r>
        <w:t xml:space="preserve"> was a study table. The king-sized bed was behind the sofa, covered with white linens and many golden </w:t>
      </w:r>
      <w:del w:id="9827" w:author="Editor" w:date="2026-09-25T09:00:00Z">
        <w:r>
          <w:delText xml:space="preserve">color </w:delText>
        </w:r>
      </w:del>
      <w:r>
        <w:t xml:space="preserve">decorative pillows. The far end of the cabin was covered with tall glass doors</w:t>
      </w:r>
      <w:ins w:id="9828" w:author="Editor" w:date="2026-09-25T09:00:00Z">
        <w:r>
          <w:t xml:space="preserve">,</w:t>
        </w:r>
      </w:ins>
      <w:r>
        <w:t xml:space="preserve"> and the curtains were </w:t>
      </w:r>
      <w:del w:id="9829" w:author="Editor" w:date="2026-09-25T09:00:00Z">
        <w:r>
          <w:delText xml:space="preserve">folded</w:delText>
        </w:r>
      </w:del>
      <w:ins w:id="9830" w:author="Editor" w:date="2026-09-25T09:00:00Z">
        <w:r>
          <w:t xml:space="preserve">drawn</w:t>
        </w:r>
      </w:ins>
      <w:r>
        <w:t xml:space="preserve"> halfway</w:t>
      </w:r>
      <w:del w:id="9831" w:author="Editor" w:date="2026-09-25T09:00:00Z">
        <w:r>
          <w:delText xml:space="preserve"> giving way for</w:delText>
        </w:r>
      </w:del>
      <w:ins w:id="9832" w:author="Editor" w:date="2026-09-25T09:00:00Z">
        <w:r>
          <w:t xml:space="preserve">, allowing</w:t>
        </w:r>
      </w:ins>
      <w:r>
        <w:t xml:space="preserve"> the morning sunlight to seep into the room.</w:t>
      </w:r>
      <w:del w:id="9833" w:author="Editor" w:date="2026-09-25T09:00:00Z">
        <w:r>
          <w:delText xml:space="preserve"> The room though had a contemporary appearance, it also sported a modern outlook confirmed by the liberal use of bold colors across the room.</w:delText>
        </w:r>
      </w:del>
      <w:commentRangeEnd w:id="285"/>
      <w:r>
        <w:commentReference w:id="285"/>
      </w:r>
    </w:p>
    <w:p w14:paraId="682C49B8" w14:textId="724B35E6" w:rsidR="008D1F78" w:rsidRPr="008D1F78" w:rsidRDefault="008D1F78" w:rsidP="008D1F78">
      <w:commentRangeStart w:id="286"/>
      <w:r>
        <w:t xml:space="preserve">Sanchez </w:t>
      </w:r>
      <w:del w:id="9834" w:author="Editor" w:date="2026-09-25T09:00:00Z">
        <w:r>
          <w:delText xml:space="preserve">sauntered</w:delText>
        </w:r>
      </w:del>
      <w:ins w:id="9835" w:author="Editor" w:date="2026-09-25T09:00:00Z">
        <w:r>
          <w:t xml:space="preserve">walked</w:t>
        </w:r>
      </w:ins>
      <w:r>
        <w:t xml:space="preserve"> towards the glass doors. She nudged </w:t>
      </w:r>
      <w:del w:id="9836" w:author="Editor" w:date="2026-09-25T09:00:00Z">
        <w:r>
          <w:delText xml:space="preserve">it</w:delText>
        </w:r>
      </w:del>
      <w:ins w:id="9837" w:author="Editor" w:date="2026-09-25T09:00:00Z">
        <w:r>
          <w:t xml:space="preserve">them</w:t>
        </w:r>
      </w:ins>
      <w:r>
        <w:t xml:space="preserve"> gently</w:t>
      </w:r>
      <w:ins w:id="9838" w:author="Editor" w:date="2026-09-25T09:00:00Z">
        <w:r>
          <w:t xml:space="preserve">,</w:t>
        </w:r>
      </w:ins>
      <w:r>
        <w:t xml:space="preserve"> and the transparent portal opened to the balcony, giving </w:t>
      </w:r>
      <w:del w:id="9839" w:author="Editor" w:date="2026-09-25T09:00:00Z">
        <w:r>
          <w:delText xml:space="preserve">sight</w:delText>
        </w:r>
      </w:del>
      <w:ins w:id="9840" w:author="Editor" w:date="2026-09-25T09:00:00Z">
        <w:r>
          <w:t xml:space="preserve">way</w:t>
        </w:r>
      </w:ins>
      <w:r>
        <w:t xml:space="preserve"> to a breathtaking view. She could see the sun rising beyond the </w:t>
      </w:r>
      <w:del w:id="9841" w:author="Editor" w:date="2026-09-25T09:00:00Z">
        <w:r>
          <w:delText xml:space="preserve">edges</w:delText>
        </w:r>
      </w:del>
      <w:ins w:id="9842" w:author="Editor" w:date="2026-09-25T09:00:00Z">
        <w:r>
          <w:t xml:space="preserve">edge</w:t>
        </w:r>
      </w:ins>
      <w:r>
        <w:t xml:space="preserve"> of the </w:t>
      </w:r>
      <w:del w:id="9843" w:author="Editor" w:date="2026-09-25T09:00:00Z">
        <w:r>
          <w:delText xml:space="preserve">ocean</w:delText>
        </w:r>
      </w:del>
      <w:ins w:id="9844" w:author="Editor" w:date="2026-09-25T09:00:00Z">
        <w:r>
          <w:t xml:space="preserve">sea</w:t>
        </w:r>
      </w:ins>
      <w:r>
        <w:t xml:space="preserve">. The orange hues were not piercing but soothing to the eyes</w:t>
      </w:r>
      <w:ins w:id="9845" w:author="Editor" w:date="2026-09-25T09:00:00Z">
        <w:r>
          <w:t xml:space="preserve">,</w:t>
        </w:r>
      </w:ins>
      <w:r>
        <w:t xml:space="preserve"> and the morning breeze was heavenly as it gently caressed her </w:t>
      </w:r>
      <w:del w:id="9846" w:author="Editor" w:date="2026-09-25T09:00:00Z">
        <w:r>
          <w:delText xml:space="preserve">flesh</w:delText>
        </w:r>
      </w:del>
      <w:ins w:id="9847" w:author="Editor" w:date="2026-09-25T09:00:00Z">
        <w:r>
          <w:t xml:space="preserve">skin</w:t>
        </w:r>
      </w:ins>
      <w:r>
        <w:t xml:space="preserve">. It was a blissful experience</w:t>
      </w:r>
      <w:ins w:id="9848" w:author="Editor" w:date="2026-09-25T09:00:00Z">
        <w:r>
          <w:t xml:space="preserve">,</w:t>
        </w:r>
      </w:ins>
      <w:r>
        <w:t xml:space="preserve"> and she was so engrossed in the </w:t>
      </w:r>
      <w:del w:id="9849" w:author="Editor" w:date="2026-09-25T09:00:00Z">
        <w:r>
          <w:delText xml:space="preserve">trice, for</w:delText>
        </w:r>
      </w:del>
      <w:ins w:id="9850" w:author="Editor" w:date="2026-09-25T09:00:00Z">
        <w:r>
          <w:t xml:space="preserve">moment that</w:t>
        </w:r>
      </w:ins>
      <w:r>
        <w:t xml:space="preserve"> she forgot everything that was making her restless. Against her wish, she retraced her steps </w:t>
      </w:r>
      <w:del w:id="9851" w:author="Editor" w:date="2026-09-25T09:00:00Z">
        <w:r>
          <w:delText xml:space="preserve">back </w:delText>
        </w:r>
      </w:del>
      <w:r>
        <w:t xml:space="preserve">to the cabin. Benedikt couldn’t have offered her a </w:t>
      </w:r>
      <w:del w:id="9852" w:author="Editor" w:date="2026-09-25T09:00:00Z">
        <w:r>
          <w:delText xml:space="preserve">luxurious room</w:delText>
        </w:r>
      </w:del>
      <w:ins w:id="9853" w:author="Editor" w:date="2026-09-25T09:00:00Z">
        <w:r>
          <w:t xml:space="preserve">luxury suite</w:t>
        </w:r>
      </w:ins>
      <w:r>
        <w:t xml:space="preserve">, but she knew he </w:t>
      </w:r>
      <w:del w:id="9854" w:author="Editor" w:date="2026-09-25T09:00:00Z">
        <w:r>
          <w:delText xml:space="preserve">gave</w:delText>
        </w:r>
      </w:del>
      <w:ins w:id="9855" w:author="Editor" w:date="2026-09-25T09:00:00Z">
        <w:r>
          <w:t xml:space="preserve">had given</w:t>
        </w:r>
      </w:ins>
      <w:r>
        <w:t xml:space="preserve"> her the next best</w:t>
      </w:r>
      <w:del w:id="9856" w:author="Editor" w:date="2026-09-25T09:00:00Z">
        <w:r>
          <w:delText xml:space="preserve"> possible</w:delText>
        </w:r>
      </w:del>
      <w:r>
        <w:t xml:space="preserve"> option. The gorgeous view from her room was worth </w:t>
      </w:r>
      <w:del w:id="9857" w:author="Editor" w:date="2026-09-25T09:00:00Z">
        <w:r>
          <w:delText xml:space="preserve">compromising with</w:delText>
        </w:r>
      </w:del>
      <w:ins w:id="9858" w:author="Editor" w:date="2026-09-25T09:00:00Z">
        <w:r>
          <w:t xml:space="preserve">giving up</w:t>
        </w:r>
      </w:ins>
      <w:r>
        <w:t xml:space="preserve"> any luxury that a suite might have offered.</w:t>
      </w:r>
      <w:commentRangeEnd w:id="286"/>
      <w:r>
        <w:commentReference w:id="286"/>
      </w:r>
    </w:p>
    <w:p w14:paraId="75586B7F" w14:textId="77777777" w:rsidR="0099592B" w:rsidRDefault="0099592B" w:rsidP="0099592B"/>
    <w:p w14:paraId="0D8E32EB" w14:textId="77777777" w:rsidR="008D1F78" w:rsidRDefault="008D1F78">
      <w:pPr>
        <w:spacing w:line="259" w:lineRule="auto"/>
        <w:jc w:val="left"/>
        <w:rPr>
          <w:b/>
        </w:rPr>
      </w:pPr>
      <w:r>
        <w:rPr>
          <w:b/>
        </w:rPr>
        <w:br w:type="page"/>
      </w:r>
    </w:p>
    <w:p w14:paraId="5C20D248" w14:textId="2B6CF20A" w:rsidR="0099592B" w:rsidRPr="00F82F17" w:rsidRDefault="0099592B" w:rsidP="00F82F17">
      <w:pPr>
        <w:spacing w:line="259" w:lineRule="auto"/>
        <w:jc w:val="left"/>
      </w:pPr>
      <w:r>
        <w:rPr>
          <w:b/>
        </w:rPr>
        <w:lastRenderedPageBreak/>
        <w:t>Chapter 55</w:t>
      </w:r>
    </w:p>
    <w:p w14:paraId="12B72730" w14:textId="21EEDC4C" w:rsidR="0099592B" w:rsidRPr="00177AC5" w:rsidRDefault="0099592B" w:rsidP="0099592B">
      <w:r>
        <w:rPr>
          <w:b/>
        </w:rPr>
        <w:t>7:30 AM 21st April 2014, Tallinn, Estonia</w:t>
      </w:r>
    </w:p>
    <w:p w14:paraId="6EDFE3C1" w14:textId="58CB5201" w:rsidR="007D7702" w:rsidRPr="007D7702" w:rsidRDefault="007D7702" w:rsidP="007D7702">
      <w:r>
        <w:t xml:space="preserve">Sanchez took a quick shower and got ready for her first day at work. Besides the fact that she was Benedikt</w:t>
      </w:r>
      <w:del w:id="9859" w:author="Editor (Typography)" w:date="2026-09-25T09:00:00Z">
        <w:r>
          <w:delText xml:space="preserve">'</w:delText>
        </w:r>
      </w:del>
      <w:ins w:id="9860" w:author="Editor (Typography)" w:date="2026-09-25T09:00:00Z">
        <w:r>
          <w:t xml:space="preserve">’</w:t>
        </w:r>
      </w:ins>
      <w:r>
        <w:t xml:space="preserve">s assistant, she had no clue what she was required to do. </w:t>
      </w:r>
      <w:del w:id="9861" w:author="Editor" w:date="2026-09-25T09:00:00Z">
        <w:r>
          <w:delText xml:space="preserve">The fact that she was</w:delText>
        </w:r>
      </w:del>
      <w:ins w:id="9862" w:author="Editor" w:date="2026-09-25T09:00:00Z">
        <w:r>
          <w:t xml:space="preserve">Being</w:t>
        </w:r>
      </w:ins>
      <w:r>
        <w:t xml:space="preserve"> on the ship was enthralling enough, and everything else was insignificant.  </w:t>
      </w:r>
    </w:p>
    <w:p w14:paraId="1E3142B9" w14:textId="77777777" w:rsidR="007D7702" w:rsidRPr="007D7702" w:rsidRDefault="007D7702" w:rsidP="007D7702">
      <w:commentRangeStart w:id="287"/>
      <w:r>
        <w:t xml:space="preserve">Alex was standing in an attentive position outside the cabin door. </w:t>
      </w:r>
      <w:del w:id="9863" w:author="Editor" w:date="2026-09-25T09:00:00Z">
        <w:r>
          <w:delText xml:space="preserve">Moment</w:delText>
        </w:r>
      </w:del>
      <w:ins w:id="9864" w:author="Editor" w:date="2026-09-25T09:00:00Z">
        <w:r>
          <w:t xml:space="preserve">The moment</w:t>
        </w:r>
      </w:ins>
      <w:r>
        <w:t xml:space="preserve"> Sanchez stepped out</w:t>
      </w:r>
      <w:ins w:id="9865" w:author="Editor" w:date="2026-09-25T09:00:00Z">
        <w:r>
          <w:t xml:space="preserve">,</w:t>
        </w:r>
      </w:ins>
      <w:r>
        <w:t xml:space="preserve"> he greeted her with a </w:t>
      </w:r>
      <w:del w:id="9866" w:author="Editor" w:date="2026-09-25T09:00:00Z">
        <w:r>
          <w:delText xml:space="preserve">benign</w:delText>
        </w:r>
      </w:del>
      <w:ins w:id="9867" w:author="Editor" w:date="2026-09-25T09:00:00Z">
        <w:r>
          <w:t xml:space="preserve">polite</w:t>
        </w:r>
      </w:ins>
      <w:r>
        <w:t xml:space="preserve"> bow and led the way to Benedikt’s office. The place was a maze and she was glad Alex was there to guide </w:t>
      </w:r>
      <w:del w:id="9868" w:author="Editor" w:date="2026-09-25T09:00:00Z">
        <w:r>
          <w:delText xml:space="preserve">the path</w:delText>
        </w:r>
      </w:del>
      <w:ins w:id="9869" w:author="Editor" w:date="2026-09-25T09:00:00Z">
        <w:r>
          <w:t xml:space="preserve">her</w:t>
        </w:r>
      </w:ins>
      <w:r>
        <w:t xml:space="preserve">. Benedikt’s office was located on the upper deck right next to the captain’s </w:t>
      </w:r>
      <w:del w:id="9870" w:author="Editor" w:date="2026-09-25T09:00:00Z">
        <w:r>
          <w:delText xml:space="preserve">great-</w:delText>
        </w:r>
      </w:del>
      <w:r>
        <w:t xml:space="preserve">cabin.  The office was gigantic, almost spanning the width of the stern. Two </w:t>
      </w:r>
      <w:del w:id="9871" w:author="Editor" w:date="2026-09-25T09:00:00Z">
        <w:r>
          <w:delText xml:space="preserve">marines guarded</w:delText>
        </w:r>
      </w:del>
      <w:ins w:id="9872" w:author="Editor" w:date="2026-09-25T09:00:00Z">
        <w:r>
          <w:t xml:space="preserve">guards were posted at</w:t>
        </w:r>
      </w:ins>
      <w:r>
        <w:t xml:space="preserve"> the entrance</w:t>
      </w:r>
      <w:del w:id="9873" w:author="Editor" w:date="2026-09-25T09:00:00Z">
        <w:r>
          <w:delText xml:space="preserve"> to the office</w:delText>
        </w:r>
      </w:del>
      <w:r>
        <w:t xml:space="preserve">. It </w:t>
      </w:r>
      <w:del w:id="9874" w:author="Editor" w:date="2026-09-25T09:00:00Z">
        <w:r>
          <w:delText xml:space="preserve">seems</w:delText>
        </w:r>
      </w:del>
      <w:ins w:id="9875" w:author="Editor" w:date="2026-09-25T09:00:00Z">
        <w:r>
          <w:t xml:space="preserve">seemed</w:t>
        </w:r>
      </w:ins>
      <w:r>
        <w:t xml:space="preserve"> they were aware of her arrival</w:t>
      </w:r>
      <w:ins w:id="9876" w:author="Editor" w:date="2026-09-25T09:00:00Z">
        <w:r>
          <w:t xml:space="preserve">,</w:t>
        </w:r>
      </w:ins>
      <w:r>
        <w:t xml:space="preserve"> as they opened the door without </w:t>
      </w:r>
      <w:del w:id="9877" w:author="Editor" w:date="2026-09-25T09:00:00Z">
        <w:r>
          <w:delText xml:space="preserve">imposing</w:delText>
        </w:r>
      </w:del>
      <w:ins w:id="9878" w:author="Editor" w:date="2026-09-25T09:00:00Z">
        <w:r>
          <w:t xml:space="preserve">asking</w:t>
        </w:r>
      </w:ins>
      <w:r>
        <w:t xml:space="preserve"> any questions.</w:t>
      </w:r>
      <w:commentRangeEnd w:id="287"/>
      <w:r>
        <w:commentReference w:id="287"/>
      </w:r>
    </w:p>
    <w:p w14:paraId="62D9845A" w14:textId="7262D85B" w:rsidR="007D7702" w:rsidRPr="007D7702" w:rsidRDefault="007D7702" w:rsidP="007D7702">
      <w:r>
        <w:t xml:space="preserve">Sanchez was </w:t>
      </w:r>
      <w:del w:id="9879" w:author="Editor" w:date="2026-09-25T09:00:00Z">
        <w:r>
          <w:delText xml:space="preserve">startled</w:delText>
        </w:r>
      </w:del>
      <w:ins w:id="9880" w:author="Editor" w:date="2026-09-25T09:00:00Z">
        <w:r>
          <w:t xml:space="preserve">surprised</w:t>
        </w:r>
      </w:ins>
      <w:r>
        <w:t xml:space="preserve"> by the charming appearance of the office. There was a large table in the </w:t>
      </w:r>
      <w:del w:id="9881" w:author="Editor (Spelling)" w:date="2026-09-25T09:00:00Z">
        <w:r>
          <w:delText xml:space="preserve">center</w:delText>
        </w:r>
      </w:del>
      <w:ins w:id="9882" w:author="Editor (Spelling)" w:date="2026-09-25T09:00:00Z">
        <w:r>
          <w:t xml:space="preserve">centre</w:t>
        </w:r>
      </w:ins>
      <w:r>
        <w:t xml:space="preserve"> of the room, crowded with piles of plot papers and different mechanical and electronic instruments. The rear </w:t>
      </w:r>
      <w:del w:id="9883" w:author="Editor" w:date="2026-09-25T09:00:00Z">
        <w:r>
          <w:delText xml:space="preserve">end </w:delText>
        </w:r>
      </w:del>
      <w:r>
        <w:t xml:space="preserve">of the cabin tapered </w:t>
      </w:r>
      <w:del w:id="9884" w:author="Editor" w:date="2026-09-25T09:00:00Z">
        <w:r>
          <w:delText xml:space="preserve">forming</w:delText>
        </w:r>
      </w:del>
      <w:ins w:id="9885" w:author="Editor" w:date="2026-09-25T09:00:00Z">
        <w:r>
          <w:t xml:space="preserve">into</w:t>
        </w:r>
      </w:ins>
      <w:r>
        <w:t xml:space="preserve"> an oval shape. Large French windows covered the </w:t>
      </w:r>
      <w:del w:id="9886" w:author="Editor" w:date="2026-09-25T09:00:00Z">
        <w:r>
          <w:delText xml:space="preserve">posterior</w:delText>
        </w:r>
      </w:del>
      <w:ins w:id="9887" w:author="Editor" w:date="2026-09-25T09:00:00Z">
        <w:r>
          <w:t xml:space="preserve">back</w:t>
        </w:r>
      </w:ins>
      <w:r>
        <w:t xml:space="preserve"> of the room</w:t>
      </w:r>
      <w:ins w:id="9888" w:author="Editor" w:date="2026-09-25T09:00:00Z">
        <w:r>
          <w:t xml:space="preserve">,</w:t>
        </w:r>
      </w:ins>
      <w:r>
        <w:t xml:space="preserve"> opening to the balcony. The light hardwood floor was elegantly polished</w:t>
      </w:r>
      <w:del w:id="9889" w:author="Editor" w:date="2026-09-25T09:00:00Z">
        <w:r>
          <w:delText xml:space="preserve">, evident from the nice bright shine it revealed</w:delText>
        </w:r>
      </w:del>
      <w:r>
        <w:t xml:space="preserve">. On the left side of the entrance, there was a </w:t>
      </w:r>
      <w:del w:id="9890" w:author="Editor" w:date="2026-09-25T09:00:00Z">
        <w:r>
          <w:delText xml:space="preserve">roman </w:delText>
        </w:r>
      </w:del>
      <w:ins w:id="9891" w:author="Editor" w:date="2026-09-25T09:00:00Z">
        <w:r>
          <w:t xml:space="preserve">spacious Roman-</w:t>
        </w:r>
      </w:ins>
      <w:r>
        <w:t xml:space="preserve">style</w:t>
      </w:r>
      <w:del w:id="9892" w:author="Editor" w:date="2026-09-25T09:00:00Z">
        <w:r>
          <w:delText xml:space="preserve"> spacious</w:delText>
        </w:r>
      </w:del>
      <w:r>
        <w:t xml:space="preserve"> curved couch, which could easily </w:t>
      </w:r>
      <w:del w:id="9893" w:author="Editor" w:date="2026-09-25T09:00:00Z">
        <w:r>
          <w:delText xml:space="preserve">sit a group of</w:delText>
        </w:r>
      </w:del>
      <w:ins w:id="9894" w:author="Editor" w:date="2026-09-25T09:00:00Z">
        <w:r>
          <w:t xml:space="preserve">seat</w:t>
        </w:r>
      </w:ins>
      <w:r>
        <w:t xml:space="preserve"> ten. The walls were tastefully decorated with paintings from the medieval period.</w:t>
      </w:r>
    </w:p>
    <w:p w14:paraId="4DB76608" w14:textId="77777777" w:rsidR="007D7702" w:rsidRPr="007D7702" w:rsidRDefault="007D7702" w:rsidP="007D7702">
      <w:r>
        <w:t xml:space="preserve">She looked around the place with great interest and soon </w:t>
      </w:r>
      <w:del w:id="9895" w:author="Editor (Spelling)" w:date="2026-09-25T09:00:00Z">
        <w:r>
          <w:delText xml:space="preserve">realized</w:delText>
        </w:r>
      </w:del>
      <w:ins w:id="9896" w:author="Editor (Spelling)" w:date="2026-09-25T09:00:00Z">
        <w:r>
          <w:t xml:space="preserve">realised</w:t>
        </w:r>
      </w:ins>
      <w:r>
        <w:t xml:space="preserve"> that amidst </w:t>
      </w:r>
      <w:del w:id="9897" w:author="Editor" w:date="2026-09-25T09:00:00Z">
        <w:r>
          <w:delText xml:space="preserve">the entire</w:delText>
        </w:r>
      </w:del>
      <w:ins w:id="9898" w:author="Editor" w:date="2026-09-25T09:00:00Z">
        <w:r>
          <w:t xml:space="preserve">all the</w:t>
        </w:r>
      </w:ins>
      <w:r>
        <w:t xml:space="preserve"> beautiful decor</w:t>
      </w:r>
      <w:ins w:id="9899" w:author="Editor" w:date="2026-09-25T09:00:00Z">
        <w:r>
          <w:t xml:space="preserve">,</w:t>
        </w:r>
      </w:ins>
      <w:r>
        <w:t xml:space="preserve"> Benedikt was nowhere to be seen. And then she found a door</w:t>
      </w:r>
      <w:del w:id="9900" w:author="Editor" w:date="2026-09-25T09:00:00Z">
        <w:r>
          <w:delText xml:space="preserve"> </w:delText>
        </w:r>
      </w:del>
      <w:ins w:id="9901" w:author="Editor" w:date="2026-09-25T09:00:00Z">
        <w:r>
          <w:t xml:space="preserve">-</w:t>
        </w:r>
      </w:ins>
      <w:r>
        <w:t xml:space="preserve">like structure </w:t>
      </w:r>
      <w:del w:id="9902" w:author="Editor" w:date="2026-09-25T09:00:00Z">
        <w:r>
          <w:delText xml:space="preserve">camouflaging with the sidewall</w:delText>
        </w:r>
      </w:del>
      <w:ins w:id="9903" w:author="Editor" w:date="2026-09-25T09:00:00Z">
        <w:r>
          <w:t xml:space="preserve">camouflaged in the side wall</w:t>
        </w:r>
      </w:ins>
      <w:r>
        <w:t xml:space="preserve">. She </w:t>
      </w:r>
      <w:del w:id="9904" w:author="Editor" w:date="2026-09-25T09:00:00Z">
        <w:r>
          <w:delText xml:space="preserve">observed the structure with great interest and </w:delText>
        </w:r>
      </w:del>
      <w:r>
        <w:t xml:space="preserve">gently tapped</w:t>
      </w:r>
      <w:ins w:id="9905" w:author="Editor" w:date="2026-09-25T09:00:00Z">
        <w:r>
          <w:t xml:space="preserve"> on it</w:t>
        </w:r>
      </w:ins>
      <w:r>
        <w:t xml:space="preserve"> to check if it was </w:t>
      </w:r>
      <w:del w:id="9906" w:author="Editor" w:date="2026-09-25T09:00:00Z">
        <w:r>
          <w:delText xml:space="preserve">a for </w:delText>
        </w:r>
      </w:del>
      <w:r>
        <w:t xml:space="preserve">real.</w:t>
      </w:r>
    </w:p>
    <w:p w14:paraId="0FD22BFB" w14:textId="77777777" w:rsidR="007D7702" w:rsidRPr="007D7702" w:rsidRDefault="007D7702" w:rsidP="007D7702">
      <w:r>
        <w:t xml:space="preserve">“Yes</w:t>
      </w:r>
      <w:ins w:id="9907" w:author="Editor" w:date="2026-09-25T09:00:00Z">
        <w:r>
          <w:t xml:space="preserve">,</w:t>
        </w:r>
      </w:ins>
      <w:r>
        <w:t xml:space="preserve">” came the response.</w:t>
      </w:r>
    </w:p>
    <w:p w14:paraId="0CEE0551" w14:textId="77777777" w:rsidR="007D7702" w:rsidRPr="007D7702" w:rsidRDefault="007D7702" w:rsidP="007D7702">
      <w:r>
        <w:t xml:space="preserve">She gave the door a gentle nudge and </w:t>
      </w:r>
      <w:del w:id="9908" w:author="Editor" w:date="2026-09-25T09:00:00Z">
        <w:r>
          <w:delText xml:space="preserve">the outlet</w:delText>
        </w:r>
      </w:del>
      <w:ins w:id="9909" w:author="Editor" w:date="2026-09-25T09:00:00Z">
        <w:r>
          <w:t xml:space="preserve">it</w:t>
        </w:r>
      </w:ins>
      <w:r>
        <w:t xml:space="preserve"> opened </w:t>
      </w:r>
      <w:del w:id="9910" w:author="Editor" w:date="2026-09-25T09:00:00Z">
        <w:r>
          <w:delText xml:space="preserve">to an extended</w:delText>
        </w:r>
      </w:del>
      <w:ins w:id="9911" w:author="Editor" w:date="2026-09-25T09:00:00Z">
        <w:r>
          <w:t xml:space="preserve">into a</w:t>
        </w:r>
      </w:ins>
      <w:r>
        <w:t xml:space="preserve"> bedroom.</w:t>
      </w:r>
      <w:del w:id="9912" w:author="Editor" w:date="2026-09-25T09:00:00Z">
        <w:r>
          <w:delText xml:space="preserve"> Benedikt was not anticipating her arrival so early.</w:delText>
        </w:r>
      </w:del>
    </w:p>
    <w:p w14:paraId="224EB2B1" w14:textId="77777777" w:rsidR="007D7702" w:rsidRPr="007D7702" w:rsidRDefault="007D7702" w:rsidP="007D7702">
      <w:r>
        <w:t>“Sorry, I wasn’t expecting you so early.” He was perplexed and spoke in haste. </w:t>
      </w:r>
    </w:p>
    <w:p w14:paraId="402A07F8" w14:textId="77777777" w:rsidR="007D7702" w:rsidRPr="007D7702" w:rsidRDefault="007D7702" w:rsidP="007D7702">
      <w:r>
        <w:t xml:space="preserve">Sanchez avoided</w:t>
      </w:r>
      <w:del w:id="9913" w:author="Editor" w:date="2026-09-25T09:00:00Z">
        <w:r>
          <w:delText xml:space="preserve"> the</w:delText>
        </w:r>
      </w:del>
      <w:r>
        <w:t xml:space="preserve"> words and instead responded with a crinkled pair of eyes.</w:t>
      </w:r>
    </w:p>
    <w:p w14:paraId="27807C81" w14:textId="77777777" w:rsidR="007D7702" w:rsidRPr="007D7702" w:rsidRDefault="007D7702" w:rsidP="007D7702">
      <w:r>
        <w:t xml:space="preserve">“How is your leg now?” Benedikt</w:t>
      </w:r>
      <w:del w:id="9914" w:author="Editor" w:date="2026-09-25T09:00:00Z">
        <w:r>
          <w:delText xml:space="preserve"> faintly</w:delText>
        </w:r>
      </w:del>
      <w:r>
        <w:t xml:space="preserve"> tried to take his attention away from her enticing </w:t>
      </w:r>
      <w:del w:id="9915" w:author="Editor" w:date="2026-09-25T09:00:00Z">
        <w:r>
          <w:delText xml:space="preserve">veneer</w:delText>
        </w:r>
      </w:del>
      <w:ins w:id="9916" w:author="Editor" w:date="2026-09-25T09:00:00Z">
        <w:r>
          <w:t xml:space="preserve">looks</w:t>
        </w:r>
      </w:ins>
      <w:r>
        <w:t xml:space="preserve">.</w:t>
      </w:r>
    </w:p>
    <w:p w14:paraId="07351850" w14:textId="77777777" w:rsidR="007D7702" w:rsidRPr="007D7702" w:rsidRDefault="007D7702" w:rsidP="007D7702">
      <w:commentRangeStart w:id="288"/>
      <w:r>
        <w:t xml:space="preserve">“I am</w:t>
      </w:r>
      <w:ins w:id="9917" w:author="Editor" w:date="2026-09-25T09:00:00Z">
        <w:r>
          <w:t xml:space="preserve"> a</w:t>
        </w:r>
      </w:ins>
      <w:r>
        <w:t xml:space="preserve"> lot better now, and I am glad I am off the sticks</w:t>
      </w:r>
      <w:del w:id="9918" w:author="Editor" w:date="2026-09-25T09:00:00Z">
        <w:r>
          <w:delText xml:space="preserve">” her</w:delText>
        </w:r>
      </w:del>
      <w:ins w:id="9919" w:author="Editor" w:date="2026-09-25T09:00:00Z">
        <w:r>
          <w:t xml:space="preserve">.” Her</w:t>
        </w:r>
      </w:ins>
      <w:r>
        <w:t xml:space="preserve"> eyes</w:t>
      </w:r>
      <w:ins w:id="9920" w:author="Editor" w:date="2026-09-25T09:00:00Z">
        <w:r>
          <w:t xml:space="preserve"> were</w:t>
        </w:r>
      </w:ins>
      <w:r>
        <w:t xml:space="preserve"> still smiling.</w:t>
      </w:r>
      <w:commentRangeEnd w:id="288"/>
      <w:r>
        <w:commentReference w:id="288"/>
      </w:r>
    </w:p>
    <w:p w14:paraId="1AF2786D" w14:textId="77777777" w:rsidR="007D7702" w:rsidRPr="007D7702" w:rsidRDefault="007D7702" w:rsidP="007D7702">
      <w:r>
        <w:t xml:space="preserve">“That’s wonderful to hear. Let us go through the schedule for the next few days. Don’t forget, you have to act and behave like my assistant</w:t>
      </w:r>
      <w:ins w:id="9921" w:author="Editor" w:date="2026-09-25T09:00:00Z">
        <w:r>
          <w:t xml:space="preserve">.</w:t>
        </w:r>
      </w:ins>
      <w:r>
        <w:t xml:space="preserve">” His smile was laced with </w:t>
      </w:r>
      <w:del w:id="9922" w:author="Editor" w:date="2026-09-25T09:00:00Z">
        <w:r>
          <w:delText xml:space="preserve">a vulnerable grin</w:delText>
        </w:r>
      </w:del>
      <w:ins w:id="9923" w:author="Editor" w:date="2026-09-25T09:00:00Z">
        <w:r>
          <w:t xml:space="preserve">vulnerability</w:t>
        </w:r>
      </w:ins>
      <w:r>
        <w:t xml:space="preserve">.</w:t>
      </w:r>
    </w:p>
    <w:p w14:paraId="6302AC63" w14:textId="77777777" w:rsidR="007D7702" w:rsidRPr="007D7702" w:rsidRDefault="007D7702" w:rsidP="007D7702">
      <w:r>
        <w:t xml:space="preserve">Like always</w:t>
      </w:r>
      <w:ins w:id="9924" w:author="Editor" w:date="2026-09-25T09:00:00Z">
        <w:r>
          <w:t xml:space="preserve">,</w:t>
        </w:r>
      </w:ins>
      <w:r>
        <w:t xml:space="preserve"> Benedikt looked aristocratic. He was wearing a </w:t>
      </w:r>
      <w:del w:id="9925" w:author="Editor (Spelling)" w:date="2026-09-25T09:00:00Z">
        <w:r>
          <w:delText xml:space="preserve">checkered</w:delText>
        </w:r>
      </w:del>
      <w:ins w:id="9926" w:author="Editor (Spelling)" w:date="2026-09-25T09:00:00Z">
        <w:r>
          <w:t xml:space="preserve">chequered</w:t>
        </w:r>
      </w:ins>
      <w:r>
        <w:t xml:space="preserve"> grey suit with a white shirt that was tightly hugging his well-toned body. The turquoise blue cufflinks </w:t>
      </w:r>
      <w:del w:id="9927" w:author="Editor" w:date="2026-09-25T09:00:00Z">
        <w:r>
          <w:delText xml:space="preserve">were standing</w:delText>
        </w:r>
      </w:del>
      <w:ins w:id="9928" w:author="Editor" w:date="2026-09-25T09:00:00Z">
        <w:r>
          <w:t xml:space="preserve">stood</w:t>
        </w:r>
      </w:ins>
      <w:r>
        <w:t xml:space="preserve"> out in the </w:t>
      </w:r>
      <w:ins w:id="9929" w:author="Editor" w:date="2026-09-25T09:00:00Z">
        <w:r>
          <w:t xml:space="preserve">pale </w:t>
        </w:r>
      </w:ins>
      <w:r>
        <w:t xml:space="preserve">yellow</w:t>
      </w:r>
      <w:del w:id="9930" w:author="Editor" w:date="2026-09-25T09:00:00Z">
        <w:r>
          <w:delText xml:space="preserve"> pale</w:delText>
        </w:r>
      </w:del>
      <w:r>
        <w:t xml:space="preserve"> light of the cabin. The </w:t>
      </w:r>
      <w:del w:id="9931" w:author="Editor" w:date="2026-09-25T09:00:00Z">
        <w:r>
          <w:delText xml:space="preserve">Charcoal colored tie was contrasting</w:delText>
        </w:r>
      </w:del>
      <w:ins w:id="9932" w:author="Editor" w:date="2026-09-25T09:00:00Z">
        <w:r>
          <w:t xml:space="preserve">charcoal tie contrasted</w:t>
        </w:r>
      </w:ins>
      <w:r>
        <w:t xml:space="preserve"> well with the white shirt, and the dark grey boots were shined to perfection. She was lost in his </w:t>
      </w:r>
      <w:del w:id="9933" w:author="Editor (Spelling)" w:date="2026-09-25T09:00:00Z">
        <w:r>
          <w:delText xml:space="preserve">demeanor</w:delText>
        </w:r>
      </w:del>
      <w:ins w:id="9934" w:author="Editor (Spelling)" w:date="2026-09-25T09:00:00Z">
        <w:r>
          <w:t xml:space="preserve">demeanour</w:t>
        </w:r>
      </w:ins>
      <w:r>
        <w:t xml:space="preserve"> and failed to grasp his words.</w:t>
      </w:r>
    </w:p>
    <w:p w14:paraId="789C340B" w14:textId="77777777" w:rsidR="007D7702" w:rsidRPr="007D7702" w:rsidRDefault="007D7702" w:rsidP="007D7702">
      <w:r>
        <w:t>“Do you have something on your mind?” queried Benedikt.</w:t>
      </w:r>
    </w:p>
    <w:p w14:paraId="1B858149" w14:textId="77777777" w:rsidR="007D7702" w:rsidRPr="007D7702" w:rsidRDefault="007D7702" w:rsidP="007D7702">
      <w:r>
        <w:t xml:space="preserve">Sanchez blushed and mumbled</w:t>
      </w:r>
      <w:del w:id="9935" w:author="Editor" w:date="2026-09-25T09:00:00Z">
        <w:r>
          <w:delText xml:space="preserve"> in an embarrassed tone</w:delText>
        </w:r>
      </w:del>
      <w:r>
        <w:t xml:space="preserve">, “Sorry, I wasn’t paying attention. Did you say something?</w:t>
      </w:r>
      <w:del w:id="9936" w:author="Editor (Typography)" w:date="2026-09-25T09:00:00Z">
        <w:r>
          <w:delText xml:space="preserve">"</w:delText>
        </w:r>
      </w:del>
      <w:ins w:id="9937" w:author="Editor (Typography)" w:date="2026-09-25T09:00:00Z">
        <w:r>
          <w:t xml:space="preserve">”</w:t>
        </w:r>
      </w:ins>
    </w:p>
    <w:p w14:paraId="6BBD8796" w14:textId="77777777" w:rsidR="007D7702" w:rsidRPr="007D7702" w:rsidRDefault="007D7702" w:rsidP="007D7702">
      <w:r>
        <w:t xml:space="preserve">Benedikt was puzzled. He restated his point, only this time </w:t>
      </w:r>
      <w:del w:id="9938" w:author="Editor" w:date="2026-09-25T09:00:00Z">
        <w:r>
          <w:delText xml:space="preserve">it was </w:delText>
        </w:r>
      </w:del>
      <w:r>
        <w:t xml:space="preserve">without the </w:t>
      </w:r>
      <w:del w:id="9939" w:author="Editor (Spelling)" w:date="2026-09-25T09:00:00Z">
        <w:r>
          <w:delText xml:space="preserve">humor</w:delText>
        </w:r>
      </w:del>
      <w:ins w:id="9940" w:author="Editor (Spelling)" w:date="2026-09-25T09:00:00Z">
        <w:r>
          <w:t xml:space="preserve">humour</w:t>
        </w:r>
      </w:ins>
      <w:del w:id="9941" w:author="Editor" w:date="2026-09-25T09:00:00Z">
        <w:r>
          <w:delText xml:space="preserve">,</w:delText>
        </w:r>
      </w:del>
      <w:ins w:id="9942" w:author="Editor" w:date="2026-09-25T09:00:00Z">
        <w:r>
          <w:t xml:space="preserve">.</w:t>
        </w:r>
      </w:ins>
      <w:r>
        <w:t xml:space="preserve"> “I want to make you aware of my schedule.</w:t>
      </w:r>
      <w:del w:id="9943" w:author="Editor (Typography)" w:date="2026-09-25T09:00:00Z">
        <w:r>
          <w:delText xml:space="preserve">"</w:delText>
        </w:r>
      </w:del>
      <w:ins w:id="9944" w:author="Editor (Typography)" w:date="2026-09-25T09:00:00Z">
        <w:r>
          <w:t xml:space="preserve">”</w:t>
        </w:r>
      </w:ins>
    </w:p>
    <w:p w14:paraId="61077CED" w14:textId="77777777" w:rsidR="007D7702" w:rsidRPr="007D7702" w:rsidRDefault="007D7702" w:rsidP="007D7702">
      <w:r>
        <w:t xml:space="preserve">“Sure, let us go through it</w:t>
      </w:r>
      <w:ins w:id="9945" w:author="Editor" w:date="2026-09-25T09:00:00Z">
        <w:r>
          <w:t xml:space="preserve">,</w:t>
        </w:r>
      </w:ins>
      <w:r>
        <w:t xml:space="preserve">” she </w:t>
      </w:r>
      <w:del w:id="9946" w:author="Editor" w:date="2026-09-25T09:00:00Z">
        <w:r>
          <w:delText xml:space="preserve">stated in haste</w:delText>
        </w:r>
      </w:del>
      <w:ins w:id="9947" w:author="Editor" w:date="2026-09-25T09:00:00Z">
        <w:r>
          <w:t xml:space="preserve">said</w:t>
        </w:r>
      </w:ins>
      <w:r>
        <w:t xml:space="preserve"> and scurried to the </w:t>
      </w:r>
      <w:del w:id="9948" w:author="Editor (Spelling)" w:date="2026-09-25T09:00:00Z">
        <w:r>
          <w:delText xml:space="preserve">center</w:delText>
        </w:r>
      </w:del>
      <w:ins w:id="9949" w:author="Editor (Spelling)" w:date="2026-09-25T09:00:00Z">
        <w:r>
          <w:t xml:space="preserve">centre</w:t>
        </w:r>
      </w:ins>
      <w:r>
        <w:t xml:space="preserve"> table, trying her best to avoid his gaze.</w:t>
      </w:r>
    </w:p>
    <w:p w14:paraId="77507E9D" w14:textId="77777777" w:rsidR="007D7702" w:rsidRPr="007D7702" w:rsidRDefault="007D7702" w:rsidP="007D7702">
      <w:commentRangeStart w:id="289"/>
      <w:r>
        <w:t xml:space="preserve">In the past, he </w:t>
      </w:r>
      <w:del w:id="9950" w:author="Editor" w:date="2026-09-25T09:00:00Z">
        <w:r>
          <w:delText xml:space="preserve">was</w:delText>
        </w:r>
      </w:del>
      <w:ins w:id="9951" w:author="Editor" w:date="2026-09-25T09:00:00Z">
        <w:r>
          <w:t xml:space="preserve">had</w:t>
        </w:r>
      </w:ins>
      <w:r>
        <w:t xml:space="preserve"> always</w:t>
      </w:r>
      <w:ins w:id="9952" w:author="Editor" w:date="2026-09-25T09:00:00Z">
        <w:r>
          <w:t xml:space="preserve"> been</w:t>
        </w:r>
      </w:ins>
      <w:r>
        <w:t xml:space="preserve"> in control of everything that happened around him. Life was simple</w:t>
      </w:r>
      <w:del w:id="9953" w:author="Editor" w:date="2026-09-25T09:00:00Z">
        <w:r>
          <w:delText xml:space="preserve">, give</w:delText>
        </w:r>
      </w:del>
      <w:ins w:id="9954" w:author="Editor" w:date="2026-09-25T09:00:00Z">
        <w:r>
          <w:t xml:space="preserve">. Give</w:t>
        </w:r>
      </w:ins>
      <w:r>
        <w:t xml:space="preserve"> orders and see them </w:t>
      </w:r>
      <w:del w:id="9955" w:author="Editor" w:date="2026-09-25T09:00:00Z">
        <w:r>
          <w:delText xml:space="preserve">getting </w:delText>
        </w:r>
      </w:del>
      <w:r>
        <w:t xml:space="preserve">executed</w:t>
      </w:r>
      <w:del w:id="9956" w:author="Editor" w:date="2026-09-25T09:00:00Z">
        <w:r>
          <w:delText xml:space="preserve">. But things were no longer unpretentious</w:delText>
        </w:r>
      </w:del>
      <w:r>
        <w:t xml:space="preserve">.  Since he had met her, his life </w:t>
      </w:r>
      <w:del w:id="9957" w:author="Editor" w:date="2026-09-25T09:00:00Z">
        <w:r>
          <w:delText xml:space="preserve">was</w:delText>
        </w:r>
      </w:del>
      <w:ins w:id="9958" w:author="Editor" w:date="2026-09-25T09:00:00Z">
        <w:r>
          <w:t xml:space="preserve">had been</w:t>
        </w:r>
      </w:ins>
      <w:r>
        <w:t xml:space="preserve"> in complete disorder. Most of the time he remained unsure how to deal with her. She was capricious, temperamental and at times whimsical. He </w:t>
      </w:r>
      <w:del w:id="9959" w:author="Editor" w:date="2026-09-25T09:00:00Z">
        <w:r>
          <w:delText xml:space="preserve">was</w:delText>
        </w:r>
      </w:del>
      <w:ins w:id="9960" w:author="Editor" w:date="2026-09-25T09:00:00Z">
        <w:r>
          <w:t xml:space="preserve">had</w:t>
        </w:r>
      </w:ins>
      <w:r>
        <w:t xml:space="preserve"> never</w:t>
      </w:r>
      <w:ins w:id="9961" w:author="Editor" w:date="2026-09-25T09:00:00Z">
        <w:r>
          <w:t xml:space="preserve"> been</w:t>
        </w:r>
      </w:ins>
      <w:r>
        <w:t xml:space="preserve"> trained for such circumstances, and her weird </w:t>
      </w:r>
      <w:del w:id="9962" w:author="Editor" w:date="2026-09-25T09:00:00Z">
        <w:r>
          <w:delText xml:space="preserve">outlook</w:delText>
        </w:r>
      </w:del>
      <w:ins w:id="9963" w:author="Editor" w:date="2026-09-25T09:00:00Z">
        <w:r>
          <w:t xml:space="preserve">behaviour</w:t>
        </w:r>
      </w:ins>
      <w:r>
        <w:t xml:space="preserve"> was making him go even more berserk.</w:t>
      </w:r>
      <w:commentRangeEnd w:id="289"/>
      <w:r>
        <w:commentReference w:id="289"/>
      </w:r>
    </w:p>
    <w:p w14:paraId="66164A2A" w14:textId="77777777" w:rsidR="007D7702" w:rsidRPr="007D7702" w:rsidRDefault="007D7702" w:rsidP="007D7702">
      <w:r>
        <w:t xml:space="preserve">He cleared his throat, pushed the laptop towards her, forced a smile and stated, “</w:t>
      </w:r>
      <w:del w:id="9964" w:author="Editor" w:date="2026-09-25T09:00:00Z">
        <w:r>
          <w:delText xml:space="preserve">from</w:delText>
        </w:r>
      </w:del>
      <w:ins w:id="9965" w:author="Editor" w:date="2026-09-25T09:00:00Z">
        <w:r>
          <w:t xml:space="preserve">From</w:t>
        </w:r>
      </w:ins>
      <w:r>
        <w:t xml:space="preserve"> now on you will manage my calendar. Tomorrow is a big day. I am meeting key delegates at 10:00 in the morning. It is their cargo we would be carrying and off-loading at various places throughout our voyage.</w:t>
      </w:r>
    </w:p>
    <w:p w14:paraId="0028144A" w14:textId="559FD267" w:rsidR="007D7702" w:rsidRPr="007D7702" w:rsidRDefault="007D7702" w:rsidP="007D7702">
      <w:commentRangeStart w:id="290"/>
      <w:ins w:id="9966" w:author="Editor" w:date="2026-09-25T09:00:00Z">
        <w:r>
          <w:t xml:space="preserve">“</w:t>
        </w:r>
      </w:ins>
      <w:r>
        <w:t xml:space="preserve">The next </w:t>
      </w:r>
      <w:del w:id="9967" w:author="Editor" w:date="2026-09-25T09:00:00Z">
        <w:r>
          <w:delText xml:space="preserve">three</w:delText>
        </w:r>
      </w:del>
      <w:ins w:id="9968" w:author="Editor" w:date="2026-09-25T09:00:00Z">
        <w:r>
          <w:t xml:space="preserve">two</w:t>
        </w:r>
      </w:ins>
      <w:r>
        <w:t xml:space="preserve"> days we would be loading the cargo. I have inspection meetings with the head</w:t>
      </w:r>
      <w:del w:id="9969" w:author="Editor" w:date="2026-09-25T09:00:00Z">
        <w:r>
          <w:delText xml:space="preserve"> of the</w:delText>
        </w:r>
      </w:del>
      <w:r>
        <w:t xml:space="preserve"> stevedore twice a day. Also, every day I will meet the captain at 8:00 in the morning and in the evening. Before we leave, I am required to personally inspect the load. And I have an important dinner meeting tomorrow. All the arrangements are made. You can find everything in this folder. Make sure you go through the details.</w:t>
      </w:r>
      <w:del w:id="9970" w:author="Editor (Typography)" w:date="2026-09-25T09:00:00Z">
        <w:r>
          <w:delText xml:space="preserve">"</w:delText>
        </w:r>
      </w:del>
      <w:ins w:id="9971" w:author="Editor (Typography)" w:date="2026-09-25T09:00:00Z">
        <w:r>
          <w:t xml:space="preserve">”</w:t>
        </w:r>
      </w:ins>
      <w:commentRangeEnd w:id="290"/>
      <w:r>
        <w:commentReference w:id="290"/>
      </w:r>
    </w:p>
    <w:p w14:paraId="1C9F04FF" w14:textId="77777777" w:rsidR="007D7702" w:rsidRPr="007D7702" w:rsidRDefault="007D7702" w:rsidP="007D7702">
      <w:r>
        <w:t xml:space="preserve">He pushed the folder towards her</w:t>
      </w:r>
      <w:del w:id="9972" w:author="Editor" w:date="2026-09-25T09:00:00Z">
        <w:r>
          <w:delText xml:space="preserve"> direction</w:delText>
        </w:r>
      </w:del>
      <w:r>
        <w:t xml:space="preserve"> and took a pause, giving her time to browse through the plan.</w:t>
      </w:r>
    </w:p>
    <w:p w14:paraId="1B8F6143" w14:textId="77777777" w:rsidR="007D7702" w:rsidRPr="007D7702" w:rsidRDefault="007D7702" w:rsidP="007D7702">
      <w:r>
        <w:t xml:space="preserve">“I see my name in tomorrow’s dinner meeting</w:t>
      </w:r>
      <w:del w:id="9973" w:author="Editor" w:date="2026-09-25T09:00:00Z">
        <w:r>
          <w:delText xml:space="preserve">” She had a puzzled look on her face as she</w:delText>
        </w:r>
      </w:del>
      <w:ins w:id="9974" w:author="Editor" w:date="2026-09-25T09:00:00Z">
        <w:r>
          <w:t xml:space="preserve">.” She</w:t>
        </w:r>
      </w:ins>
      <w:r>
        <w:t xml:space="preserve"> announced her observation with utmost innocence.</w:t>
      </w:r>
    </w:p>
    <w:p w14:paraId="66931929" w14:textId="77777777" w:rsidR="007D7702" w:rsidRPr="007D7702" w:rsidRDefault="007D7702" w:rsidP="007D7702">
      <w:r>
        <w:t xml:space="preserve">“Can I not have dinner with you?” </w:t>
      </w:r>
      <w:del w:id="9975" w:author="Editor" w:date="2026-09-25T09:00:00Z">
        <w:r>
          <w:delText xml:space="preserve">there</w:delText>
        </w:r>
      </w:del>
      <w:ins w:id="9976" w:author="Editor" w:date="2026-09-25T09:00:00Z">
        <w:r>
          <w:t xml:space="preserve">There</w:t>
        </w:r>
      </w:ins>
      <w:r>
        <w:t xml:space="preserve"> was clear </w:t>
      </w:r>
      <w:del w:id="9977" w:author="Editor" w:date="2026-09-25T09:00:00Z">
        <w:r>
          <w:delText xml:space="preserve">ingenuity</w:delText>
        </w:r>
      </w:del>
      <w:ins w:id="9978" w:author="Editor" w:date="2026-09-25T09:00:00Z">
        <w:r>
          <w:t xml:space="preserve">sincerity</w:t>
        </w:r>
      </w:ins>
      <w:r>
        <w:t xml:space="preserve"> in his </w:t>
      </w:r>
      <w:del w:id="9979" w:author="Editor" w:date="2026-09-25T09:00:00Z">
        <w:r>
          <w:delText xml:space="preserve">gullible </w:delText>
        </w:r>
      </w:del>
      <w:r>
        <w:t xml:space="preserve">voice.</w:t>
      </w:r>
    </w:p>
    <w:p w14:paraId="34392139" w14:textId="77777777" w:rsidR="007D7702" w:rsidRPr="007D7702" w:rsidRDefault="007D7702" w:rsidP="007D7702">
      <w:r>
        <w:t xml:space="preserve">“From now on</w:t>
      </w:r>
      <w:ins w:id="9980" w:author="Editor" w:date="2026-09-25T09:00:00Z">
        <w:r>
          <w:t xml:space="preserve">,</w:t>
        </w:r>
      </w:ins>
      <w:r>
        <w:t xml:space="preserve"> direct all your calls to me,” she </w:t>
      </w:r>
      <w:del w:id="9981" w:author="Editor" w:date="2026-09-25T09:00:00Z">
        <w:r>
          <w:delText xml:space="preserve">answered</w:delText>
        </w:r>
      </w:del>
      <w:ins w:id="9982" w:author="Editor" w:date="2026-09-25T09:00:00Z">
        <w:r>
          <w:t xml:space="preserve">said</w:t>
        </w:r>
      </w:ins>
      <w:r>
        <w:t xml:space="preserve">, ignoring his question</w:t>
      </w:r>
      <w:del w:id="9983" w:author="Editor" w:date="2026-09-25T09:00:00Z">
        <w:r>
          <w:delText xml:space="preserve"> in a complete unconventional manner</w:delText>
        </w:r>
      </w:del>
      <w:r>
        <w:t xml:space="preserve">.</w:t>
      </w:r>
    </w:p>
    <w:p w14:paraId="0EBC4DB2" w14:textId="77777777" w:rsidR="007D7702" w:rsidRPr="007D7702" w:rsidRDefault="007D7702" w:rsidP="007D7702">
      <w:r>
        <w:t xml:space="preserve">Unsure how to react</w:t>
      </w:r>
      <w:del w:id="9984" w:author="Editor" w:date="2026-09-25T09:00:00Z">
        <w:r>
          <w:delText xml:space="preserve"> to the quandary</w:delText>
        </w:r>
      </w:del>
      <w:r>
        <w:t xml:space="preserve">, he </w:t>
      </w:r>
      <w:del w:id="9985" w:author="Editor" w:date="2026-09-25T09:00:00Z">
        <w:r>
          <w:delText xml:space="preserve">lowered</w:delText>
        </w:r>
      </w:del>
      <w:ins w:id="9986" w:author="Editor" w:date="2026-09-25T09:00:00Z">
        <w:r>
          <w:t xml:space="preserve">curbed</w:t>
        </w:r>
      </w:ins>
      <w:r>
        <w:t xml:space="preserve"> his excitement and stated</w:t>
      </w:r>
      <w:del w:id="9987" w:author="Editor" w:date="2026-09-25T09:00:00Z">
        <w:r>
          <w:delText xml:space="preserve"> with a dull tone</w:delText>
        </w:r>
      </w:del>
      <w:r>
        <w:t xml:space="preserve">, “There will be a desk here tomorrow. You will occupy the seat for as long as you are on the ship.”</w:t>
      </w:r>
    </w:p>
    <w:p w14:paraId="68FD4BCD" w14:textId="77777777" w:rsidR="007D7702" w:rsidRPr="007D7702" w:rsidRDefault="007D7702" w:rsidP="007D7702">
      <w:r>
        <w:t>Sanchez pushed the laptop aside, folded her arms across her chest, looked squarely at him and enquired, “So how do I go about finding my father?”</w:t>
      </w:r>
    </w:p>
    <w:p w14:paraId="5851E2C5" w14:textId="77777777" w:rsidR="007D7702" w:rsidRPr="007D7702" w:rsidRDefault="007D7702" w:rsidP="007D7702">
      <w:r>
        <w:t xml:space="preserve">He saw her </w:t>
      </w:r>
      <w:del w:id="9988" w:author="Editor" w:date="2026-09-25T09:00:00Z">
        <w:r>
          <w:delText xml:space="preserve">transforming</w:delText>
        </w:r>
      </w:del>
      <w:ins w:id="9989" w:author="Editor" w:date="2026-09-25T09:00:00Z">
        <w:r>
          <w:t xml:space="preserve">transform</w:t>
        </w:r>
      </w:ins>
      <w:r>
        <w:t xml:space="preserve"> from a perky damsel </w:t>
      </w:r>
      <w:del w:id="9990" w:author="Editor" w:date="2026-09-25T09:00:00Z">
        <w:r>
          <w:delText xml:space="preserve">to</w:delText>
        </w:r>
      </w:del>
      <w:ins w:id="9991" w:author="Editor" w:date="2026-09-25T09:00:00Z">
        <w:r>
          <w:t xml:space="preserve">into</w:t>
        </w:r>
      </w:ins>
      <w:r>
        <w:t xml:space="preserve"> a girl exuding deep </w:t>
      </w:r>
      <w:del w:id="9992" w:author="Editor" w:date="2026-09-25T09:00:00Z">
        <w:r>
          <w:delText xml:space="preserve">concerns</w:delText>
        </w:r>
      </w:del>
      <w:ins w:id="9993" w:author="Editor" w:date="2026-09-25T09:00:00Z">
        <w:r>
          <w:t xml:space="preserve">concern</w:t>
        </w:r>
      </w:ins>
      <w:r>
        <w:t xml:space="preserve">. It was hard for him to comprehend how she could switch context so effortlessly. He was convinced he would never be able to read her mind.</w:t>
      </w:r>
    </w:p>
    <w:p w14:paraId="58757D9A" w14:textId="77777777" w:rsidR="007D7702" w:rsidRPr="007D7702" w:rsidRDefault="007D7702" w:rsidP="007D7702">
      <w:r>
        <w:t xml:space="preserve">He </w:t>
      </w:r>
      <w:del w:id="9994" w:author="Editor" w:date="2026-09-25T09:00:00Z">
        <w:r>
          <w:delText xml:space="preserve">retraced</w:delText>
        </w:r>
      </w:del>
      <w:ins w:id="9995" w:author="Editor" w:date="2026-09-25T09:00:00Z">
        <w:r>
          <w:t xml:space="preserve">pulled</w:t>
        </w:r>
      </w:ins>
      <w:r>
        <w:t xml:space="preserve"> himself</w:t>
      </w:r>
      <w:ins w:id="9996" w:author="Editor" w:date="2026-09-25T09:00:00Z">
        <w:r>
          <w:t xml:space="preserve"> back</w:t>
        </w:r>
      </w:ins>
      <w:r>
        <w:t xml:space="preserve"> from the debate he was silently going through and responded, “</w:t>
      </w:r>
      <w:del w:id="9997" w:author="Editor" w:date="2026-09-25T09:00:00Z">
        <w:r>
          <w:delText xml:space="preserve">While</w:delText>
        </w:r>
      </w:del>
      <w:ins w:id="9998" w:author="Editor" w:date="2026-09-25T09:00:00Z">
        <w:r>
          <w:t xml:space="preserve">When</w:t>
        </w:r>
      </w:ins>
      <w:r>
        <w:t xml:space="preserve"> I go </w:t>
      </w:r>
      <w:del w:id="9999" w:author="Editor" w:date="2026-09-25T09:00:00Z">
        <w:r>
          <w:delText xml:space="preserve">for the</w:delText>
        </w:r>
      </w:del>
      <w:ins w:id="10000" w:author="Editor" w:date="2026-09-25T09:00:00Z">
        <w:r>
          <w:t xml:space="preserve">on my</w:t>
        </w:r>
      </w:ins>
      <w:r>
        <w:t xml:space="preserve"> rounds</w:t>
      </w:r>
      <w:ins w:id="10001" w:author="Editor" w:date="2026-09-25T09:00:00Z">
        <w:r>
          <w:t xml:space="preserve">,</w:t>
        </w:r>
      </w:ins>
      <w:r>
        <w:t xml:space="preserve"> I will take you with me. Let us see if we can find any clues on the ship first. Do you have any picture of your father with you?”</w:t>
      </w:r>
    </w:p>
    <w:p w14:paraId="2E605536" w14:textId="77777777" w:rsidR="007D7702" w:rsidRPr="007D7702" w:rsidRDefault="007D7702" w:rsidP="007D7702">
      <w:r>
        <w:t xml:space="preserve">Sanchez</w:t>
      </w:r>
      <w:del w:id="10002" w:author="Editor (Typography)" w:date="2026-09-25T09:00:00Z">
        <w:r>
          <w:delText xml:space="preserve">'</w:delText>
        </w:r>
      </w:del>
      <w:ins w:id="10003" w:author="Editor (Typography)" w:date="2026-09-25T09:00:00Z">
        <w:r>
          <w:t xml:space="preserve">’</w:t>
        </w:r>
      </w:ins>
      <w:r>
        <w:t xml:space="preserve">s eyes </w:t>
      </w:r>
      <w:del w:id="10004" w:author="Editor" w:date="2026-09-25T09:00:00Z">
        <w:r>
          <w:delText xml:space="preserve">bellowed</w:delText>
        </w:r>
      </w:del>
      <w:ins w:id="10005" w:author="Editor" w:date="2026-09-25T09:00:00Z">
        <w:r>
          <w:t xml:space="preserve">were full of</w:t>
        </w:r>
      </w:ins>
      <w:r>
        <w:t xml:space="preserve"> hope. She fiddled</w:t>
      </w:r>
      <w:del w:id="10006" w:author="Editor" w:date="2026-09-25T09:00:00Z">
        <w:r>
          <w:delText xml:space="preserve"> for some time</w:delText>
        </w:r>
      </w:del>
      <w:r>
        <w:t xml:space="preserve"> in her purse and after a few fumbles pulled out her father’s picture</w:t>
      </w:r>
      <w:del w:id="10007" w:author="Editor" w:date="2026-09-25T09:00:00Z">
        <w:r>
          <w:delText xml:space="preserve">,</w:delText>
        </w:r>
      </w:del>
      <w:ins w:id="10008" w:author="Editor" w:date="2026-09-25T09:00:00Z">
        <w:r>
          <w:t xml:space="preserve">.</w:t>
        </w:r>
      </w:ins>
      <w:r>
        <w:t xml:space="preserve"> “Here, you can keep this with you.</w:t>
      </w:r>
      <w:del w:id="10009" w:author="Editor (Typography)" w:date="2026-09-25T09:00:00Z">
        <w:r>
          <w:delText xml:space="preserve">"</w:delText>
        </w:r>
      </w:del>
      <w:ins w:id="10010" w:author="Editor (Typography)" w:date="2026-09-25T09:00:00Z">
        <w:r>
          <w:t xml:space="preserve">”</w:t>
        </w:r>
      </w:ins>
    </w:p>
    <w:p w14:paraId="40B1D168" w14:textId="77777777" w:rsidR="007D7702" w:rsidRPr="007D7702" w:rsidRDefault="007D7702" w:rsidP="007D7702">
      <w:commentRangeStart w:id="291"/>
      <w:r>
        <w:t xml:space="preserve">Benedikt took the picture from her and gave it a cursory glance. And soon his face turned white</w:t>
      </w:r>
      <w:del w:id="10011" w:author="Editor" w:date="2026-09-25T09:00:00Z">
        <w:r>
          <w:delText xml:space="preserve">, a</w:delText>
        </w:r>
      </w:del>
      <w:ins w:id="10012" w:author="Editor" w:date="2026-09-25T09:00:00Z">
        <w:r>
          <w:t xml:space="preserve">. A</w:t>
        </w:r>
      </w:ins>
      <w:r>
        <w:t xml:space="preserve"> sudden surge of fear </w:t>
      </w:r>
      <w:del w:id="10013" w:author="Editor" w:date="2026-09-25T09:00:00Z">
        <w:r>
          <w:delText xml:space="preserve">encroached him</w:delText>
        </w:r>
      </w:del>
      <w:ins w:id="10014" w:author="Editor" w:date="2026-09-25T09:00:00Z">
        <w:r>
          <w:t xml:space="preserve">engulfed him,</w:t>
        </w:r>
      </w:ins>
      <w:r>
        <w:t xml:space="preserve"> and he felt as if the world was folding</w:t>
      </w:r>
      <w:ins w:id="10015" w:author="Editor" w:date="2026-09-25T09:00:00Z">
        <w:r>
          <w:t xml:space="preserve"> in</w:t>
        </w:r>
      </w:ins>
      <w:r>
        <w:t xml:space="preserve"> on him. He tried hard to control his emotions but failed. In haste, he looked away from her and stated, “I need to take an important call. Will be right back.”</w:t>
      </w:r>
      <w:commentRangeEnd w:id="291"/>
      <w:r>
        <w:commentReference w:id="291"/>
      </w:r>
    </w:p>
    <w:p w14:paraId="52F06AFC" w14:textId="2D7B3DAD" w:rsidR="0099592B" w:rsidRDefault="007D7702" w:rsidP="0099592B">
      <w:r>
        <w:t xml:space="preserve">A few minutes later he announced from his bedroom, “Let us reconvene in a couple of hours. The call is </w:t>
      </w:r>
      <w:del w:id="10016" w:author="Editor" w:date="2026-09-25T09:00:00Z">
        <w:r>
          <w:delText xml:space="preserve">going</w:delText>
        </w:r>
      </w:del>
      <w:ins w:id="10017" w:author="Editor" w:date="2026-09-25T09:00:00Z">
        <w:r>
          <w:t xml:space="preserve">taking</w:t>
        </w:r>
      </w:ins>
      <w:r>
        <w:t xml:space="preserve"> longer than I expected.”</w:t>
      </w:r>
    </w:p>
    <w:p w14:paraId="6C452BBF" w14:textId="77777777" w:rsidR="0099592B" w:rsidRDefault="0099592B" w:rsidP="0099592B"/>
    <w:p w14:paraId="34AC354D" w14:textId="77777777" w:rsidR="0099592B" w:rsidRDefault="0099592B" w:rsidP="0099592B">
      <w:r>
        <w:t> </w:t>
      </w:r>
    </w:p>
    <w:p w14:paraId="4D8588A3" w14:textId="77777777" w:rsidR="0099592B" w:rsidRDefault="0099592B" w:rsidP="0099592B"/>
    <w:p w14:paraId="6342A6D6" w14:textId="77777777" w:rsidR="00177AC5" w:rsidRDefault="00177AC5">
      <w:pPr>
        <w:spacing w:line="259" w:lineRule="auto"/>
        <w:jc w:val="left"/>
      </w:pPr>
      <w:r>
        <w:br w:type="page"/>
      </w:r>
    </w:p>
    <w:p w14:paraId="16D7C1DD" w14:textId="01277F13" w:rsidR="0099592B" w:rsidRPr="00177AC5" w:rsidRDefault="0099592B" w:rsidP="00F56514">
      <w:pPr>
        <w:outlineLvl w:val="0"/>
        <w:rPr>
          <w:b/>
        </w:rPr>
      </w:pPr>
      <w:r>
        <w:rPr>
          <w:b/>
        </w:rPr>
        <w:lastRenderedPageBreak/>
        <w:t>Chapter 56</w:t>
      </w:r>
    </w:p>
    <w:p w14:paraId="01E6276D" w14:textId="77777777" w:rsidR="0099592B" w:rsidRPr="00177AC5" w:rsidRDefault="0099592B" w:rsidP="0099592B">
      <w:pPr>
        <w:rPr>
          <w:b/>
        </w:rPr>
      </w:pPr>
      <w:r>
        <w:rPr>
          <w:b/>
        </w:rPr>
        <w:t>11:00 AM 21st April 2014, Tallinn, Estonia</w:t>
      </w:r>
    </w:p>
    <w:p w14:paraId="4E79C2AD" w14:textId="77777777" w:rsidR="00B41ECF" w:rsidRPr="00B41ECF" w:rsidRDefault="00B41ECF" w:rsidP="00B41ECF">
      <w:r>
        <w:t xml:space="preserve">Sanchez came back to her room confused. The frightened look on Benedikt</w:t>
      </w:r>
      <w:del w:id="10018" w:author="Editor (Typography)" w:date="2026-09-25T09:00:00Z">
        <w:r>
          <w:delText xml:space="preserve">'</w:delText>
        </w:r>
      </w:del>
      <w:ins w:id="10019" w:author="Editor (Typography)" w:date="2026-09-25T09:00:00Z">
        <w:r>
          <w:t xml:space="preserve">’</w:t>
        </w:r>
      </w:ins>
      <w:r>
        <w:t xml:space="preserve">s face loomed </w:t>
      </w:r>
      <w:del w:id="10020" w:author="Editor" w:date="2026-09-25T09:00:00Z">
        <w:r>
          <w:delText xml:space="preserve">on</w:delText>
        </w:r>
      </w:del>
      <w:ins w:id="10021" w:author="Editor" w:date="2026-09-25T09:00:00Z">
        <w:r>
          <w:t xml:space="preserve">in</w:t>
        </w:r>
      </w:ins>
      <w:r>
        <w:t xml:space="preserve"> her mind</w:t>
      </w:r>
      <w:del w:id="10022" w:author="Editor" w:date="2026-09-25T09:00:00Z">
        <w:r>
          <w:delText xml:space="preserve">, fixated</w:delText>
        </w:r>
      </w:del>
      <w:r>
        <w:t xml:space="preserve">, refusing to go away despite all efforts, making her </w:t>
      </w:r>
      <w:del w:id="10023" w:author="Editor" w:date="2026-09-25T09:00:00Z">
        <w:r>
          <w:delText xml:space="preserve">delirious. More</w:delText>
        </w:r>
      </w:del>
      <w:ins w:id="10024" w:author="Editor" w:date="2026-09-25T09:00:00Z">
        <w:r>
          <w:t xml:space="preserve">restless. The more</w:t>
        </w:r>
      </w:ins>
      <w:r>
        <w:t xml:space="preserve"> she got entwined in the labyrinth of her </w:t>
      </w:r>
      <w:del w:id="10025" w:author="Editor" w:date="2026-09-25T09:00:00Z">
        <w:r>
          <w:delText xml:space="preserve">miscreant</w:delText>
        </w:r>
      </w:del>
      <w:ins w:id="10026" w:author="Editor" w:date="2026-09-25T09:00:00Z">
        <w:r>
          <w:t xml:space="preserve">dark</w:t>
        </w:r>
      </w:ins>
      <w:r>
        <w:t xml:space="preserve"> thoughts</w:t>
      </w:r>
      <w:ins w:id="10027" w:author="Editor" w:date="2026-09-25T09:00:00Z">
        <w:r>
          <w:t xml:space="preserve">, the</w:t>
        </w:r>
      </w:ins>
      <w:r>
        <w:t xml:space="preserve"> more she was convinced Benedikt knew something about her father. Lost in her own world, she sauntered towards the balcony and sat on the armchair</w:t>
      </w:r>
      <w:ins w:id="10028" w:author="Editor" w:date="2026-09-25T09:00:00Z">
        <w:r>
          <w:t xml:space="preserve">,</w:t>
        </w:r>
      </w:ins>
      <w:r>
        <w:t xml:space="preserve"> staring at nothingness. The midmorning sun was fighting hard </w:t>
      </w:r>
      <w:del w:id="10029" w:author="Editor" w:date="2026-09-25T09:00:00Z">
        <w:r>
          <w:delText xml:space="preserve">with its ether </w:delText>
        </w:r>
      </w:del>
      <w:r>
        <w:t xml:space="preserve">to warm the atmosphere</w:t>
      </w:r>
      <w:del w:id="10030" w:author="Editor" w:date="2026-09-25T09:00:00Z">
        <w:r>
          <w:delText xml:space="preserve"> with a distinct verve. It was a perfect setup, for the</w:delText>
        </w:r>
      </w:del>
      <w:ins w:id="10031" w:author="Editor" w:date="2026-09-25T09:00:00Z">
        <w:r>
          <w:t xml:space="preserve">. The</w:t>
        </w:r>
      </w:ins>
      <w:r>
        <w:t xml:space="preserve"> occasional sunrays seeping out of the vast spread </w:t>
      </w:r>
      <w:ins w:id="10032" w:author="Editor" w:date="2026-09-25T09:00:00Z">
        <w:r>
          <w:t xml:space="preserve">of </w:t>
        </w:r>
      </w:ins>
      <w:r>
        <w:t xml:space="preserve">clouds </w:t>
      </w:r>
      <w:del w:id="10033" w:author="Editor" w:date="2026-09-25T09:00:00Z">
        <w:r>
          <w:delText xml:space="preserve">was</w:delText>
        </w:r>
      </w:del>
      <w:ins w:id="10034" w:author="Editor" w:date="2026-09-25T09:00:00Z">
        <w:r>
          <w:t xml:space="preserve">were</w:t>
        </w:r>
      </w:ins>
      <w:r>
        <w:t xml:space="preserve"> gently warming the cold </w:t>
      </w:r>
      <w:del w:id="10035" w:author="Editor" w:date="2026-09-25T09:00:00Z">
        <w:r>
          <w:delText xml:space="preserve">gelid airs</w:delText>
        </w:r>
      </w:del>
      <w:ins w:id="10036" w:author="Editor" w:date="2026-09-25T09:00:00Z">
        <w:r>
          <w:t xml:space="preserve">air</w:t>
        </w:r>
      </w:ins>
      <w:r>
        <w:t xml:space="preserve">. But despite such </w:t>
      </w:r>
      <w:del w:id="10037" w:author="Editor" w:date="2026-09-25T09:00:00Z">
        <w:r>
          <w:delText xml:space="preserve">fervent</w:delText>
        </w:r>
      </w:del>
      <w:ins w:id="10038" w:author="Editor" w:date="2026-09-25T09:00:00Z">
        <w:r>
          <w:t xml:space="preserve">pleasant</w:t>
        </w:r>
      </w:ins>
      <w:r>
        <w:t xml:space="preserve"> weather, she struggled to come out of her </w:t>
      </w:r>
      <w:del w:id="10039" w:author="Editor" w:date="2026-09-25T09:00:00Z">
        <w:r>
          <w:delText xml:space="preserve">gloomed</w:delText>
        </w:r>
      </w:del>
      <w:ins w:id="10040" w:author="Editor" w:date="2026-09-25T09:00:00Z">
        <w:r>
          <w:t xml:space="preserve">gloomy</w:t>
        </w:r>
      </w:ins>
      <w:r>
        <w:t xml:space="preserve"> self.</w:t>
      </w:r>
    </w:p>
    <w:p w14:paraId="302E5538" w14:textId="77777777" w:rsidR="00B41ECF" w:rsidRPr="00B41ECF" w:rsidRDefault="00B41ECF" w:rsidP="00B41ECF">
      <w:del w:id="10041" w:author="Editor (Typography)" w:date="2026-09-25T09:00:00Z">
        <w:r>
          <w:delText xml:space="preserve">"</w:delText>
        </w:r>
      </w:del>
      <w:ins w:id="10042" w:author="Editor (Typography)" w:date="2026-09-25T09:00:00Z">
        <w:r>
          <w:t xml:space="preserve">“</w:t>
        </w:r>
      </w:ins>
      <w:r>
        <w:t xml:space="preserve">Have I </w:t>
      </w:r>
      <w:del w:id="10043" w:author="Editor" w:date="2026-09-25T09:00:00Z">
        <w:r>
          <w:delText xml:space="preserve">done</w:delText>
        </w:r>
      </w:del>
      <w:ins w:id="10044" w:author="Editor" w:date="2026-09-25T09:00:00Z">
        <w:r>
          <w:t xml:space="preserve">made</w:t>
        </w:r>
      </w:ins>
      <w:r>
        <w:t xml:space="preserve"> a mistake trusting him? What if Maxwell was right?” She doubted every past action.</w:t>
      </w:r>
    </w:p>
    <w:p w14:paraId="7C880E2C" w14:textId="77777777" w:rsidR="00B41ECF" w:rsidRPr="00B41ECF" w:rsidRDefault="00B41ECF" w:rsidP="00B41ECF">
      <w:r>
        <w:t>While she was fighting with her predicament, the phone alarm went off. The screen flashed a reminder note, “Call Stephen.”</w:t>
      </w:r>
    </w:p>
    <w:p w14:paraId="0A949D1B" w14:textId="77777777" w:rsidR="00B41ECF" w:rsidRPr="00B41ECF" w:rsidRDefault="00B41ECF" w:rsidP="00B41ECF">
      <w:r>
        <w:t xml:space="preserve">It was almost </w:t>
      </w:r>
      <w:del w:id="10045" w:author="Editor" w:date="2026-09-25T09:00:00Z">
        <w:r>
          <w:delText xml:space="preserve">top of the two hours</w:delText>
        </w:r>
      </w:del>
      <w:ins w:id="10046" w:author="Editor" w:date="2026-09-25T09:00:00Z">
        <w:r>
          <w:t xml:space="preserve">the end</w:t>
        </w:r>
      </w:ins>
      <w:r>
        <w:t xml:space="preserve"> of her</w:t>
      </w:r>
      <w:ins w:id="10047" w:author="Editor" w:date="2026-09-25T09:00:00Z">
        <w:r>
          <w:t xml:space="preserve"> two-hour</w:t>
        </w:r>
      </w:ins>
      <w:r>
        <w:t xml:space="preserve"> forced break. She had a lot to get done before heading out, and calling her brother was </w:t>
      </w:r>
      <w:ins w:id="10048" w:author="Editor" w:date="2026-09-25T09:00:00Z">
        <w:r>
          <w:t xml:space="preserve">the </w:t>
        </w:r>
      </w:ins>
      <w:r>
        <w:t xml:space="preserve">least of her </w:t>
      </w:r>
      <w:del w:id="10049" w:author="Editor" w:date="2026-09-25T09:00:00Z">
        <w:r>
          <w:delText xml:space="preserve">priority</w:delText>
        </w:r>
      </w:del>
      <w:ins w:id="10050" w:author="Editor" w:date="2026-09-25T09:00:00Z">
        <w:r>
          <w:t xml:space="preserve">priorities</w:t>
        </w:r>
      </w:ins>
      <w:r>
        <w:t xml:space="preserve">.</w:t>
      </w:r>
    </w:p>
    <w:p w14:paraId="025BD6AD" w14:textId="40E94193" w:rsidR="00B41ECF" w:rsidRPr="00B41ECF" w:rsidRDefault="00B41ECF" w:rsidP="00B41ECF">
      <w:commentRangeStart w:id="292"/>
      <w:r>
        <w:t xml:space="preserve">She checked the door and </w:t>
      </w:r>
      <w:del w:id="10051" w:author="Editor" w:date="2026-09-25T09:00:00Z">
        <w:r>
          <w:delText xml:space="preserve">ensured</w:delText>
        </w:r>
      </w:del>
      <w:ins w:id="10052" w:author="Editor" w:date="2026-09-25T09:00:00Z">
        <w:r>
          <w:t xml:space="preserve">made sure</w:t>
        </w:r>
      </w:ins>
      <w:r>
        <w:t xml:space="preserve"> the inside security latch was on. </w:t>
      </w:r>
      <w:del w:id="10053" w:author="Editor" w:date="2026-09-25T09:00:00Z">
        <w:r>
          <w:delText xml:space="preserve">Looked</w:delText>
        </w:r>
      </w:del>
      <w:ins w:id="10054" w:author="Editor" w:date="2026-09-25T09:00:00Z">
        <w:r>
          <w:t xml:space="preserve">She looked</w:t>
        </w:r>
      </w:ins>
      <w:r>
        <w:t xml:space="preserve"> around for any hidden cameras in the room but couldn’t </w:t>
      </w:r>
      <w:del w:id="10055" w:author="Editor" w:date="2026-09-25T09:00:00Z">
        <w:r>
          <w:delText xml:space="preserve">locate</w:delText>
        </w:r>
      </w:del>
      <w:ins w:id="10056" w:author="Editor" w:date="2026-09-25T09:00:00Z">
        <w:r>
          <w:t xml:space="preserve">find</w:t>
        </w:r>
      </w:ins>
      <w:r>
        <w:t xml:space="preserve"> any. Swiftly</w:t>
      </w:r>
      <w:ins w:id="10057" w:author="Editor" w:date="2026-09-25T09:00:00Z">
        <w:r>
          <w:t xml:space="preserve">,</w:t>
        </w:r>
      </w:ins>
      <w:r>
        <w:t xml:space="preserve"> she moved her luggage bag to the bathroom, opened the locks and carefully put all </w:t>
      </w:r>
      <w:del w:id="10058" w:author="Editor" w:date="2026-09-25T09:00:00Z">
        <w:r>
          <w:delText xml:space="preserve">the</w:delText>
        </w:r>
      </w:del>
      <w:ins w:id="10059" w:author="Editor" w:date="2026-09-25T09:00:00Z">
        <w:r>
          <w:t xml:space="preserve">her</w:t>
        </w:r>
      </w:ins>
      <w:r>
        <w:t xml:space="preserve"> belongings on top of a towel laid on the floor. Once the bag was empty</w:t>
      </w:r>
      <w:ins w:id="10060" w:author="Editor" w:date="2026-09-25T09:00:00Z">
        <w:r>
          <w:t xml:space="preserve">,</w:t>
        </w:r>
      </w:ins>
      <w:r>
        <w:t xml:space="preserve"> she located the hidden zip under the bottom surface and </w:t>
      </w:r>
      <w:del w:id="10061" w:author="Editor" w:date="2026-09-25T09:00:00Z">
        <w:r>
          <w:delText xml:space="preserve">carefully </w:delText>
        </w:r>
      </w:del>
      <w:r>
        <w:t xml:space="preserve">removed the cloth covering</w:t>
      </w:r>
      <w:del w:id="10062" w:author="Editor" w:date="2026-09-25T09:00:00Z">
        <w:r>
          <w:delText xml:space="preserve"> the bag</w:delText>
        </w:r>
      </w:del>
      <w:r>
        <w:t xml:space="preserve">. There was a black horizontal pouch sitting stealthily between the </w:t>
      </w:r>
      <w:del w:id="10063" w:author="Editor" w:date="2026-09-25T09:00:00Z">
        <w:r>
          <w:delText xml:space="preserve">handle</w:delText>
        </w:r>
      </w:del>
      <w:ins w:id="10064" w:author="Editor" w:date="2026-09-25T09:00:00Z">
        <w:r>
          <w:t xml:space="preserve">handles</w:t>
        </w:r>
      </w:ins>
      <w:r>
        <w:t xml:space="preserve">.  She removed the pouch and placed its </w:t>
      </w:r>
      <w:del w:id="10065" w:author="Editor" w:date="2026-09-25T09:00:00Z">
        <w:r>
          <w:delText xml:space="preserve">content</w:delText>
        </w:r>
      </w:del>
      <w:ins w:id="10066" w:author="Editor" w:date="2026-09-25T09:00:00Z">
        <w:r>
          <w:t xml:space="preserve">contents</w:t>
        </w:r>
      </w:ins>
      <w:r>
        <w:t xml:space="preserve"> on the powder table.  The </w:t>
      </w:r>
      <w:del w:id="10067" w:author="Editor" w:date="2026-09-25T09:00:00Z">
        <w:r>
          <w:delText xml:space="preserve">content</w:delText>
        </w:r>
      </w:del>
      <w:ins w:id="10068" w:author="Editor" w:date="2026-09-25T09:00:00Z">
        <w:r>
          <w:t xml:space="preserve">contents</w:t>
        </w:r>
      </w:ins>
      <w:r>
        <w:t xml:space="preserve"> included a miniature camera and a video recorder in the form of earrings, a small knife, </w:t>
      </w:r>
      <w:ins w:id="10069" w:author="Editor" w:date="2026-09-25T09:00:00Z">
        <w:r>
          <w:t xml:space="preserve">a </w:t>
        </w:r>
      </w:ins>
      <w:r>
        <w:t xml:space="preserve">few extra memory cards, a voice recorder pen and a transmitter.</w:t>
      </w:r>
      <w:commentRangeEnd w:id="292"/>
      <w:r>
        <w:commentReference w:id="292"/>
      </w:r>
    </w:p>
    <w:p w14:paraId="1847515D" w14:textId="77777777" w:rsidR="00B41ECF" w:rsidRPr="00B41ECF" w:rsidRDefault="00B41ECF" w:rsidP="00B41ECF">
      <w:r>
        <w:t xml:space="preserve">She checked the functioning of the camera and</w:t>
      </w:r>
      <w:ins w:id="10070" w:author="Editor" w:date="2026-09-25T09:00:00Z">
        <w:r>
          <w:t xml:space="preserve">,</w:t>
        </w:r>
      </w:ins>
      <w:r>
        <w:t xml:space="preserve"> once </w:t>
      </w:r>
      <w:del w:id="10071" w:author="Editor" w:date="2026-09-25T09:00:00Z">
        <w:r>
          <w:delText xml:space="preserve">tested to her satisfaction she wore them</w:delText>
        </w:r>
      </w:del>
      <w:ins w:id="10072" w:author="Editor" w:date="2026-09-25T09:00:00Z">
        <w:r>
          <w:t xml:space="preserve">satisfied, put on the earrings</w:t>
        </w:r>
      </w:ins>
      <w:r>
        <w:t xml:space="preserve">. The left earring was the camera and the right was the video recorder. A simple tap toggled </w:t>
      </w:r>
      <w:del w:id="10073" w:author="Editor" w:date="2026-09-25T09:00:00Z">
        <w:r>
          <w:delText xml:space="preserve">the</w:delText>
        </w:r>
      </w:del>
      <w:ins w:id="10074" w:author="Editor" w:date="2026-09-25T09:00:00Z">
        <w:r>
          <w:t xml:space="preserve">each</w:t>
        </w:r>
      </w:ins>
      <w:r>
        <w:t xml:space="preserve"> device</w:t>
      </w:r>
      <w:del w:id="10075" w:author="Editor" w:date="2026-09-25T09:00:00Z">
        <w:r>
          <w:delText xml:space="preserve"> between</w:delText>
        </w:r>
      </w:del>
      <w:r>
        <w:t xml:space="preserve"> on and off</w:t>
      </w:r>
      <w:del w:id="10076" w:author="Editor" w:date="2026-09-25T09:00:00Z">
        <w:r>
          <w:delText xml:space="preserve"> mode</w:delText>
        </w:r>
      </w:del>
      <w:r>
        <w:t xml:space="preserve">. She put the voice recorder pen in her pocket, kept the rest of the items back in the pouch and repacked her bag.</w:t>
      </w:r>
    </w:p>
    <w:p w14:paraId="03091E34" w14:textId="77777777" w:rsidR="00B41ECF" w:rsidRPr="00B41ECF" w:rsidRDefault="00B41ECF" w:rsidP="00B41ECF">
      <w:r>
        <w:t xml:space="preserve">It was Maxwell who </w:t>
      </w:r>
      <w:ins w:id="10077" w:author="Editor" w:date="2026-09-25T09:00:00Z">
        <w:r>
          <w:t xml:space="preserve">had </w:t>
        </w:r>
      </w:ins>
      <w:r>
        <w:t xml:space="preserve">helped her</w:t>
      </w:r>
      <w:del w:id="10078" w:author="Editor" w:date="2026-09-25T09:00:00Z">
        <w:r>
          <w:delText xml:space="preserve"> out</w:delText>
        </w:r>
      </w:del>
      <w:r>
        <w:t xml:space="preserve"> with these sleek gadgets. She recalled her last meeting with </w:t>
      </w:r>
      <w:del w:id="10079" w:author="Editor" w:date="2026-09-25T09:00:00Z">
        <w:r>
          <w:delText xml:space="preserve">them</w:delText>
        </w:r>
      </w:del>
      <w:ins w:id="10080" w:author="Editor" w:date="2026-09-25T09:00:00Z">
        <w:r>
          <w:t xml:space="preserve">Stephen and Maxwell</w:t>
        </w:r>
      </w:ins>
      <w:r>
        <w:t xml:space="preserve"> and the </w:t>
      </w:r>
      <w:ins w:id="10081" w:author="Editor" w:date="2026-09-25T09:00:00Z">
        <w:r>
          <w:t xml:space="preserve">unceremonious </w:t>
        </w:r>
      </w:ins>
      <w:r>
        <w:t xml:space="preserve">way they </w:t>
      </w:r>
      <w:ins w:id="10082" w:author="Editor" w:date="2026-09-25T09:00:00Z">
        <w:r>
          <w:t xml:space="preserve">had </w:t>
        </w:r>
      </w:ins>
      <w:r>
        <w:t xml:space="preserve">parted</w:t>
      </w:r>
      <w:del w:id="10083" w:author="Editor" w:date="2026-09-25T09:00:00Z">
        <w:r>
          <w:delText xml:space="preserve"> in an unceremonious way. Few</w:delText>
        </w:r>
      </w:del>
      <w:ins w:id="10084" w:author="Editor" w:date="2026-09-25T09:00:00Z">
        <w:r>
          <w:t xml:space="preserve">. A few</w:t>
        </w:r>
      </w:ins>
      <w:r>
        <w:t xml:space="preserve"> minutes after she left, she got a call from Stephen</w:t>
      </w:r>
      <w:ins w:id="10085" w:author="Editor" w:date="2026-09-25T09:00:00Z">
        <w:r>
          <w:t xml:space="preserve"> asking her</w:t>
        </w:r>
      </w:ins>
      <w:r>
        <w:t xml:space="preserve"> to come back and see them. She remembered how at first</w:t>
      </w:r>
      <w:del w:id="10086" w:author="Editor" w:date="2026-09-25T09:00:00Z">
        <w:r>
          <w:delText xml:space="preserve">, she blatantly</w:delText>
        </w:r>
      </w:del>
      <w:ins w:id="10087" w:author="Editor" w:date="2026-09-25T09:00:00Z">
        <w:r>
          <w:t xml:space="preserve"> she</w:t>
        </w:r>
      </w:ins>
      <w:r>
        <w:t xml:space="preserve"> refused but capitulated after Stephen explained the reason. They decided to meet at the same coffee shop where they</w:t>
      </w:r>
      <w:ins w:id="10088" w:author="Editor" w:date="2026-09-25T09:00:00Z">
        <w:r>
          <w:t xml:space="preserve"> had</w:t>
        </w:r>
      </w:ins>
      <w:r>
        <w:t xml:space="preserve"> convened before. Sanchez spotted them right at the entrance of the café. They took a seat away from the </w:t>
      </w:r>
      <w:del w:id="10089" w:author="Editor" w:date="2026-09-25T09:00:00Z">
        <w:r>
          <w:delText xml:space="preserve">access </w:delText>
        </w:r>
      </w:del>
      <w:r>
        <w:t xml:space="preserve">door,</w:t>
      </w:r>
      <w:del w:id="10090" w:author="Editor" w:date="2026-09-25T09:00:00Z">
        <w:r>
          <w:delText xml:space="preserve"> more</w:delText>
        </w:r>
      </w:del>
      <w:r>
        <w:t xml:space="preserve"> secluded from the usual hustle-bustle. Maxwell handed her a small bag, which could easily fit into her handbag. Before she could react, </w:t>
      </w:r>
      <w:del w:id="10091" w:author="Editor" w:date="2026-09-25T09:00:00Z">
        <w:r>
          <w:delText xml:space="preserve">Maxwell</w:delText>
        </w:r>
      </w:del>
      <w:ins w:id="10092" w:author="Editor" w:date="2026-09-25T09:00:00Z">
        <w:r>
          <w:t xml:space="preserve">he</w:t>
        </w:r>
      </w:ins>
      <w:r>
        <w:t xml:space="preserve"> opened the pouch and showed her the contents. In the beginning, Sanchez was puzzled</w:t>
      </w:r>
      <w:ins w:id="10093" w:author="Editor" w:date="2026-09-25T09:00:00Z">
        <w:r>
          <w:t xml:space="preserve">,</w:t>
        </w:r>
      </w:ins>
      <w:r>
        <w:t xml:space="preserve"> but when Maxwell explained the functions</w:t>
      </w:r>
      <w:ins w:id="10094" w:author="Editor" w:date="2026-09-25T09:00:00Z">
        <w:r>
          <w:t xml:space="preserve">,</w:t>
        </w:r>
      </w:ins>
      <w:r>
        <w:t xml:space="preserve"> she was impressed. Soon she parted, leaving behind their concerned faces, </w:t>
      </w:r>
      <w:del w:id="10095" w:author="Editor" w:date="2026-09-25T09:00:00Z">
        <w:r>
          <w:delText xml:space="preserve">making</w:delText>
        </w:r>
      </w:del>
      <w:ins w:id="10096" w:author="Editor" w:date="2026-09-25T09:00:00Z">
        <w:r>
          <w:t xml:space="preserve">which made</w:t>
        </w:r>
      </w:ins>
      <w:r>
        <w:t xml:space="preserve"> her a tad doubtful for the first </w:t>
      </w:r>
      <w:del w:id="10097" w:author="Editor" w:date="2026-09-25T09:00:00Z">
        <w:r>
          <w:delText xml:space="preserve">on</w:delText>
        </w:r>
      </w:del>
      <w:ins w:id="10098" w:author="Editor" w:date="2026-09-25T09:00:00Z">
        <w:r>
          <w:t xml:space="preserve">time about</w:t>
        </w:r>
      </w:ins>
      <w:r>
        <w:t xml:space="preserve"> her bearings and actions.</w:t>
      </w:r>
    </w:p>
    <w:p w14:paraId="0FD86AF7" w14:textId="3FCFA9B7" w:rsidR="00B41ECF" w:rsidRPr="00B41ECF" w:rsidRDefault="00B41ECF" w:rsidP="00B41ECF">
      <w:r>
        <w:t xml:space="preserve">She looked at her watch and it was time for her to leave</w:t>
      </w:r>
      <w:del w:id="10099" w:author="Editor" w:date="2026-09-25T09:00:00Z">
        <w:r>
          <w:delText xml:space="preserve"> her cabin</w:delText>
        </w:r>
      </w:del>
      <w:r>
        <w:t xml:space="preserve">. She gave</w:t>
      </w:r>
      <w:ins w:id="10100" w:author="Editor" w:date="2026-09-25T09:00:00Z">
        <w:r>
          <w:t xml:space="preserve"> her earrings</w:t>
        </w:r>
      </w:ins>
      <w:r>
        <w:t xml:space="preserve"> a final glance </w:t>
      </w:r>
      <w:del w:id="10101" w:author="Editor" w:date="2026-09-25T09:00:00Z">
        <w:r>
          <w:delText xml:space="preserve">on her earrings</w:delText>
        </w:r>
      </w:del>
      <w:ins w:id="10102" w:author="Editor" w:date="2026-09-25T09:00:00Z">
        <w:r>
          <w:t xml:space="preserve">and</w:t>
        </w:r>
      </w:ins>
      <w:r>
        <w:t xml:space="preserve">, once convinced</w:t>
      </w:r>
      <w:del w:id="10103" w:author="Editor" w:date="2026-09-25T09:00:00Z">
        <w:r>
          <w:delText xml:space="preserve"> she</w:delText>
        </w:r>
      </w:del>
      <w:ins w:id="10104" w:author="Editor" w:date="2026-09-25T09:00:00Z">
        <w:r>
          <w:t xml:space="preserve">,</w:t>
        </w:r>
      </w:ins>
      <w:r>
        <w:t xml:space="preserve"> stepped out of her room and locked the door firmly behind her.  Alex was waiting outside the cabin. While it was great to have him </w:t>
      </w:r>
      <w:del w:id="10105" w:author="Editor" w:date="2026-09-25T09:00:00Z">
        <w:r>
          <w:delText xml:space="preserve">for </w:delText>
        </w:r>
      </w:del>
      <w:r>
        <w:t xml:space="preserve">the first time, she detested the idea of </w:t>
      </w:r>
      <w:del w:id="10106" w:author="Editor" w:date="2026-09-25T09:00:00Z">
        <w:r>
          <w:delText xml:space="preserve">he</w:delText>
        </w:r>
      </w:del>
      <w:ins w:id="10107" w:author="Editor" w:date="2026-09-25T09:00:00Z">
        <w:r>
          <w:t xml:space="preserve">him</w:t>
        </w:r>
      </w:ins>
      <w:r>
        <w:t xml:space="preserve"> hanging around all the time.</w:t>
      </w:r>
    </w:p>
    <w:p w14:paraId="7C8C3070" w14:textId="77777777" w:rsidR="00B41ECF" w:rsidRPr="00B41ECF" w:rsidRDefault="00B41ECF" w:rsidP="00B41ECF">
      <w:r>
        <w:t xml:space="preserve">“Now I have a fair idea about the ship. You can resume your other responsibilities.” Her tone was </w:t>
      </w:r>
      <w:del w:id="10108" w:author="Editor" w:date="2026-09-25T09:00:00Z">
        <w:r>
          <w:delText xml:space="preserve">uncanny and </w:delText>
        </w:r>
      </w:del>
      <w:r>
        <w:t xml:space="preserve">definitive.</w:t>
      </w:r>
    </w:p>
    <w:p w14:paraId="292B3E10" w14:textId="77777777" w:rsidR="00B41ECF" w:rsidRPr="00B41ECF" w:rsidRDefault="00B41ECF" w:rsidP="00B41ECF">
      <w:r>
        <w:t xml:space="preserve">Alex was puzzled</w:t>
      </w:r>
      <w:ins w:id="10109" w:author="Editor" w:date="2026-09-25T09:00:00Z">
        <w:r>
          <w:t xml:space="preserve">,</w:t>
        </w:r>
      </w:ins>
      <w:r>
        <w:t xml:space="preserve"> for he had strict orders from his seniors to escort the lady.</w:t>
      </w:r>
    </w:p>
    <w:p w14:paraId="7AF8AB93" w14:textId="77777777" w:rsidR="00B41ECF" w:rsidRPr="00B41ECF" w:rsidRDefault="00B41ECF" w:rsidP="00B41ECF">
      <w:r>
        <w:t>“Madam, this is my only work? Did I offend you by any chance?”</w:t>
      </w:r>
    </w:p>
    <w:p w14:paraId="30DB1659" w14:textId="77777777" w:rsidR="00B41ECF" w:rsidRPr="00B41ECF" w:rsidRDefault="00B41ECF" w:rsidP="00B41ECF">
      <w:r>
        <w:t xml:space="preserve">The fretfulness in his voice was </w:t>
      </w:r>
      <w:del w:id="10110" w:author="Editor" w:date="2026-09-25T09:00:00Z">
        <w:r>
          <w:delText xml:space="preserve">clearly visible</w:delText>
        </w:r>
      </w:del>
      <w:ins w:id="10111" w:author="Editor" w:date="2026-09-25T09:00:00Z">
        <w:r>
          <w:t xml:space="preserve">evident</w:t>
        </w:r>
      </w:ins>
      <w:r>
        <w:t xml:space="preserve">. She knew there was no point talking to him and decided to take it up with Benedikt instead.</w:t>
      </w:r>
    </w:p>
    <w:p w14:paraId="5FF51631" w14:textId="77777777" w:rsidR="00B41ECF" w:rsidRPr="00B41ECF" w:rsidRDefault="00B41ECF" w:rsidP="00B41ECF">
      <w:r>
        <w:t>“Forget what I mentioned. Let us go.”</w:t>
      </w:r>
    </w:p>
    <w:p w14:paraId="5861490A" w14:textId="224AD1B5" w:rsidR="00B41ECF" w:rsidRPr="00B41ECF" w:rsidRDefault="00B41ECF" w:rsidP="00B41ECF">
      <w:commentRangeStart w:id="293"/>
      <w:r>
        <w:t xml:space="preserve">They started</w:t>
      </w:r>
      <w:del w:id="10112" w:author="Editor" w:date="2026-09-25T09:00:00Z">
        <w:r>
          <w:delText xml:space="preserve"> spiraling</w:delText>
        </w:r>
      </w:del>
      <w:r>
        <w:t xml:space="preserve"> down the narrow </w:t>
      </w:r>
      <w:del w:id="10113" w:author="Editor" w:date="2026-09-25T09:00:00Z">
        <w:r>
          <w:delText xml:space="preserve">path</w:delText>
        </w:r>
      </w:del>
      <w:ins w:id="10114" w:author="Editor" w:date="2026-09-25T09:00:00Z">
        <w:r>
          <w:t xml:space="preserve">passage</w:t>
        </w:r>
      </w:ins>
      <w:r>
        <w:t xml:space="preserve"> towards the aft of the ship. Throughout the walk, her mind was racing, </w:t>
      </w:r>
      <w:del w:id="10115" w:author="Editor (Spelling)" w:date="2026-09-25T09:00:00Z">
        <w:r>
          <w:delText xml:space="preserve">analyzing</w:delText>
        </w:r>
      </w:del>
      <w:ins w:id="10116" w:author="Editor (Spelling)" w:date="2026-09-25T09:00:00Z">
        <w:r>
          <w:t xml:space="preserve">analysing</w:t>
        </w:r>
      </w:ins>
      <w:r>
        <w:t xml:space="preserve"> every motive, every thought</w:t>
      </w:r>
      <w:del w:id="10117" w:author="Editor" w:date="2026-09-25T09:00:00Z">
        <w:r>
          <w:delText xml:space="preserve"> that scrupulously confined her mind</w:delText>
        </w:r>
      </w:del>
      <w:r>
        <w:t xml:space="preserve">. She wanted to confront </w:t>
      </w:r>
      <w:del w:id="10118" w:author="Editor" w:date="2026-09-25T09:00:00Z">
        <w:r>
          <w:delText xml:space="preserve">him</w:delText>
        </w:r>
      </w:del>
      <w:ins w:id="10119" w:author="Editor" w:date="2026-09-25T09:00:00Z">
        <w:r>
          <w:t xml:space="preserve">Benedikt</w:t>
        </w:r>
      </w:ins>
      <w:r>
        <w:t xml:space="preserve"> but wasn’t sure if that was a good idea. Her mind was clouded with several questions</w:t>
      </w:r>
      <w:ins w:id="10120" w:author="Editor" w:date="2026-09-25T09:00:00Z">
        <w:r>
          <w:t xml:space="preserve">,</w:t>
        </w:r>
      </w:ins>
      <w:r>
        <w:t xml:space="preserve"> but sadly she had answers to none.</w:t>
      </w:r>
      <w:commentRangeEnd w:id="293"/>
      <w:r>
        <w:commentReference w:id="293"/>
      </w:r>
    </w:p>
    <w:p w14:paraId="5ABB00B2" w14:textId="7E5D6FE5" w:rsidR="0099592B" w:rsidRDefault="0099592B" w:rsidP="0099592B"/>
    <w:p w14:paraId="5316A3CD" w14:textId="77777777" w:rsidR="0099592B" w:rsidRDefault="0099592B" w:rsidP="0099592B"/>
    <w:p w14:paraId="2696C1F8" w14:textId="77777777" w:rsidR="0099592B" w:rsidRDefault="0099592B" w:rsidP="0099592B">
      <w:r>
        <w:t> </w:t>
      </w:r>
    </w:p>
    <w:p w14:paraId="009C206A" w14:textId="77777777" w:rsidR="0099592B" w:rsidRDefault="0099592B" w:rsidP="0099592B"/>
    <w:p w14:paraId="276AE519" w14:textId="77777777" w:rsidR="00177AC5" w:rsidRDefault="00177AC5">
      <w:pPr>
        <w:spacing w:line="259" w:lineRule="auto"/>
        <w:jc w:val="left"/>
      </w:pPr>
      <w:r>
        <w:br w:type="page"/>
      </w:r>
    </w:p>
    <w:p w14:paraId="00942368" w14:textId="022D8599" w:rsidR="0099592B" w:rsidRPr="00177AC5" w:rsidRDefault="0099592B" w:rsidP="00F56514">
      <w:pPr>
        <w:outlineLvl w:val="0"/>
        <w:rPr>
          <w:b/>
        </w:rPr>
      </w:pPr>
      <w:r>
        <w:rPr>
          <w:b/>
        </w:rPr>
        <w:lastRenderedPageBreak/>
        <w:t>Chapter 57</w:t>
      </w:r>
    </w:p>
    <w:p w14:paraId="14DB725A" w14:textId="77777777" w:rsidR="0099592B" w:rsidRPr="00177AC5" w:rsidRDefault="0099592B" w:rsidP="0099592B">
      <w:pPr>
        <w:rPr>
          <w:b/>
        </w:rPr>
      </w:pPr>
      <w:r>
        <w:rPr>
          <w:b/>
        </w:rPr>
        <w:t>11:00 PM 21st April 2014, Tallinn, Estonia</w:t>
      </w:r>
    </w:p>
    <w:p w14:paraId="0F9F7E94" w14:textId="5C1C6C69" w:rsidR="00804B57" w:rsidRPr="00804B57" w:rsidRDefault="00804B57" w:rsidP="00804B57">
      <w:commentRangeStart w:id="294"/>
      <w:r>
        <w:t xml:space="preserve">The day progressed without any other noticeable episode.  Her interaction with Benedikt was restricted to a few syllables, making her intuition </w:t>
      </w:r>
      <w:del w:id="10121" w:author="Editor" w:date="2026-09-25T09:00:00Z">
        <w:r>
          <w:delText xml:space="preserve">about</w:delText>
        </w:r>
      </w:del>
      <w:ins w:id="10122" w:author="Editor" w:date="2026-09-25T09:00:00Z">
        <w:r>
          <w:t xml:space="preserve">that</w:t>
        </w:r>
      </w:ins>
      <w:r>
        <w:t xml:space="preserve"> something</w:t>
      </w:r>
      <w:ins w:id="10123" w:author="Editor" w:date="2026-09-25T09:00:00Z">
        <w:r>
          <w:t xml:space="preserve"> was</w:t>
        </w:r>
      </w:ins>
      <w:r>
        <w:t xml:space="preserve"> not right grow stronger. The only achievement of the day was getting Alex </w:t>
      </w:r>
      <w:del w:id="10124" w:author="Editor" w:date="2026-09-25T09:00:00Z">
        <w:r>
          <w:delText xml:space="preserve">off from</w:delText>
        </w:r>
      </w:del>
      <w:ins w:id="10125" w:author="Editor" w:date="2026-09-25T09:00:00Z">
        <w:r>
          <w:t xml:space="preserve">to stop</w:t>
        </w:r>
      </w:ins>
      <w:r>
        <w:t xml:space="preserve"> guarding her.  Many a time she desired to confront </w:t>
      </w:r>
      <w:del w:id="10126" w:author="Editor" w:date="2026-09-25T09:00:00Z">
        <w:r>
          <w:delText xml:space="preserve">him, inquire</w:delText>
        </w:r>
      </w:del>
      <w:ins w:id="10127" w:author="Editor" w:date="2026-09-25T09:00:00Z">
        <w:r>
          <w:t xml:space="preserve">Benedikt and enquire</w:t>
        </w:r>
      </w:ins>
      <w:r>
        <w:t xml:space="preserve"> about his changed </w:t>
      </w:r>
      <w:del w:id="10128" w:author="Editor (Spelling)" w:date="2026-09-25T09:00:00Z">
        <w:r>
          <w:delText xml:space="preserve">demeanor</w:delText>
        </w:r>
      </w:del>
      <w:ins w:id="10129" w:author="Editor (Spelling)" w:date="2026-09-25T09:00:00Z">
        <w:r>
          <w:t xml:space="preserve">demeanour</w:t>
        </w:r>
      </w:ins>
      <w:r>
        <w:t xml:space="preserve">. But</w:t>
      </w:r>
      <w:del w:id="10130" w:author="Editor" w:date="2026-09-25T09:00:00Z">
        <w:r>
          <w:delText xml:space="preserve"> despite all the commotion she battled with,</w:delText>
        </w:r>
      </w:del>
      <w:r>
        <w:t xml:space="preserve"> she couldn’t muster enough courage to </w:t>
      </w:r>
      <w:del w:id="10131" w:author="Editor" w:date="2026-09-25T09:00:00Z">
        <w:r>
          <w:delText xml:space="preserve">accost</w:delText>
        </w:r>
      </w:del>
      <w:ins w:id="10132" w:author="Editor" w:date="2026-09-25T09:00:00Z">
        <w:r>
          <w:t xml:space="preserve">approach</w:t>
        </w:r>
      </w:ins>
      <w:r>
        <w:t xml:space="preserve"> him. It was an unknown hesitation, something she was unable to comprehend. And to her complete bewilderment, Benedikt was behaving as if nothing had happened. Besides limiting the conversation, he had returned to complete normalcy, hardly exhibiting any shade of discomfort.</w:t>
      </w:r>
      <w:commentRangeEnd w:id="294"/>
      <w:r>
        <w:commentReference w:id="294"/>
      </w:r>
    </w:p>
    <w:p w14:paraId="74C79E9F" w14:textId="28489C3F" w:rsidR="00804B57" w:rsidRPr="00804B57" w:rsidRDefault="00804B57" w:rsidP="00804B57">
      <w:r>
        <w:t xml:space="preserve">Around 10:00 </w:t>
      </w:r>
      <w:del w:id="10133" w:author="Editor" w:date="2026-09-25T09:00:00Z">
        <w:r>
          <w:delText xml:space="preserve">in the</w:delText>
        </w:r>
      </w:del>
      <w:ins w:id="10134" w:author="Editor" w:date="2026-09-25T09:00:00Z">
        <w:r>
          <w:t xml:space="preserve">at</w:t>
        </w:r>
      </w:ins>
      <w:r>
        <w:t xml:space="preserve"> night</w:t>
      </w:r>
      <w:ins w:id="10135" w:author="Editor" w:date="2026-09-25T09:00:00Z">
        <w:r>
          <w:t xml:space="preserve">,</w:t>
        </w:r>
      </w:ins>
      <w:r>
        <w:t xml:space="preserve"> Benedikt called it a day. Exhausted from the </w:t>
      </w:r>
      <w:del w:id="10136" w:author="Editor" w:date="2026-09-25T09:00:00Z">
        <w:r>
          <w:delText xml:space="preserve">day</w:delText>
        </w:r>
      </w:del>
      <w:ins w:id="10137" w:author="Editor" w:date="2026-09-25T09:00:00Z">
        <w:r>
          <w:t xml:space="preserve">day’s</w:t>
        </w:r>
      </w:ins>
      <w:r>
        <w:t xml:space="preserve"> commotion, she decided to retire.  She tossed and turned </w:t>
      </w:r>
      <w:del w:id="10138" w:author="Editor" w:date="2026-09-25T09:00:00Z">
        <w:r>
          <w:delText xml:space="preserve">on the</w:delText>
        </w:r>
      </w:del>
      <w:ins w:id="10139" w:author="Editor" w:date="2026-09-25T09:00:00Z">
        <w:r>
          <w:t xml:space="preserve">in</w:t>
        </w:r>
      </w:ins>
      <w:r>
        <w:t xml:space="preserve"> bed but failed miserably to get any sleep. Frustrated</w:t>
      </w:r>
      <w:ins w:id="10140" w:author="Editor" w:date="2026-09-25T09:00:00Z">
        <w:r>
          <w:t xml:space="preserve">,</w:t>
        </w:r>
      </w:ins>
      <w:r>
        <w:t xml:space="preserve"> she decided to call Stephen </w:t>
      </w:r>
      <w:del w:id="10141" w:author="Editor" w:date="2026-09-25T09:00:00Z">
        <w:r>
          <w:delText xml:space="preserve">with</w:delText>
        </w:r>
      </w:del>
      <w:ins w:id="10142" w:author="Editor" w:date="2026-09-25T09:00:00Z">
        <w:r>
          <w:t xml:space="preserve">in</w:t>
        </w:r>
      </w:ins>
      <w:r>
        <w:t xml:space="preserve"> the hope of getting respite from her enduring conundrum.</w:t>
      </w:r>
    </w:p>
    <w:p w14:paraId="291D3612" w14:textId="3A208109" w:rsidR="00804B57" w:rsidRPr="00804B57" w:rsidRDefault="00804B57" w:rsidP="00804B57">
      <w:r>
        <w:t xml:space="preserve">Stephen picked</w:t>
      </w:r>
      <w:ins w:id="10143" w:author="Editor" w:date="2026-09-25T09:00:00Z">
        <w:r>
          <w:t xml:space="preserve"> up</w:t>
        </w:r>
      </w:ins>
      <w:r>
        <w:t xml:space="preserve"> the phone on the first ring and blurted</w:t>
      </w:r>
      <w:del w:id="10144" w:author="Editor" w:date="2026-09-25T09:00:00Z">
        <w:r>
          <w:delText xml:space="preserve"> hysterically</w:delText>
        </w:r>
      </w:del>
      <w:r>
        <w:t xml:space="preserve">, “What took you so long?”</w:t>
      </w:r>
    </w:p>
    <w:p w14:paraId="60B01133" w14:textId="6E3180F6" w:rsidR="00804B57" w:rsidRPr="00804B57" w:rsidRDefault="00804B57" w:rsidP="00804B57">
      <w:del w:id="10145" w:author="Editor" w:date="2026-09-25T09:00:00Z">
        <w:r>
          <w:delText xml:space="preserve">Sanchez</w:delText>
        </w:r>
      </w:del>
      <w:ins w:id="10146" w:author="Editor" w:date="2026-09-25T09:00:00Z">
        <w:r>
          <w:t xml:space="preserve">Sanchez’s</w:t>
        </w:r>
      </w:ins>
      <w:r>
        <w:t xml:space="preserve"> agitation </w:t>
      </w:r>
      <w:del w:id="10147" w:author="Editor" w:date="2026-09-25T09:00:00Z">
        <w:r>
          <w:delText xml:space="preserve">got</w:delText>
        </w:r>
      </w:del>
      <w:ins w:id="10148" w:author="Editor" w:date="2026-09-25T09:00:00Z">
        <w:r>
          <w:t xml:space="preserve">escalated</w:t>
        </w:r>
      </w:ins>
      <w:r>
        <w:t xml:space="preserve"> further</w:t>
      </w:r>
      <w:del w:id="10149" w:author="Editor" w:date="2026-09-25T09:00:00Z">
        <w:r>
          <w:delText xml:space="preserve"> escalated</w:delText>
        </w:r>
      </w:del>
      <w:r>
        <w:t xml:space="preserve"> with her brother’s complaint. She was about to snap</w:t>
      </w:r>
      <w:del w:id="10150" w:author="Editor" w:date="2026-09-25T09:00:00Z">
        <w:r>
          <w:delText xml:space="preserve">,</w:delText>
        </w:r>
      </w:del>
      <w:r>
        <w:t xml:space="preserve"> but decided otherwise, for fighting with her brother was the last thing on her mind. “I am surrounded by people all the time. I cannot call at my leisure.” Her sarcasm still spilled </w:t>
      </w:r>
      <w:ins w:id="10151" w:author="Editor" w:date="2026-09-25T09:00:00Z">
        <w:r>
          <w:t xml:space="preserve">over </w:t>
        </w:r>
      </w:ins>
      <w:r>
        <w:t xml:space="preserve">despite her</w:t>
      </w:r>
      <w:del w:id="10152" w:author="Editor" w:date="2026-09-25T09:00:00Z">
        <w:r>
          <w:delText xml:space="preserve"> arduous</w:delText>
        </w:r>
      </w:del>
      <w:r>
        <w:t xml:space="preserve"> attempt to stay calm.</w:t>
      </w:r>
    </w:p>
    <w:p w14:paraId="3F8B6425" w14:textId="0083935F" w:rsidR="0099592B" w:rsidRPr="00804B57" w:rsidRDefault="00804B57" w:rsidP="00804B57">
      <w:del w:id="10153" w:author="Editor" w:date="2026-09-25T09:00:00Z">
        <w:r>
          <w:delText xml:space="preserve">Stephen</w:delText>
        </w:r>
      </w:del>
      <w:ins w:id="10154" w:author="Editor" w:date="2026-09-25T09:00:00Z">
        <w:r>
          <w:t xml:space="preserve">Stephen’s</w:t>
        </w:r>
      </w:ins>
      <w:r>
        <w:t xml:space="preserve"> anxiety receded. They spoke for about five minutes. Sanchez promised to call him again the next day and concluded the conversation. Sleep was still defying her. She spent some time checking the videos and the photos she </w:t>
      </w:r>
      <w:ins w:id="10155" w:author="Editor" w:date="2026-09-25T09:00:00Z">
        <w:r>
          <w:t xml:space="preserve">had </w:t>
        </w:r>
      </w:ins>
      <w:r>
        <w:t xml:space="preserve">captured during the day. The recordings and photos came out to her satisfaction. The initial lot was only</w:t>
      </w:r>
      <w:del w:id="10156" w:author="Editor" w:date="2026-09-25T09:00:00Z">
        <w:r>
          <w:delText xml:space="preserve"> for</w:delText>
        </w:r>
      </w:del>
      <w:r>
        <w:t xml:space="preserve"> trials and had no significance. With nothing else to do, she forced herself to sleep again. This time she tried distracting her mind </w:t>
      </w:r>
      <w:ins w:id="10157" w:author="Editor" w:date="2026-09-25T09:00:00Z">
        <w:r>
          <w:t xml:space="preserve">by </w:t>
        </w:r>
      </w:ins>
      <w:r>
        <w:t xml:space="preserve">recalling the good old times. It seemed to work</w:t>
      </w:r>
      <w:ins w:id="10158" w:author="Editor" w:date="2026-09-25T09:00:00Z">
        <w:r>
          <w:t xml:space="preserve">,</w:t>
        </w:r>
      </w:ins>
      <w:r>
        <w:t xml:space="preserve"> and soon she dozed off</w:t>
      </w:r>
      <w:del w:id="10159" w:author="Editor" w:date="2026-09-25T09:00:00Z">
        <w:r>
          <w:delText xml:space="preserve"> to sleep</w:delText>
        </w:r>
      </w:del>
      <w:r>
        <w:t xml:space="preserve">.</w:t>
      </w:r>
    </w:p>
    <w:p w14:paraId="618DC1E5" w14:textId="77777777" w:rsidR="0099592B" w:rsidRDefault="0099592B" w:rsidP="0099592B">
      <w:r>
        <w:t> </w:t>
      </w:r>
    </w:p>
    <w:p w14:paraId="165461F5" w14:textId="77777777" w:rsidR="0099592B" w:rsidRDefault="0099592B" w:rsidP="0099592B"/>
    <w:p w14:paraId="1C1D3592" w14:textId="77777777" w:rsidR="00177AC5" w:rsidRDefault="00177AC5">
      <w:pPr>
        <w:spacing w:line="259" w:lineRule="auto"/>
        <w:jc w:val="left"/>
      </w:pPr>
      <w:r>
        <w:br w:type="page"/>
      </w:r>
    </w:p>
    <w:p w14:paraId="3E3EBFD5" w14:textId="4AE3B17F" w:rsidR="0099592B" w:rsidRPr="00177AC5" w:rsidRDefault="0099592B" w:rsidP="00F56514">
      <w:pPr>
        <w:outlineLvl w:val="0"/>
        <w:rPr>
          <w:b/>
        </w:rPr>
      </w:pPr>
      <w:r>
        <w:rPr>
          <w:b/>
        </w:rPr>
        <w:lastRenderedPageBreak/>
        <w:t>Chapter 58</w:t>
      </w:r>
    </w:p>
    <w:p w14:paraId="51D549EA" w14:textId="77777777" w:rsidR="0099592B" w:rsidRPr="00177AC5" w:rsidRDefault="0099592B" w:rsidP="0099592B">
      <w:pPr>
        <w:rPr>
          <w:b/>
        </w:rPr>
      </w:pPr>
      <w:r>
        <w:rPr>
          <w:b/>
        </w:rPr>
        <w:t>7:30 AM 22nd April 2014, Tallinn, Estonia</w:t>
      </w:r>
    </w:p>
    <w:p w14:paraId="29535F65" w14:textId="416929B1" w:rsidR="00852580" w:rsidRDefault="00852580" w:rsidP="00852580">
      <w:r>
        <w:t xml:space="preserve">It was a new day and a new beginning. A sense of determination embraced her being. Sleeping </w:t>
      </w:r>
      <w:del w:id="10160" w:author="Editor" w:date="2026-09-25T09:00:00Z">
        <w:r>
          <w:delText xml:space="preserve">over</w:delText>
        </w:r>
      </w:del>
      <w:ins w:id="10161" w:author="Editor" w:date="2026-09-25T09:00:00Z">
        <w:r>
          <w:t xml:space="preserve">on</w:t>
        </w:r>
      </w:ins>
      <w:r>
        <w:t xml:space="preserve"> her anxiety was all that was needed to get her mojo back. It was an important day for both of them. While Benedikt had </w:t>
      </w:r>
      <w:del w:id="10162" w:author="Editor" w:date="2026-09-25T09:00:00Z">
        <w:r>
          <w:delText xml:space="preserve">an important</w:delText>
        </w:r>
      </w:del>
      <w:ins w:id="10163" w:author="Editor" w:date="2026-09-25T09:00:00Z">
        <w:r>
          <w:t xml:space="preserve">a</w:t>
        </w:r>
      </w:ins>
      <w:r>
        <w:t xml:space="preserve"> meeting with the Russians, Sanchez was </w:t>
      </w:r>
      <w:del w:id="10164" w:author="Editor" w:date="2026-09-25T09:00:00Z">
        <w:r>
          <w:delText xml:space="preserve">eyeing</w:delText>
        </w:r>
      </w:del>
      <w:ins w:id="10165" w:author="Editor" w:date="2026-09-25T09:00:00Z">
        <w:r>
          <w:t xml:space="preserve">aiming</w:t>
        </w:r>
      </w:ins>
      <w:r>
        <w:t xml:space="preserve"> to get the meeting secretly recorded. She had also decided to confront Benedikt </w:t>
      </w:r>
      <w:del w:id="10166" w:author="Editor" w:date="2026-09-25T09:00:00Z">
        <w:r>
          <w:delText xml:space="preserve">on</w:delText>
        </w:r>
      </w:del>
      <w:ins w:id="10167" w:author="Editor" w:date="2026-09-25T09:00:00Z">
        <w:r>
          <w:t xml:space="preserve">about</w:t>
        </w:r>
      </w:ins>
      <w:r>
        <w:t xml:space="preserve"> the previous </w:t>
      </w:r>
      <w:del w:id="10168" w:author="Editor" w:date="2026-09-25T09:00:00Z">
        <w:r>
          <w:delText xml:space="preserve">day</w:delText>
        </w:r>
      </w:del>
      <w:ins w:id="10169" w:author="Editor" w:date="2026-09-25T09:00:00Z">
        <w:r>
          <w:t xml:space="preserve">day’s</w:t>
        </w:r>
      </w:ins>
      <w:r>
        <w:t xml:space="preserve"> episode, but that she planned </w:t>
      </w:r>
      <w:del w:id="10170" w:author="Editor" w:date="2026-09-25T09:00:00Z">
        <w:r>
          <w:delText xml:space="preserve">to execute</w:delText>
        </w:r>
      </w:del>
      <w:ins w:id="10171" w:author="Editor" w:date="2026-09-25T09:00:00Z">
        <w:r>
          <w:t xml:space="preserve">for</w:t>
        </w:r>
      </w:ins>
      <w:r>
        <w:t xml:space="preserve"> later in the evening.</w:t>
      </w:r>
    </w:p>
    <w:p w14:paraId="7BF05A37" w14:textId="662B8B1C" w:rsidR="00852580" w:rsidRDefault="00852580" w:rsidP="00852580">
      <w:r>
        <w:t xml:space="preserve">She was </w:t>
      </w:r>
      <w:del w:id="10172" w:author="Editor" w:date="2026-09-25T09:00:00Z">
        <w:r>
          <w:delText xml:space="preserve">by</w:delText>
        </w:r>
      </w:del>
      <w:ins w:id="10173" w:author="Editor" w:date="2026-09-25T09:00:00Z">
        <w:r>
          <w:t xml:space="preserve">at</w:t>
        </w:r>
      </w:ins>
      <w:r>
        <w:t xml:space="preserve"> her desk sharp at 7:30 AM, </w:t>
      </w:r>
      <w:del w:id="10174" w:author="Editor" w:date="2026-09-25T09:00:00Z">
        <w:r>
          <w:delText xml:space="preserve">30</w:delText>
        </w:r>
      </w:del>
      <w:ins w:id="10175" w:author="Editor" w:date="2026-09-25T09:00:00Z">
        <w:r>
          <w:t xml:space="preserve">thirty</w:t>
        </w:r>
      </w:ins>
      <w:r>
        <w:t xml:space="preserve"> minutes before her reporting time. Benedikt’s meeting was </w:t>
      </w:r>
      <w:ins w:id="10176" w:author="Editor" w:date="2026-09-25T09:00:00Z">
        <w:r>
          <w:t xml:space="preserve">not </w:t>
        </w:r>
      </w:ins>
      <w:r>
        <w:t xml:space="preserve">scheduled</w:t>
      </w:r>
      <w:del w:id="10177" w:author="Editor" w:date="2026-09-25T09:00:00Z">
        <w:r>
          <w:delText xml:space="preserve"> not</w:delText>
        </w:r>
      </w:del>
      <w:r>
        <w:t xml:space="preserve"> until 10:00 AM. He too was in the office checking some final reports. He wasn’t expecting Sanchez so early but was pleased to see her and couldn’t conceal the </w:t>
      </w:r>
      <w:del w:id="10178" w:author="Editor" w:date="2026-09-25T09:00:00Z">
        <w:r>
          <w:delText xml:space="preserve">slunk </w:delText>
        </w:r>
      </w:del>
      <w:r>
        <w:t xml:space="preserve">smile on his face.</w:t>
      </w:r>
    </w:p>
    <w:p w14:paraId="7DE0B295" w14:textId="6112D054" w:rsidR="00852580" w:rsidRDefault="00852580" w:rsidP="00852580">
      <w:r>
        <w:t xml:space="preserve">He was extremely secretive about the meeting. Sanchez had no access to the reports or the documents pertaining to the meeting. Her purpose </w:t>
      </w:r>
      <w:del w:id="10179" w:author="Editor" w:date="2026-09-25T09:00:00Z">
        <w:r>
          <w:delText xml:space="preserve">of</w:delText>
        </w:r>
      </w:del>
      <w:ins w:id="10180" w:author="Editor" w:date="2026-09-25T09:00:00Z">
        <w:r>
          <w:t xml:space="preserve">in</w:t>
        </w:r>
      </w:ins>
      <w:r>
        <w:t xml:space="preserve"> coming early was to find a way to be a part of it, and his presence in the office wasn’t helping her by any means. She was </w:t>
      </w:r>
      <w:del w:id="10181" w:author="Editor" w:date="2026-09-25T09:00:00Z">
        <w:r>
          <w:delText xml:space="preserve">withdrawn from</w:delText>
        </w:r>
      </w:del>
      <w:ins w:id="10182" w:author="Editor" w:date="2026-09-25T09:00:00Z">
        <w:r>
          <w:t xml:space="preserve">pulled out of</w:t>
        </w:r>
      </w:ins>
      <w:r>
        <w:t xml:space="preserve"> her brooding </w:t>
      </w:r>
      <w:del w:id="10183" w:author="Editor" w:date="2026-09-25T09:00:00Z">
        <w:r>
          <w:delText xml:space="preserve">with</w:delText>
        </w:r>
      </w:del>
      <w:ins w:id="10184" w:author="Editor" w:date="2026-09-25T09:00:00Z">
        <w:r>
          <w:t xml:space="preserve">by</w:t>
        </w:r>
      </w:ins>
      <w:r>
        <w:t xml:space="preserve"> the intruding voice of Benedikt</w:t>
      </w:r>
      <w:del w:id="10185" w:author="Editor" w:date="2026-09-25T09:00:00Z">
        <w:r>
          <w:delText xml:space="preserve">,</w:delText>
        </w:r>
      </w:del>
      <w:ins w:id="10186" w:author="Editor" w:date="2026-09-25T09:00:00Z">
        <w:r>
          <w:t xml:space="preserve">.</w:t>
        </w:r>
      </w:ins>
      <w:r>
        <w:t xml:space="preserve"> “You are quite early. If you wish</w:t>
      </w:r>
      <w:ins w:id="10187" w:author="Editor" w:date="2026-09-25T09:00:00Z">
        <w:r>
          <w:t xml:space="preserve">,</w:t>
        </w:r>
      </w:ins>
      <w:r>
        <w:t xml:space="preserve"> you can come back in an hour.”</w:t>
      </w:r>
    </w:p>
    <w:p w14:paraId="3993935A" w14:textId="01807DEA" w:rsidR="00852580" w:rsidRDefault="00852580" w:rsidP="00852580">
      <w:r>
        <w:t xml:space="preserve">Sanchez wasn’t ready for that</w:t>
      </w:r>
      <w:del w:id="10188" w:author="Editor" w:date="2026-09-25T09:00:00Z">
        <w:r>
          <w:delText xml:space="preserve"> question</w:delText>
        </w:r>
      </w:del>
      <w:r>
        <w:t xml:space="preserve">. With some struggle, she regained her </w:t>
      </w:r>
      <w:del w:id="10189" w:author="Editor" w:date="2026-09-25T09:00:00Z">
        <w:r>
          <w:delText xml:space="preserve">lost self</w:delText>
        </w:r>
      </w:del>
      <w:ins w:id="10190" w:author="Editor" w:date="2026-09-25T09:00:00Z">
        <w:r>
          <w:t xml:space="preserve">composure</w:t>
        </w:r>
      </w:ins>
      <w:r>
        <w:t xml:space="preserve"> and put forward a</w:t>
      </w:r>
      <w:del w:id="10191" w:author="Editor" w:date="2026-09-25T09:00:00Z">
        <w:r>
          <w:delText xml:space="preserve"> leading</w:delText>
        </w:r>
      </w:del>
      <w:r>
        <w:t xml:space="preserve"> question, “Am I disturbing you?”</w:t>
      </w:r>
    </w:p>
    <w:p w14:paraId="30C52EFD" w14:textId="3AF0A1CE" w:rsidR="00852580" w:rsidRDefault="00852580" w:rsidP="00852580">
      <w:r>
        <w:t xml:space="preserve">“Hell, no. You are welcome to stay.” He </w:t>
      </w:r>
      <w:del w:id="10192" w:author="Editor" w:date="2026-09-25T09:00:00Z">
        <w:r>
          <w:delText xml:space="preserve">passed a gullible</w:delText>
        </w:r>
      </w:del>
      <w:ins w:id="10193" w:author="Editor" w:date="2026-09-25T09:00:00Z">
        <w:r>
          <w:t xml:space="preserve">gave a sheepish</w:t>
        </w:r>
      </w:ins>
      <w:r>
        <w:t xml:space="preserve"> smile.</w:t>
      </w:r>
    </w:p>
    <w:p w14:paraId="31EF737B" w14:textId="30A1178B" w:rsidR="00852580" w:rsidRDefault="00852580" w:rsidP="00852580">
      <w:r>
        <w:t xml:space="preserve">Sanchez took advantage of his softened </w:t>
      </w:r>
      <w:del w:id="10194" w:author="Editor" w:date="2026-09-25T09:00:00Z">
        <w:r>
          <w:delText xml:space="preserve">outlook</w:delText>
        </w:r>
      </w:del>
      <w:ins w:id="10195" w:author="Editor" w:date="2026-09-25T09:00:00Z">
        <w:r>
          <w:t xml:space="preserve">manner</w:t>
        </w:r>
      </w:ins>
      <w:r>
        <w:t xml:space="preserve"> and continued, “Can I help you with anything?”</w:t>
      </w:r>
    </w:p>
    <w:p w14:paraId="60CEFF1D" w14:textId="716F203C" w:rsidR="00852580" w:rsidRDefault="00852580" w:rsidP="00852580">
      <w:r>
        <w:t>“Thanks. I am fine for now.” And he got busy looking through some papers.</w:t>
      </w:r>
    </w:p>
    <w:p w14:paraId="159ABE03" w14:textId="566AF9E8" w:rsidR="00852580" w:rsidRDefault="00852580" w:rsidP="00852580">
      <w:r>
        <w:t xml:space="preserve">Her attempt to get involved was </w:t>
      </w:r>
      <w:del w:id="10196" w:author="Editor" w:date="2026-09-25T09:00:00Z">
        <w:r>
          <w:delText xml:space="preserve">meekly</w:delText>
        </w:r>
      </w:del>
      <w:ins w:id="10197" w:author="Editor" w:date="2026-09-25T09:00:00Z">
        <w:r>
          <w:t xml:space="preserve">politely</w:t>
        </w:r>
      </w:ins>
      <w:r>
        <w:t xml:space="preserve"> put down by him. She was at her wits</w:t>
      </w:r>
      <w:del w:id="10198" w:author="Editor" w:date="2026-09-25T09:00:00Z">
        <w:r>
          <w:delText xml:space="preserve"> to find a way out</w:delText>
        </w:r>
      </w:del>
      <w:ins w:id="10199" w:author="Editor" w:date="2026-09-25T09:00:00Z">
        <w:r>
          <w:t xml:space="preserve">’ end</w:t>
        </w:r>
      </w:ins>
      <w:r>
        <w:t xml:space="preserve"> when his sharp voice jolted her.</w:t>
      </w:r>
    </w:p>
    <w:p w14:paraId="5BD679BF" w14:textId="3917B036" w:rsidR="00852580" w:rsidRDefault="00852580" w:rsidP="00852580">
      <w:r>
        <w:t xml:space="preserve">“Can you check the main conference room</w:t>
      </w:r>
      <w:del w:id="10200" w:author="Editor" w:date="2026-09-25T09:00:00Z">
        <w:r>
          <w:delText xml:space="preserve"> once</w:delText>
        </w:r>
      </w:del>
      <w:r>
        <w:t xml:space="preserve">? Make sure everything is in order.</w:t>
      </w:r>
      <w:del w:id="10201" w:author="Editor (Typography)" w:date="2026-09-25T09:00:00Z">
        <w:r>
          <w:delText xml:space="preserve">"</w:delText>
        </w:r>
      </w:del>
      <w:ins w:id="10202" w:author="Editor (Typography)" w:date="2026-09-25T09:00:00Z">
        <w:r>
          <w:t xml:space="preserve">”</w:t>
        </w:r>
      </w:ins>
    </w:p>
    <w:p w14:paraId="5AE1F839" w14:textId="2B059702" w:rsidR="00852580" w:rsidRDefault="00852580" w:rsidP="00852580">
      <w:r>
        <w:t>“Sure.”</w:t>
      </w:r>
    </w:p>
    <w:p w14:paraId="5978F38B" w14:textId="2FC0E364" w:rsidR="00852580" w:rsidRDefault="00852580" w:rsidP="00852580">
      <w:r>
        <w:t xml:space="preserve">She beamed with renewed hope and headed straight to the conference room. The guards watching​ the area </w:t>
      </w:r>
      <w:del w:id="10203" w:author="Editor" w:date="2026-09-25T09:00:00Z">
        <w:r>
          <w:delText xml:space="preserve">was</w:delText>
        </w:r>
      </w:del>
      <w:ins w:id="10204" w:author="Editor" w:date="2026-09-25T09:00:00Z">
        <w:r>
          <w:t xml:space="preserve">were</w:t>
        </w:r>
      </w:ins>
      <w:r>
        <w:t xml:space="preserve"> puzzled to see her. She explained the reason for her visit and requested them to open the room. The guards scanned her, and once satisfied, they let her in.</w:t>
      </w:r>
    </w:p>
    <w:p w14:paraId="500EA453" w14:textId="5CDB0CCE" w:rsidR="00852580" w:rsidRDefault="00852580" w:rsidP="00852580">
      <w:r>
        <w:t xml:space="preserve">The room was a spacious hall. There was a </w:t>
      </w:r>
      <w:del w:id="10205" w:author="Editor" w:date="2026-09-25T09:00:00Z">
        <w:r>
          <w:delText xml:space="preserve">rectangle shaped large</w:delText>
        </w:r>
      </w:del>
      <w:ins w:id="10206" w:author="Editor" w:date="2026-09-25T09:00:00Z">
        <w:r>
          <w:t xml:space="preserve">large rectangular</w:t>
        </w:r>
      </w:ins>
      <w:r>
        <w:t xml:space="preserve"> table in the </w:t>
      </w:r>
      <w:del w:id="10207" w:author="Editor (Spelling)" w:date="2026-09-25T09:00:00Z">
        <w:r>
          <w:delText xml:space="preserve">center</w:delText>
        </w:r>
      </w:del>
      <w:ins w:id="10208" w:author="Editor (Spelling)" w:date="2026-09-25T09:00:00Z">
        <w:r>
          <w:t xml:space="preserve">centre</w:t>
        </w:r>
      </w:ins>
      <w:r>
        <w:t xml:space="preserve"> of the room, which could easily seat twenty people. She called upon the technical executive and got the AV and video checked. The chief steward was called next to check the food arrangements. After she was satisfied with the layout and amenities</w:t>
      </w:r>
      <w:ins w:id="10209" w:author="Editor" w:date="2026-09-25T09:00:00Z">
        <w:r>
          <w:t xml:space="preserve">,</w:t>
        </w:r>
      </w:ins>
      <w:r>
        <w:t xml:space="preserve"> she settled down to execute </w:t>
      </w:r>
      <w:del w:id="10210" w:author="Editor" w:date="2026-09-25T09:00:00Z">
        <w:r>
          <w:delText xml:space="preserve">on </w:delText>
        </w:r>
      </w:del>
      <w:r>
        <w:t xml:space="preserve">her plan.</w:t>
      </w:r>
    </w:p>
    <w:p w14:paraId="3CF8D1DB" w14:textId="2D2D48F1" w:rsidR="00852580" w:rsidRDefault="00852580" w:rsidP="00852580">
      <w:commentRangeStart w:id="295"/>
      <w:del w:id="10211" w:author="Editor" w:date="2026-09-25T09:00:00Z">
        <w:r>
          <w:delText xml:space="preserve">On the extreme</w:delText>
        </w:r>
      </w:del>
      <w:ins w:id="10212" w:author="Editor" w:date="2026-09-25T09:00:00Z">
        <w:r>
          <w:t xml:space="preserve">In the far</w:t>
        </w:r>
      </w:ins>
      <w:r>
        <w:t xml:space="preserve"> left corner, there was a side table, ​holding the AV equipment. She placed the pen, which was a stealth </w:t>
      </w:r>
      <w:del w:id="10213" w:author="Editor" w:date="2026-09-25T09:00:00Z">
        <w:r>
          <w:delText xml:space="preserve">video</w:delText>
        </w:r>
      </w:del>
      <w:ins w:id="10214" w:author="Editor" w:date="2026-09-25T09:00:00Z">
        <w:r>
          <w:t xml:space="preserve">voice</w:t>
        </w:r>
      </w:ins>
      <w:r>
        <w:t xml:space="preserve"> recorder, below the AV frame hinge, </w:t>
      </w:r>
      <w:ins w:id="10215" w:author="Editor" w:date="2026-09-25T09:00:00Z">
        <w:r>
          <w:t xml:space="preserve">where it blended </w:t>
        </w:r>
      </w:ins>
      <w:r>
        <w:t xml:space="preserve">perfectly</w:t>
      </w:r>
      <w:del w:id="10216" w:author="Editor" w:date="2026-09-25T09:00:00Z">
        <w:r>
          <w:delText xml:space="preserve"> blending</w:delText>
        </w:r>
      </w:del>
      <w:r>
        <w:t xml:space="preserve"> with the </w:t>
      </w:r>
      <w:del w:id="10217" w:author="Editor (Spelling)" w:date="2026-09-25T09:00:00Z">
        <w:r>
          <w:delText xml:space="preserve">color</w:delText>
        </w:r>
      </w:del>
      <w:ins w:id="10218" w:author="Editor (Spelling)" w:date="2026-09-25T09:00:00Z">
        <w:r>
          <w:t xml:space="preserve">colour</w:t>
        </w:r>
      </w:ins>
      <w:r>
        <w:t xml:space="preserve"> of the table. As she was checking</w:t>
      </w:r>
      <w:del w:id="10219" w:author="Editor" w:date="2026-09-25T09:00:00Z">
        <w:r>
          <w:delText xml:space="preserve"> on</w:delText>
        </w:r>
      </w:del>
      <w:r>
        <w:t xml:space="preserve"> the position of the pen, Benedikt’s voice startled her. He was standing right next to her. Her face turned pale as if she </w:t>
      </w:r>
      <w:del w:id="10220" w:author="Editor" w:date="2026-09-25T09:00:00Z">
        <w:r>
          <w:delText xml:space="preserve">was</w:delText>
        </w:r>
      </w:del>
      <w:ins w:id="10221" w:author="Editor" w:date="2026-09-25T09:00:00Z">
        <w:r>
          <w:t xml:space="preserve">had been</w:t>
        </w:r>
      </w:ins>
      <w:r>
        <w:t xml:space="preserve"> caught red-handed.</w:t>
      </w:r>
      <w:commentRangeEnd w:id="295"/>
      <w:r>
        <w:commentReference w:id="295"/>
      </w:r>
    </w:p>
    <w:p w14:paraId="4398C8E6" w14:textId="2FB56853" w:rsidR="00852580" w:rsidRDefault="00852580" w:rsidP="00852580">
      <w:r>
        <w:t>“What is going on?”</w:t>
      </w:r>
    </w:p>
    <w:p w14:paraId="16ECB501" w14:textId="6F36612C" w:rsidR="00852580" w:rsidRDefault="00852580" w:rsidP="00852580">
      <w:pPr>
        <w:rPr>
          <w:del w:id="10222" w:author="Editor" w:date="2026-09-25T09:00:00Z"/>
        </w:rPr>
      </w:pPr>
      <w:del w:id="10223" w:author="Editor" w:date="2026-09-25T09:00:00Z">
        <w:r>
          <w:delText xml:space="preserve">His voice had a clear reflection of inquisitiveness.</w:delText>
        </w:r>
      </w:del>
    </w:p>
    <w:p w14:paraId="274ED053" w14:textId="519B4C34" w:rsidR="00852580" w:rsidRDefault="00852580" w:rsidP="00852580">
      <w:r>
        <w:t xml:space="preserve">With every passing moment, Sanchez was becoming more fidgety, as if she had fallen into an abyss. Before she could </w:t>
      </w:r>
      <w:del w:id="10224" w:author="Editor" w:date="2026-09-25T09:00:00Z">
        <w:r>
          <w:delText xml:space="preserve">assimilate</w:delText>
        </w:r>
      </w:del>
      <w:ins w:id="10225" w:author="Editor" w:date="2026-09-25T09:00:00Z">
        <w:r>
          <w:t xml:space="preserve">collect</w:t>
        </w:r>
      </w:ins>
      <w:r>
        <w:t xml:space="preserve"> her thoughts, he continued</w:t>
      </w:r>
      <w:del w:id="10226" w:author="Editor" w:date="2026-09-25T09:00:00Z">
        <w:r>
          <w:delText xml:space="preserve"> further</w:delText>
        </w:r>
      </w:del>
      <w:r>
        <w:t xml:space="preserve">, “I have some work for you</w:t>
      </w:r>
      <w:del w:id="10227" w:author="Editor" w:date="2026-09-25T09:00:00Z">
        <w:r>
          <w:delText xml:space="preserve">, are</w:delText>
        </w:r>
      </w:del>
      <w:ins w:id="10228" w:author="Editor" w:date="2026-09-25T09:00:00Z">
        <w:r>
          <w:t xml:space="preserve">. Are</w:t>
        </w:r>
      </w:ins>
      <w:r>
        <w:t xml:space="preserve"> you done checking things here?”</w:t>
      </w:r>
    </w:p>
    <w:p w14:paraId="700E7DED" w14:textId="2B59A11D" w:rsidR="00852580" w:rsidRDefault="00852580" w:rsidP="00852580">
      <w:r>
        <w:t xml:space="preserve">Those words fell on her ears like blessings. Though she was relieved​, she </w:t>
      </w:r>
      <w:del w:id="10229" w:author="Editor (Spelling)" w:date="2026-09-25T09:00:00Z">
        <w:r>
          <w:delText xml:space="preserve">realized</w:delText>
        </w:r>
      </w:del>
      <w:ins w:id="10230" w:author="Editor (Spelling)" w:date="2026-09-25T09:00:00Z">
        <w:r>
          <w:t xml:space="preserve">realised</w:t>
        </w:r>
      </w:ins>
      <w:r>
        <w:t xml:space="preserve">​ her flustered state might put her back in danger.</w:t>
      </w:r>
    </w:p>
    <w:p w14:paraId="1EC302B0" w14:textId="383274C3" w:rsidR="00852580" w:rsidRDefault="00852580" w:rsidP="00852580">
      <w:r>
        <w:t xml:space="preserve">“Everything is fine. I </w:t>
      </w:r>
      <w:del w:id="10231" w:author="Editor" w:date="2026-09-25T09:00:00Z">
        <w:r>
          <w:delText xml:space="preserve">finished doing</w:delText>
        </w:r>
      </w:del>
      <w:ins w:id="10232" w:author="Editor" w:date="2026-09-25T09:00:00Z">
        <w:r>
          <w:t xml:space="preserve">have done</w:t>
        </w:r>
      </w:ins>
      <w:r>
        <w:t xml:space="preserve"> a thorough check</w:t>
      </w:r>
      <w:del w:id="10233" w:author="Editor" w:date="2026-09-25T09:00:00Z">
        <w:r>
          <w:delText xml:space="preserve">.” She</w:delText>
        </w:r>
      </w:del>
      <w:ins w:id="10234" w:author="Editor" w:date="2026-09-25T09:00:00Z">
        <w:r>
          <w:t xml:space="preserve">,” she</w:t>
        </w:r>
      </w:ins>
      <w:r>
        <w:t xml:space="preserve"> blurted</w:t>
      </w:r>
      <w:del w:id="10235" w:author="Editor" w:date="2026-09-25T09:00:00Z">
        <w:r>
          <w:delText xml:space="preserve"> in a hurried tone</w:delText>
        </w:r>
      </w:del>
      <w:r>
        <w:t xml:space="preserve">.</w:t>
      </w:r>
    </w:p>
    <w:p w14:paraId="672979F7" w14:textId="6318CE5B" w:rsidR="00852580" w:rsidRDefault="00852580" w:rsidP="00852580">
      <w:r>
        <w:t xml:space="preserve">“Good. Let us head back to the office. I need some help</w:t>
      </w:r>
      <w:del w:id="10236" w:author="Editor" w:date="2026-09-25T09:00:00Z">
        <w:r>
          <w:delText xml:space="preserve">,” and he</w:delText>
        </w:r>
      </w:del>
      <w:ins w:id="10237" w:author="Editor" w:date="2026-09-25T09:00:00Z">
        <w:r>
          <w:t xml:space="preserve">.” He</w:t>
        </w:r>
      </w:ins>
      <w:r>
        <w:t xml:space="preserve"> left the room promptly.</w:t>
      </w:r>
    </w:p>
    <w:p w14:paraId="65984745" w14:textId="6DB24952" w:rsidR="00177AC5" w:rsidRDefault="00852580" w:rsidP="00852580">
      <w:r>
        <w:t xml:space="preserve">Sanchez was drenched in sweat. Fortunately, the conference room light was dimmed, which worked to her advantage. She headed to the restroom, washed her face and went straight to the office. As she was </w:t>
      </w:r>
      <w:del w:id="10238" w:author="Editor" w:date="2026-09-25T09:00:00Z">
        <w:r>
          <w:delText xml:space="preserve">sauntering</w:delText>
        </w:r>
      </w:del>
      <w:ins w:id="10239" w:author="Editor" w:date="2026-09-25T09:00:00Z">
        <w:r>
          <w:t xml:space="preserve">making</w:t>
        </w:r>
      </w:ins>
      <w:r>
        <w:t xml:space="preserve"> her way back</w:t>
      </w:r>
      <w:ins w:id="10240" w:author="Editor" w:date="2026-09-25T09:00:00Z">
        <w:r>
          <w:t xml:space="preserve">,</w:t>
        </w:r>
      </w:ins>
      <w:r>
        <w:t xml:space="preserve"> only one concern crowded her mind, how </w:t>
      </w:r>
      <w:ins w:id="10241" w:author="Editor" w:date="2026-09-25T09:00:00Z">
        <w:r>
          <w:t xml:space="preserve">she </w:t>
        </w:r>
      </w:ins>
      <w:r>
        <w:t xml:space="preserve">would</w:t>
      </w:r>
      <w:del w:id="10242" w:author="Editor" w:date="2026-09-25T09:00:00Z">
        <w:r>
          <w:delText xml:space="preserve"> she</w:delText>
        </w:r>
      </w:del>
      <w:r>
        <w:t xml:space="preserve"> get access to the room before the meeting. In the entire hullabaloo, she forgot to​ turn the recorder on.</w:t>
      </w:r>
      <w:r>
        <w:br w:type="page"/>
      </w:r>
    </w:p>
    <w:p w14:paraId="1E19106A" w14:textId="41BC0854" w:rsidR="0099592B" w:rsidRPr="00177AC5" w:rsidRDefault="0099592B" w:rsidP="00F56514">
      <w:pPr>
        <w:outlineLvl w:val="0"/>
        <w:rPr>
          <w:b/>
        </w:rPr>
      </w:pPr>
      <w:r>
        <w:rPr>
          <w:b/>
        </w:rPr>
        <w:lastRenderedPageBreak/>
        <w:t>Chapter 59</w:t>
      </w:r>
    </w:p>
    <w:p w14:paraId="45194741" w14:textId="77777777" w:rsidR="0099592B" w:rsidRPr="00177AC5" w:rsidRDefault="0099592B" w:rsidP="0099592B">
      <w:pPr>
        <w:rPr>
          <w:b/>
        </w:rPr>
      </w:pPr>
      <w:r>
        <w:rPr>
          <w:b/>
        </w:rPr>
        <w:t>8:30 AM 22nd April 2014, Tallinn, Estonia</w:t>
      </w:r>
    </w:p>
    <w:p w14:paraId="17580457" w14:textId="1EA38B43" w:rsidR="0085770D" w:rsidRDefault="0085770D" w:rsidP="0099592B">
      <w:r>
        <w:t xml:space="preserve">Benedikt was furious. He couldn’t come to terms with his incredulous </w:t>
      </w:r>
      <w:del w:id="10243" w:author="Editor" w:date="2026-09-25T09:00:00Z">
        <w:r>
          <w:delText xml:space="preserve">gasping</w:delText>
        </w:r>
      </w:del>
      <w:ins w:id="10244" w:author="Editor" w:date="2026-09-25T09:00:00Z">
        <w:r>
          <w:t xml:space="preserve">gasp</w:t>
        </w:r>
      </w:ins>
      <w:r>
        <w:t xml:space="preserve"> when Sanchez flashed the photograph. Sure, it was shocking enough to find </w:t>
      </w:r>
      <w:ins w:id="10245" w:author="Editor" w:date="2026-09-25T09:00:00Z">
        <w:r>
          <w:t xml:space="preserve">out </w:t>
        </w:r>
      </w:ins>
      <w:r>
        <w:t xml:space="preserve">who her father was, but the fact that he </w:t>
      </w:r>
      <w:ins w:id="10246" w:author="Editor" w:date="2026-09-25T09:00:00Z">
        <w:r>
          <w:t xml:space="preserve">had </w:t>
        </w:r>
      </w:ins>
      <w:r>
        <w:t xml:space="preserve">exposed his vulnerable side to her made him </w:t>
      </w:r>
      <w:del w:id="10247" w:author="Editor" w:date="2026-09-25T09:00:00Z">
        <w:r>
          <w:delText xml:space="preserve">delirious</w:delText>
        </w:r>
      </w:del>
      <w:ins w:id="10248" w:author="Editor" w:date="2026-09-25T09:00:00Z">
        <w:r>
          <w:t xml:space="preserve">frantic</w:t>
        </w:r>
      </w:ins>
      <w:r>
        <w:t xml:space="preserve">. For him, it remained an unpardonable </w:t>
      </w:r>
      <w:del w:id="10249" w:author="Editor (Spelling)" w:date="2026-09-25T09:00:00Z">
        <w:r>
          <w:delText xml:space="preserve">offense</w:delText>
        </w:r>
      </w:del>
      <w:ins w:id="10250" w:author="Editor (Spelling)" w:date="2026-09-25T09:00:00Z">
        <w:r>
          <w:t xml:space="preserve">offence</w:t>
        </w:r>
      </w:ins>
      <w:del w:id="10251" w:author="Editor" w:date="2026-09-25T09:00:00Z">
        <w:r>
          <w:delText xml:space="preserve"> and despite several</w:delText>
        </w:r>
      </w:del>
      <w:ins w:id="10252" w:author="Editor" w:date="2026-09-25T09:00:00Z">
        <w:r>
          <w:t xml:space="preserve">, and all his</w:t>
        </w:r>
      </w:ins>
      <w:r>
        <w:t xml:space="preserve"> attempts to </w:t>
      </w:r>
      <w:del w:id="10253" w:author="Editor" w:date="2026-09-25T09:00:00Z">
        <w:r>
          <w:delText xml:space="preserve">deviate</w:delText>
        </w:r>
      </w:del>
      <w:ins w:id="10254" w:author="Editor" w:date="2026-09-25T09:00:00Z">
        <w:r>
          <w:t xml:space="preserve">divert</w:t>
        </w:r>
      </w:ins>
      <w:r>
        <w:t xml:space="preserve"> his mind from </w:t>
      </w:r>
      <w:del w:id="10255" w:author="Editor" w:date="2026-09-25T09:00:00Z">
        <w:r>
          <w:delText xml:space="preserve">recalling </w:delText>
        </w:r>
      </w:del>
      <w:r>
        <w:t xml:space="preserve">the unfortunate proceedings</w:t>
      </w:r>
      <w:del w:id="10256" w:author="Editor" w:date="2026-09-25T09:00:00Z">
        <w:r>
          <w:delText xml:space="preserve">, he</w:delText>
        </w:r>
      </w:del>
      <w:r>
        <w:t xml:space="preserve"> failed miserably. Though deep down he was aware he had recovered from the situation, he wasn’t naïve</w:t>
      </w:r>
      <w:ins w:id="10257" w:author="Editor" w:date="2026-09-25T09:00:00Z">
        <w:r>
          <w:t xml:space="preserve"> enough</w:t>
        </w:r>
      </w:ins>
      <w:r>
        <w:t xml:space="preserve"> to ignore the perfect storm brewing inside Sanchez’s mind. And he knew sooner or later it would explode on him. To </w:t>
      </w:r>
      <w:del w:id="10258" w:author="Editor" w:date="2026-09-25T09:00:00Z">
        <w:r>
          <w:delText xml:space="preserve">arrest</w:delText>
        </w:r>
      </w:del>
      <w:ins w:id="10259" w:author="Editor" w:date="2026-09-25T09:00:00Z">
        <w:r>
          <w:t xml:space="preserve">stop</w:t>
        </w:r>
      </w:ins>
      <w:r>
        <w:t xml:space="preserve"> the situation from </w:t>
      </w:r>
      <w:ins w:id="10260" w:author="Editor" w:date="2026-09-25T09:00:00Z">
        <w:r>
          <w:t xml:space="preserve">deteriorating </w:t>
        </w:r>
      </w:ins>
      <w:r>
        <w:t xml:space="preserve">further</w:t>
      </w:r>
      <w:del w:id="10261" w:author="Editor" w:date="2026-09-25T09:00:00Z">
        <w:r>
          <w:delText xml:space="preserve"> deteriorating</w:delText>
        </w:r>
      </w:del>
      <w:r>
        <w:t xml:space="preserve">, he </w:t>
      </w:r>
      <w:ins w:id="10262" w:author="Editor" w:date="2026-09-25T09:00:00Z">
        <w:r>
          <w:t xml:space="preserve">had </w:t>
        </w:r>
      </w:ins>
      <w:r>
        <w:t xml:space="preserve">tried making</w:t>
      </w:r>
      <w:ins w:id="10263" w:author="Editor" w:date="2026-09-25T09:00:00Z">
        <w:r>
          <w:t xml:space="preserve"> a</w:t>
        </w:r>
      </w:ins>
      <w:r>
        <w:t xml:space="preserve"> few calls but got nothing concrete to help him frame his strategy towards tracing Sanchez’s father.</w:t>
      </w:r>
    </w:p>
    <w:p w14:paraId="2CEB7E65" w14:textId="77777777" w:rsidR="0085770D" w:rsidRDefault="0085770D" w:rsidP="0099592B">
      <w:commentRangeStart w:id="296"/>
      <w:r>
        <w:t xml:space="preserve">His meeting was in a few hours and he had many unfinished jobs to complete </w:t>
      </w:r>
      <w:del w:id="10264" w:author="Editor" w:date="2026-09-25T09:00:00Z">
        <w:r>
          <w:delText xml:space="preserve">for making</w:delText>
        </w:r>
      </w:del>
      <w:ins w:id="10265" w:author="Editor" w:date="2026-09-25T09:00:00Z">
        <w:r>
          <w:t xml:space="preserve">to make</w:t>
        </w:r>
      </w:ins>
      <w:r>
        <w:t xml:space="preserve"> it a success. Knowing he couldn’t afford to muddle it, he forced his attention back to work. He was not too long into it when he saw Sanchez walking back into the office.</w:t>
        <w:br/>
        <w:t xml:space="preserve">He was </w:t>
      </w:r>
      <w:ins w:id="10266" w:author="Editor" w:date="2026-09-25T09:00:00Z">
        <w:r>
          <w:t xml:space="preserve">a </w:t>
        </w:r>
      </w:ins>
      <w:r>
        <w:t xml:space="preserve">tad impatient, and to avoid exposing </w:t>
      </w:r>
      <w:del w:id="10267" w:author="Editor" w:date="2026-09-25T09:00:00Z">
        <w:r>
          <w:delText xml:space="preserve">the</w:delText>
        </w:r>
      </w:del>
      <w:ins w:id="10268" w:author="Editor" w:date="2026-09-25T09:00:00Z">
        <w:r>
          <w:t xml:space="preserve">his</w:t>
        </w:r>
      </w:ins>
      <w:r>
        <w:t xml:space="preserve"> nervousness</w:t>
      </w:r>
      <w:del w:id="10269" w:author="Editor" w:date="2026-09-25T09:00:00Z">
        <w:r>
          <w:delText xml:space="preserve"> he blurted</w:delText>
        </w:r>
      </w:del>
      <w:ins w:id="10270" w:author="Editor" w:date="2026-09-25T09:00:00Z">
        <w:r>
          <w:t xml:space="preserve">, he said</w:t>
        </w:r>
      </w:ins>
      <w:r>
        <w:t xml:space="preserve">, “I need some help</w:t>
      </w:r>
      <w:del w:id="10271" w:author="Editor" w:date="2026-09-25T09:00:00Z">
        <w:r>
          <w:delText xml:space="preserve">, can</w:delText>
        </w:r>
      </w:del>
      <w:ins w:id="10272" w:author="Editor" w:date="2026-09-25T09:00:00Z">
        <w:r>
          <w:t xml:space="preserve">. Can</w:t>
        </w:r>
      </w:ins>
      <w:r>
        <w:t xml:space="preserve"> you help </w:t>
      </w:r>
      <w:del w:id="10273" w:author="Editor" w:date="2026-09-25T09:00:00Z">
        <w:r>
          <w:delText xml:space="preserve">tallying</w:delText>
        </w:r>
      </w:del>
      <w:ins w:id="10274" w:author="Editor" w:date="2026-09-25T09:00:00Z">
        <w:r>
          <w:t xml:space="preserve">me tally a</w:t>
        </w:r>
      </w:ins>
      <w:r>
        <w:t xml:space="preserve"> few accounts for my meeting today?”</w:t>
      </w:r>
      <w:commentRangeEnd w:id="296"/>
      <w:r>
        <w:commentReference w:id="296"/>
      </w:r>
    </w:p>
    <w:p w14:paraId="03AD5C40" w14:textId="77777777" w:rsidR="0085770D" w:rsidRDefault="0085770D" w:rsidP="0099592B">
      <w:r>
        <w:t xml:space="preserve">“Sure, no problem. I am good </w:t>
      </w:r>
      <w:del w:id="10275" w:author="Editor" w:date="2026-09-25T09:00:00Z">
        <w:r>
          <w:delText xml:space="preserve">in</w:delText>
        </w:r>
      </w:del>
      <w:ins w:id="10276" w:author="Editor" w:date="2026-09-25T09:00:00Z">
        <w:r>
          <w:t xml:space="preserve">at</w:t>
        </w:r>
      </w:ins>
      <w:r>
        <w:t xml:space="preserve"> accounting.” And she grabbed the file from his </w:t>
      </w:r>
      <w:del w:id="10277" w:author="Editor" w:date="2026-09-25T09:00:00Z">
        <w:r>
          <w:delText xml:space="preserve">stretched</w:delText>
        </w:r>
      </w:del>
      <w:ins w:id="10278" w:author="Editor" w:date="2026-09-25T09:00:00Z">
        <w:r>
          <w:t xml:space="preserve">outstretched</w:t>
        </w:r>
      </w:ins>
      <w:r>
        <w:t xml:space="preserve"> hands.</w:t>
      </w:r>
    </w:p>
    <w:p w14:paraId="24200580" w14:textId="6F6C29D3" w:rsidR="0085770D" w:rsidRDefault="0085770D" w:rsidP="0099592B">
      <w:commentRangeStart w:id="297"/>
      <w:r>
        <w:t xml:space="preserve">She couldn’t believe </w:t>
      </w:r>
      <w:del w:id="10279" w:author="Editor" w:date="2026-09-25T09:00:00Z">
        <w:r>
          <w:delText xml:space="preserve">getting</w:delText>
        </w:r>
      </w:del>
      <w:ins w:id="10280" w:author="Editor" w:date="2026-09-25T09:00:00Z">
        <w:r>
          <w:t xml:space="preserve">she had got</w:t>
        </w:r>
      </w:ins>
      <w:r>
        <w:t xml:space="preserve"> her hands on the file she </w:t>
      </w:r>
      <w:del w:id="10281" w:author="Editor" w:date="2026-09-25T09:00:00Z">
        <w:r>
          <w:delText xml:space="preserve">was</w:delText>
        </w:r>
      </w:del>
      <w:ins w:id="10282" w:author="Editor" w:date="2026-09-25T09:00:00Z">
        <w:r>
          <w:t xml:space="preserve">had been</w:t>
        </w:r>
      </w:ins>
      <w:r>
        <w:t xml:space="preserve"> eyeing</w:t>
      </w:r>
      <w:del w:id="10283" w:author="Editor" w:date="2026-09-25T09:00:00Z">
        <w:r>
          <w:delText xml:space="preserve"> for</w:delText>
        </w:r>
      </w:del>
      <w:r>
        <w:t xml:space="preserve"> since morning. “Maybe he was inadvertently keeping it away from me</w:t>
      </w:r>
      <w:del w:id="10284" w:author="Editor" w:date="2026-09-25T09:00:00Z">
        <w:r>
          <w:delText xml:space="preserve">”,</w:delText>
        </w:r>
      </w:del>
      <w:ins w:id="10285" w:author="Editor" w:date="2026-09-25T09:00:00Z">
        <w:r>
          <w:t xml:space="preserve">,”</w:t>
        </w:r>
      </w:ins>
      <w:r>
        <w:t xml:space="preserve"> she concluded as she settled </w:t>
      </w:r>
      <w:del w:id="10286" w:author="Editor" w:date="2026-09-25T09:00:00Z">
        <w:r>
          <w:delText xml:space="preserve">on</w:delText>
        </w:r>
      </w:del>
      <w:ins w:id="10287" w:author="Editor" w:date="2026-09-25T09:00:00Z">
        <w:r>
          <w:t xml:space="preserve">at</w:t>
        </w:r>
      </w:ins>
      <w:r>
        <w:t xml:space="preserve"> the desk to work on it.</w:t>
        <w:br/>
        <w:t xml:space="preserve">She opened the file and started flipping through it, and what she found left her agape. The information was </w:t>
      </w:r>
      <w:del w:id="10288" w:author="Editor" w:date="2026-09-25T09:00:00Z">
        <w:r>
          <w:delText xml:space="preserve">irrefutably apposite</w:delText>
        </w:r>
      </w:del>
      <w:ins w:id="10289" w:author="Editor" w:date="2026-09-25T09:00:00Z">
        <w:r>
          <w:t xml:space="preserve">irrefutable</w:t>
        </w:r>
      </w:ins>
      <w:r>
        <w:t xml:space="preserve">. She knew right at that moment that the file could be used against </w:t>
      </w:r>
      <w:del w:id="10290" w:author="Editor" w:date="2026-09-25T09:00:00Z">
        <w:r>
          <w:delText xml:space="preserve">TransPacific’s in the</w:delText>
        </w:r>
      </w:del>
      <w:ins w:id="10291" w:author="Editor" w:date="2026-09-25T09:00:00Z">
        <w:r>
          <w:t xml:space="preserve">TransPacific in a</w:t>
        </w:r>
      </w:ins>
      <w:r>
        <w:t xml:space="preserve"> court of law and</w:t>
      </w:r>
      <w:del w:id="10292" w:author="Editor" w:date="2026-09-25T09:00:00Z">
        <w:r>
          <w:delText xml:space="preserve"> it</w:delText>
        </w:r>
      </w:del>
      <w:r>
        <w:t xml:space="preserve"> could be an excellent source to bring the racket down. She had to get the file out of the room, but with Benedikt sitting next to her, it was almost impossible to execute any plan. She kept brooding for a while but failed to formulate any meaningful strategy. And when she was convinced nothing could be done, she pulled herself back from her spiraling thoughts to focus on her work.</w:t>
        <w:br/>
      </w:r>
      <w:del w:id="10293" w:author="Editor" w:date="2026-09-25T09:00:00Z">
        <w:r>
          <w:delText xml:space="preserve">It was</w:delText>
        </w:r>
      </w:del>
      <w:ins w:id="10294" w:author="Editor" w:date="2026-09-25T09:00:00Z">
        <w:r>
          <w:t xml:space="preserve">She had been at it for</w:t>
        </w:r>
      </w:ins>
      <w:r>
        <w:t xml:space="preserve"> over twenty minutes</w:t>
      </w:r>
      <w:del w:id="10295" w:author="Editor" w:date="2026-09-25T09:00:00Z">
        <w:r>
          <w:delText xml:space="preserve"> she was into it</w:delText>
        </w:r>
      </w:del>
      <w:r>
        <w:t xml:space="preserve"> when Benedikt decided to leave the room to attend a phone call. She was so </w:t>
      </w:r>
      <w:del w:id="10296" w:author="Editor" w:date="2026-09-25T09:00:00Z">
        <w:r>
          <w:delText xml:space="preserve">captivated</w:delText>
        </w:r>
      </w:del>
      <w:ins w:id="10297" w:author="Editor" w:date="2026-09-25T09:00:00Z">
        <w:r>
          <w:t xml:space="preserve">engrossed</w:t>
        </w:r>
      </w:ins>
      <w:r>
        <w:t xml:space="preserve"> in her work that she failed to notice him stepping out. It took her another ten minutes to wrap</w:t>
      </w:r>
      <w:del w:id="10298" w:author="Editor" w:date="2026-09-25T09:00:00Z">
        <w:r>
          <w:delText xml:space="preserve">-</w:delText>
        </w:r>
      </w:del>
      <w:ins w:id="10299" w:author="Editor" w:date="2026-09-25T09:00:00Z">
        <w:r>
          <w:t xml:space="preserve"> </w:t>
        </w:r>
      </w:ins>
      <w:r>
        <w:t xml:space="preserve">up the work, and when she finally took her attention away from the file, Benedikt was nowhere to be seen. For a moment she was </w:t>
      </w:r>
      <w:del w:id="10300" w:author="Editor" w:date="2026-09-25T09:00:00Z">
        <w:r>
          <w:delText xml:space="preserve">disillusioned</w:delText>
        </w:r>
      </w:del>
      <w:ins w:id="10301" w:author="Editor" w:date="2026-09-25T09:00:00Z">
        <w:r>
          <w:t xml:space="preserve">dazed</w:t>
        </w:r>
      </w:ins>
      <w:r>
        <w:t xml:space="preserve">, but as the reality </w:t>
      </w:r>
      <w:del w:id="10302" w:author="Editor" w:date="2026-09-25T09:00:00Z">
        <w:r>
          <w:delText xml:space="preserve">sunk</w:delText>
        </w:r>
      </w:del>
      <w:ins w:id="10303" w:author="Editor" w:date="2026-09-25T09:00:00Z">
        <w:r>
          <w:t xml:space="preserve">sank</w:t>
        </w:r>
      </w:ins>
      <w:r>
        <w:t xml:space="preserve"> in, a frisson of hope swept her being.</w:t>
      </w:r>
      <w:commentRangeEnd w:id="297"/>
      <w:r>
        <w:commentReference w:id="297"/>
      </w:r>
    </w:p>
    <w:p w14:paraId="32CD3A14" w14:textId="540269E8" w:rsidR="0085770D" w:rsidRDefault="0085770D" w:rsidP="0099592B">
      <w:commentRangeStart w:id="298"/>
      <w:r>
        <w:t xml:space="preserve">She took a few deep breaths to calm </w:t>
      </w:r>
      <w:del w:id="10304" w:author="Editor" w:date="2026-09-25T09:00:00Z">
        <w:r>
          <w:delText xml:space="preserve">her stature</w:delText>
        </w:r>
      </w:del>
      <w:ins w:id="10305" w:author="Editor" w:date="2026-09-25T09:00:00Z">
        <w:r>
          <w:t xml:space="preserve">herself</w:t>
        </w:r>
      </w:ins>
      <w:r>
        <w:t xml:space="preserve">. After she had her nerves under control, she gave a hurried </w:t>
      </w:r>
      <w:del w:id="10306" w:author="Editor" w:date="2026-09-25T09:00:00Z">
        <w:r>
          <w:delText xml:space="preserve">gaze to the surroundings, to ensure</w:delText>
        </w:r>
      </w:del>
      <w:ins w:id="10307" w:author="Editor" w:date="2026-09-25T09:00:00Z">
        <w:r>
          <w:t xml:space="preserve">glance around the room to make sure</w:t>
        </w:r>
      </w:ins>
      <w:r>
        <w:t xml:space="preserve"> no one was watching her. Once convinced, she took the camera out of her purse. The camera was a piece of art and was small enough to hide in her </w:t>
      </w:r>
      <w:del w:id="10308" w:author="Editor" w:date="2026-09-25T09:00:00Z">
        <w:r>
          <w:delText xml:space="preserve">hand’s </w:delText>
        </w:r>
      </w:del>
      <w:r>
        <w:t xml:space="preserve">fist. She hastily placed it inside the file, and with extreme caution started taking pictures of the pages.</w:t>
      </w:r>
      <w:commentRangeEnd w:id="298"/>
      <w:r>
        <w:commentReference w:id="298"/>
      </w:r>
    </w:p>
    <w:p w14:paraId="718B101E" w14:textId="7EF6528B" w:rsidR="0085770D" w:rsidRDefault="0085770D" w:rsidP="0099592B">
      <w:r>
        <w:t xml:space="preserve">After she was done taking the last snapshot, she tried rearranging the pages, and in </w:t>
      </w:r>
      <w:del w:id="10309" w:author="Editor" w:date="2026-09-25T09:00:00Z">
        <w:r>
          <w:delText xml:space="preserve">hastiness</w:delText>
        </w:r>
      </w:del>
      <w:ins w:id="10310" w:author="Editor" w:date="2026-09-25T09:00:00Z">
        <w:r>
          <w:t xml:space="preserve">her haste</w:t>
        </w:r>
      </w:ins>
      <w:r>
        <w:t xml:space="preserve">, the file slipped from her hand. She leaned forward to catch it midway, but to her horror, </w:t>
      </w:r>
      <w:del w:id="10311" w:author="Editor" w:date="2026-09-25T09:00:00Z">
        <w:r>
          <w:delText xml:space="preserve">this time </w:delText>
        </w:r>
      </w:del>
      <w:r>
        <w:t xml:space="preserve">she lost </w:t>
      </w:r>
      <w:del w:id="10312" w:author="Editor" w:date="2026-09-25T09:00:00Z">
        <w:r>
          <w:delText xml:space="preserve">the</w:delText>
        </w:r>
      </w:del>
      <w:ins w:id="10313" w:author="Editor" w:date="2026-09-25T09:00:00Z">
        <w:r>
          <w:t xml:space="preserve">her</w:t>
        </w:r>
      </w:ins>
      <w:r>
        <w:t xml:space="preserve"> grip on the camera. Both the camera and the file came crashing to the wooden floor with a thumping sound.  There were scattered pages all around the room.</w:t>
      </w:r>
    </w:p>
    <w:p w14:paraId="6F69832A" w14:textId="66902B8D" w:rsidR="0085770D" w:rsidRDefault="0085770D" w:rsidP="0099592B">
      <w:r>
        <w:t xml:space="preserve">Hearing the noise, Benedikt stepped inside and saw papers all over the floor and </w:t>
      </w:r>
      <w:del w:id="10314" w:author="Editor" w:date="2026-09-25T09:00:00Z">
        <w:r>
          <w:delText xml:space="preserve">he noticed </w:delText>
        </w:r>
      </w:del>
      <w:r>
        <w:t xml:space="preserve">Sanchez hastily trying to put them together.</w:t>
      </w:r>
    </w:p>
    <w:p w14:paraId="5D310BB9" w14:textId="33737558" w:rsidR="0085770D" w:rsidRDefault="0085770D" w:rsidP="0099592B">
      <w:r>
        <w:t xml:space="preserve">Watching Benedikt </w:t>
      </w:r>
      <w:del w:id="10315" w:author="Editor" w:date="2026-09-25T09:00:00Z">
        <w:r>
          <w:delText xml:space="preserve">entering</w:delText>
        </w:r>
      </w:del>
      <w:ins w:id="10316" w:author="Editor" w:date="2026-09-25T09:00:00Z">
        <w:r>
          <w:t xml:space="preserve">enter</w:t>
        </w:r>
      </w:ins>
      <w:r>
        <w:t xml:space="preserve"> the room, </w:t>
      </w:r>
      <w:del w:id="10317" w:author="Editor" w:date="2026-09-25T09:00:00Z">
        <w:r>
          <w:delText xml:space="preserve">her feet turned cold</w:delText>
        </w:r>
      </w:del>
      <w:ins w:id="10318" w:author="Editor" w:date="2026-09-25T09:00:00Z">
        <w:r>
          <w:t xml:space="preserve">she froze</w:t>
        </w:r>
      </w:ins>
      <w:r>
        <w:t xml:space="preserve"> and her mind went numb. All hell broke loose</w:t>
      </w:r>
      <w:del w:id="10319" w:author="Editor" w:date="2026-09-25T09:00:00Z">
        <w:r>
          <w:delText xml:space="preserve">; she</w:delText>
        </w:r>
      </w:del>
      <w:ins w:id="10320" w:author="Editor" w:date="2026-09-25T09:00:00Z">
        <w:r>
          <w:t xml:space="preserve">. She</w:t>
        </w:r>
      </w:ins>
      <w:r>
        <w:t xml:space="preserve"> was flirting in the danger zone of getting caught </w:t>
      </w:r>
      <w:del w:id="10321" w:author="Editor" w:date="2026-09-25T09:00:00Z">
        <w:r>
          <w:delText xml:space="preserve">with her miscreant</w:delText>
        </w:r>
      </w:del>
      <w:ins w:id="10322" w:author="Editor" w:date="2026-09-25T09:00:00Z">
        <w:r>
          <w:t xml:space="preserve">in her misdeed</w:t>
        </w:r>
      </w:ins>
      <w:r>
        <w:t xml:space="preserve">. She recovered quickly from the situation, and before Benedikt could offer any help, she pushed the camera </w:t>
      </w:r>
      <w:del w:id="10323" w:author="Editor" w:date="2026-09-25T09:00:00Z">
        <w:r>
          <w:delText xml:space="preserve">to</w:delText>
        </w:r>
      </w:del>
      <w:ins w:id="10324" w:author="Editor" w:date="2026-09-25T09:00:00Z">
        <w:r>
          <w:t xml:space="preserve">under</w:t>
        </w:r>
      </w:ins>
      <w:r>
        <w:t xml:space="preserve"> a small heap of paper.</w:t>
        <w:br/>
        <w:t xml:space="preserve">Benedikt was still on the phone. He put the phone on hold and enquired, </w:t>
      </w:r>
      <w:del w:id="10325" w:author="Editor (Typography)" w:date="2026-09-25T09:00:00Z">
        <w:r>
          <w:delText xml:space="preserve">"</w:delText>
        </w:r>
      </w:del>
      <w:ins w:id="10326" w:author="Editor (Typography)" w:date="2026-09-25T09:00:00Z">
        <w:r>
          <w:t xml:space="preserve">“</w:t>
        </w:r>
      </w:ins>
      <w:r>
        <w:t xml:space="preserve">Is everything ok?</w:t>
      </w:r>
      <w:del w:id="10327" w:author="Editor (Typography)" w:date="2026-09-25T09:00:00Z">
        <w:r>
          <w:delText xml:space="preserve">"</w:delText>
        </w:r>
      </w:del>
      <w:ins w:id="10328" w:author="Editor (Typography)" w:date="2026-09-25T09:00:00Z">
        <w:r>
          <w:t xml:space="preserve">”</w:t>
        </w:r>
      </w:ins>
    </w:p>
    <w:p>
      <w:pPr>
        <w:rPr>
          <w:ins w:id="10336" w:author="Editor" w:date="2026-09-25T09:00:00Z"/>
        </w:rPr>
      </w:pPr>
      <w:r>
        <w:t xml:space="preserve">She tried hard to conceal her anxiety</w:t>
      </w:r>
      <w:del w:id="10329" w:author="Editor" w:date="2026-09-25T09:00:00Z">
        <w:r>
          <w:delText xml:space="preserve">, and with a nervous outlook</w:delText>
        </w:r>
      </w:del>
      <w:ins w:id="10330" w:author="Editor" w:date="2026-09-25T09:00:00Z">
        <w:r>
          <w:t xml:space="preserve"> and</w:t>
        </w:r>
      </w:ins>
      <w:r>
        <w:t xml:space="preserve"> blurted, </w:t>
      </w:r>
      <w:del w:id="10331" w:author="Editor (Typography)" w:date="2026-09-25T09:00:00Z">
        <w:r>
          <w:delText xml:space="preserve">"</w:delText>
        </w:r>
      </w:del>
      <w:ins w:id="10332" w:author="Editor (Typography)" w:date="2026-09-25T09:00:00Z">
        <w:r>
          <w:t xml:space="preserve">“</w:t>
        </w:r>
      </w:ins>
      <w:r>
        <w:t xml:space="preserve">I accidentally dropped the file. I am sorry.</w:t>
      </w:r>
      <w:del w:id="10333" w:author="Editor (Typography)" w:date="2026-09-25T09:00:00Z">
        <w:r>
          <w:delText xml:space="preserve">"</w:delText>
        </w:r>
      </w:del>
      <w:ins w:id="10334" w:author="Editor (Typography)" w:date="2026-09-25T09:00:00Z">
        <w:r>
          <w:t xml:space="preserve">”</w:t>
        </w:r>
      </w:ins>
      <w:del w:id="10335" w:author="Editor" w:date="2026-09-25T09:00:00Z">
        <w:r>
          <w:br/>
        </w:r>
      </w:del>
    </w:p>
    <w:p w14:paraId="1E8A90C1" w14:textId="0B692EB2" w:rsidR="0085770D" w:rsidRDefault="0085770D" w:rsidP="0099592B">
      <w:del w:id="10337" w:author="Editor (Typography)" w:date="2026-09-25T09:00:00Z">
        <w:r>
          <w:delText xml:space="preserve">"</w:delText>
        </w:r>
      </w:del>
      <w:ins w:id="10338" w:author="Editor (Typography)" w:date="2026-09-25T09:00:00Z">
        <w:r>
          <w:t xml:space="preserve">“</w:t>
        </w:r>
      </w:ins>
      <w:r>
        <w:t xml:space="preserve">Let me help you</w:t>
      </w:r>
      <w:del w:id="10339" w:author="Editor" w:date="2026-09-25T09:00:00Z">
        <w:r>
          <w:delText xml:space="preserve">" and he</w:delText>
        </w:r>
      </w:del>
      <w:ins w:id="10340" w:author="Editor" w:date="2026-09-25T09:00:00Z">
        <w:r>
          <w:t xml:space="preserve">.” He</w:t>
        </w:r>
      </w:ins>
      <w:r>
        <w:t xml:space="preserve"> bent down to collect the dispersed papers.</w:t>
        <w:br/>
        <w:t xml:space="preserve">It was happening too fast</w:t>
      </w:r>
      <w:ins w:id="10341" w:author="Editor" w:date="2026-09-25T09:00:00Z">
        <w:r>
          <w:t xml:space="preserve">,</w:t>
        </w:r>
      </w:ins>
      <w:r>
        <w:t xml:space="preserve"> too soon. Benedikt was approaching the stack of papers where the camera was stashed</w:t>
      </w:r>
      <w:del w:id="10342" w:author="Editor" w:date="2026-09-25T09:00:00Z">
        <w:r>
          <w:delText xml:space="preserve"> in</w:delText>
        </w:r>
      </w:del>
      <w:r>
        <w:t xml:space="preserve">. Not sure what to do next, she swept other scattered papers towards the stack</w:t>
      </w:r>
      <w:del w:id="10343" w:author="Editor" w:date="2026-09-25T09:00:00Z">
        <w:r>
          <w:delText xml:space="preserve"> where the camera was hidden</w:delText>
        </w:r>
      </w:del>
      <w:r>
        <w:t xml:space="preserve">.</w:t>
      </w:r>
    </w:p>
    <w:p w14:paraId="11A21B0F" w14:textId="77777777" w:rsidR="0085770D" w:rsidRDefault="0085770D" w:rsidP="0099592B">
      <w:commentRangeStart w:id="299"/>
      <w:r>
        <w:t xml:space="preserve">Benedikt collected his share, put it on top of Sanchez’s pile, and before she could react, he balanced the phone between his ear and shoulder and lifted the entire stack to place </w:t>
      </w:r>
      <w:del w:id="10344" w:author="Editor" w:date="2026-09-25T09:00:00Z">
        <w:r>
          <w:delText xml:space="preserve">in</w:delText>
        </w:r>
      </w:del>
      <w:ins w:id="10345" w:author="Editor" w:date="2026-09-25T09:00:00Z">
        <w:r>
          <w:t xml:space="preserve">it</w:t>
        </w:r>
      </w:ins>
      <w:r>
        <w:t xml:space="preserve"> on the table. As luck would have it, the camera slid through the pile and </w:t>
      </w:r>
      <w:del w:id="10346" w:author="Editor" w:date="2026-09-25T09:00:00Z">
        <w:r>
          <w:delText xml:space="preserve">went rushing</w:delText>
        </w:r>
      </w:del>
      <w:ins w:id="10347" w:author="Editor" w:date="2026-09-25T09:00:00Z">
        <w:r>
          <w:t xml:space="preserve">fell</w:t>
        </w:r>
      </w:ins>
      <w:r>
        <w:t xml:space="preserve"> to the floor. Benedikt saw the device flying out. He stretched his hand to grab it</w:t>
      </w:r>
      <w:del w:id="10348" w:author="Editor" w:date="2026-09-25T09:00:00Z">
        <w:r>
          <w:delText xml:space="preserve"> from falling</w:delText>
        </w:r>
      </w:del>
      <w:ins w:id="10349" w:author="Editor" w:date="2026-09-25T09:00:00Z">
        <w:r>
          <w:t xml:space="preserve">,</w:t>
        </w:r>
      </w:ins>
      <w:r>
        <w:t xml:space="preserve"> and in that act</w:t>
      </w:r>
      <w:del w:id="10350" w:author="Editor" w:date="2026-09-25T09:00:00Z">
        <w:r>
          <w:delText xml:space="preserve">,</w:delText>
        </w:r>
      </w:del>
      <w:r>
        <w:t xml:space="preserve"> the phone slipped from his shoulder</w:t>
      </w:r>
      <w:del w:id="10351" w:author="Editor" w:date="2026-09-25T09:00:00Z">
        <w:r>
          <w:delText xml:space="preserve"> grip</w:delText>
        </w:r>
      </w:del>
      <w:r>
        <w:t xml:space="preserve"> and crashed on the floor.</w:t>
        <w:br/>
        <w:t xml:space="preserve">Benedikt’s entire attention </w:t>
      </w:r>
      <w:del w:id="10352" w:author="Editor" w:date="2026-09-25T09:00:00Z">
        <w:r>
          <w:delText xml:space="preserve">got</w:delText>
        </w:r>
      </w:del>
      <w:ins w:id="10353" w:author="Editor" w:date="2026-09-25T09:00:00Z">
        <w:r>
          <w:t xml:space="preserve">was</w:t>
        </w:r>
      </w:ins>
      <w:r>
        <w:t xml:space="preserve"> diverted </w:t>
      </w:r>
      <w:del w:id="10354" w:author="Editor" w:date="2026-09-25T09:00:00Z">
        <w:r>
          <w:delText xml:space="preserve">towards</w:delText>
        </w:r>
      </w:del>
      <w:ins w:id="10355" w:author="Editor" w:date="2026-09-25T09:00:00Z">
        <w:r>
          <w:t xml:space="preserve">to</w:t>
        </w:r>
      </w:ins>
      <w:r>
        <w:t xml:space="preserve"> the phone. Taking advantage of the situation, like a hawk stooping towards its prey</w:t>
      </w:r>
      <w:ins w:id="10356" w:author="Editor" w:date="2026-09-25T09:00:00Z">
        <w:r>
          <w:t xml:space="preserve">,</w:t>
        </w:r>
      </w:ins>
      <w:r>
        <w:t xml:space="preserve"> she leaped towards the camera. She promptly </w:t>
      </w:r>
      <w:del w:id="10357" w:author="Editor" w:date="2026-09-25T09:00:00Z">
        <w:r>
          <w:delText xml:space="preserve">lifted it and rushed</w:delText>
        </w:r>
      </w:del>
      <w:ins w:id="10358" w:author="Editor" w:date="2026-09-25T09:00:00Z">
        <w:r>
          <w:t xml:space="preserve">picked it up and pushed</w:t>
        </w:r>
      </w:ins>
      <w:r>
        <w:t xml:space="preserve"> it into her jeans pocket. Benedikt was too immersed in checking</w:t>
      </w:r>
      <w:del w:id="10359" w:author="Editor" w:date="2026-09-25T09:00:00Z">
        <w:r>
          <w:delText xml:space="preserve"> the functioning of</w:delText>
        </w:r>
      </w:del>
      <w:r>
        <w:t xml:space="preserve"> the phone. Once he found it working, he stepped out of the room to continue with his conversation. Sanchez </w:t>
      </w:r>
      <w:ins w:id="10360" w:author="Editor" w:date="2026-09-25T09:00:00Z">
        <w:r>
          <w:t xml:space="preserve">had </w:t>
        </w:r>
      </w:ins>
      <w:r>
        <w:t xml:space="preserve">narrowly escaped</w:t>
      </w:r>
      <w:del w:id="10361" w:author="Editor" w:date="2026-09-25T09:00:00Z">
        <w:r>
          <w:delText xml:space="preserve"> from</w:delText>
        </w:r>
      </w:del>
      <w:r>
        <w:t xml:space="preserve"> a disastrous mishap</w:t>
      </w:r>
      <w:del w:id="10362" w:author="Editor" w:date="2026-09-25T09:00:00Z">
        <w:r>
          <w:delText xml:space="preserve">. She was relieved seeing Benedikt leaving the room</w:delText>
        </w:r>
      </w:del>
      <w:r>
        <w:t xml:space="preserve">.  Perspiration covered her from head to toe, and she knew she wouldn’t have survived if Benedikt had got hold of the camera. </w:t>
      </w:r>
      <w:commentRangeEnd w:id="299"/>
      <w:r>
        <w:commentReference w:id="299"/>
      </w:r>
    </w:p>
    <w:p w14:paraId="682ECA67" w14:textId="35AF8B3B" w:rsidR="0099592B" w:rsidRDefault="0085770D" w:rsidP="0099592B">
      <w:r>
        <w:t xml:space="preserve">After she regained her senses, she arranged the file neatly on the table, rechecked her work, and put her final report on the table for review. Her only hope was </w:t>
      </w:r>
      <w:ins w:id="10363" w:author="Editor" w:date="2026-09-25T09:00:00Z">
        <w:r>
          <w:t xml:space="preserve">that </w:t>
        </w:r>
      </w:ins>
      <w:r>
        <w:t xml:space="preserve">Benedikt would have forgotten about the strange</w:t>
      </w:r>
      <w:del w:id="10364" w:author="Editor" w:date="2026-09-25T09:00:00Z">
        <w:r>
          <w:delText xml:space="preserve"> </w:delText>
        </w:r>
      </w:del>
      <w:ins w:id="10365" w:author="Editor" w:date="2026-09-25T09:00:00Z">
        <w:r>
          <w:t xml:space="preserve">-</w:t>
        </w:r>
      </w:ins>
      <w:r>
        <w:t xml:space="preserve">looking device, and there would be no questions raised about its existence in the future.</w:t>
      </w:r>
    </w:p>
    <w:p w14:paraId="6617C3FB" w14:textId="77777777" w:rsidR="0099592B" w:rsidRDefault="0099592B" w:rsidP="0099592B">
      <w:r>
        <w:t> </w:t>
      </w:r>
    </w:p>
    <w:p w14:paraId="38C669F9" w14:textId="77777777" w:rsidR="0099592B" w:rsidRDefault="0099592B" w:rsidP="0099592B"/>
    <w:p w14:paraId="6A9F83B1" w14:textId="77777777" w:rsidR="00177AC5" w:rsidRDefault="00177AC5">
      <w:pPr>
        <w:spacing w:line="259" w:lineRule="auto"/>
        <w:jc w:val="left"/>
      </w:pPr>
      <w:r>
        <w:br w:type="page"/>
      </w:r>
    </w:p>
    <w:p w14:paraId="2EDC3D9D" w14:textId="0783E973" w:rsidR="0099592B" w:rsidRPr="00177AC5" w:rsidRDefault="0099592B" w:rsidP="00F56514">
      <w:pPr>
        <w:outlineLvl w:val="0"/>
        <w:rPr>
          <w:b/>
        </w:rPr>
      </w:pPr>
      <w:r>
        <w:rPr>
          <w:b/>
        </w:rPr>
        <w:lastRenderedPageBreak/>
        <w:t>Chapter 60</w:t>
      </w:r>
    </w:p>
    <w:p w14:paraId="44244D59" w14:textId="77777777" w:rsidR="0099592B" w:rsidRPr="00177AC5" w:rsidRDefault="0099592B" w:rsidP="0099592B">
      <w:pPr>
        <w:rPr>
          <w:b/>
        </w:rPr>
      </w:pPr>
      <w:r>
        <w:rPr>
          <w:b/>
        </w:rPr>
        <w:t>9:45 AM 22nd April 2014, Tallinn, Estonia</w:t>
      </w:r>
    </w:p>
    <w:p w14:paraId="383D12C6" w14:textId="77777777" w:rsidR="007857AD" w:rsidRPr="007857AD" w:rsidRDefault="007857AD" w:rsidP="007857AD">
      <w:r>
        <w:t xml:space="preserve">The </w:t>
      </w:r>
      <w:del w:id="10366" w:author="Editor" w:date="2026-09-25T09:00:00Z">
        <w:r>
          <w:delText xml:space="preserve">delegate’s</w:delText>
        </w:r>
      </w:del>
      <w:ins w:id="10367" w:author="Editor" w:date="2026-09-25T09:00:00Z">
        <w:r>
          <w:t xml:space="preserve">delegates’</w:t>
        </w:r>
      </w:ins>
      <w:r>
        <w:t xml:space="preserve"> arrival time was fast approaching. Benedikt went through the file one final time. Once satisfied with the workings</w:t>
      </w:r>
      <w:del w:id="10368" w:author="Editor" w:date="2026-09-25T09:00:00Z">
        <w:r>
          <w:delText xml:space="preserve"> he stated with a deep voice</w:delText>
        </w:r>
      </w:del>
      <w:ins w:id="10369" w:author="Editor" w:date="2026-09-25T09:00:00Z">
        <w:r>
          <w:t xml:space="preserve">, he said</w:t>
        </w:r>
      </w:ins>
      <w:r>
        <w:t xml:space="preserve">, “I have to go down to receive the visitors. Would you mind keeping the documents in the conference room?”</w:t>
      </w:r>
    </w:p>
    <w:p w14:paraId="1A060A74" w14:textId="77777777" w:rsidR="007857AD" w:rsidRPr="007857AD" w:rsidRDefault="007857AD" w:rsidP="007857AD">
      <w:r>
        <w:t xml:space="preserve">Since</w:t>
      </w:r>
      <w:del w:id="10370" w:author="Editor" w:date="2026-09-25T09:00:00Z">
        <w:r>
          <w:delText xml:space="preserve"> the time,</w:delText>
        </w:r>
      </w:del>
      <w:r>
        <w:t xml:space="preserve"> she left the conference room, her mind </w:t>
      </w:r>
      <w:del w:id="10371" w:author="Editor" w:date="2026-09-25T09:00:00Z">
        <w:r>
          <w:delText xml:space="preserve">was</w:delText>
        </w:r>
      </w:del>
      <w:ins w:id="10372" w:author="Editor" w:date="2026-09-25T09:00:00Z">
        <w:r>
          <w:t xml:space="preserve">had been</w:t>
        </w:r>
      </w:ins>
      <w:r>
        <w:t xml:space="preserve"> plotting innumerable strategies to find a way to be in the room again. Never once</w:t>
      </w:r>
      <w:ins w:id="10373" w:author="Editor" w:date="2026-09-25T09:00:00Z">
        <w:r>
          <w:t xml:space="preserve"> had</w:t>
        </w:r>
      </w:ins>
      <w:r>
        <w:t xml:space="preserve"> she assumed it would come to her so easily. She looked away from him to conceal her excitement, grabbed the file and disappeared as fast as she </w:t>
      </w:r>
      <w:del w:id="10374" w:author="Editor" w:date="2026-09-25T09:00:00Z">
        <w:r>
          <w:delText xml:space="preserve">could </w:delText>
        </w:r>
      </w:del>
      <w:r>
        <w:t xml:space="preserve">humanly </w:t>
      </w:r>
      <w:del w:id="10375" w:author="Editor" w:date="2026-09-25T09:00:00Z">
        <w:r>
          <w:delText xml:space="preserve">do</w:delText>
        </w:r>
      </w:del>
      <w:ins w:id="10376" w:author="Editor" w:date="2026-09-25T09:00:00Z">
        <w:r>
          <w:t xml:space="preserve">could</w:t>
        </w:r>
      </w:ins>
      <w:r>
        <w:t xml:space="preserve">.</w:t>
      </w:r>
    </w:p>
    <w:p w14:paraId="74CBB36B" w14:textId="77777777" w:rsidR="007857AD" w:rsidRPr="007857AD" w:rsidRDefault="007857AD" w:rsidP="007857AD">
      <w:r>
        <w:t xml:space="preserve">The conference room was </w:t>
      </w:r>
      <w:del w:id="10377" w:author="Editor" w:date="2026-09-25T09:00:00Z">
        <w:r>
          <w:delText xml:space="preserve">a flight up the deck</w:delText>
        </w:r>
      </w:del>
      <w:ins w:id="10378" w:author="Editor" w:date="2026-09-25T09:00:00Z">
        <w:r>
          <w:t xml:space="preserve">one deck up</w:t>
        </w:r>
      </w:ins>
      <w:r>
        <w:t xml:space="preserve">. Sanchez was </w:t>
      </w:r>
      <w:del w:id="10379" w:author="Editor" w:date="2026-09-25T09:00:00Z">
        <w:r>
          <w:delText xml:space="preserve">pacing her steps</w:delText>
        </w:r>
      </w:del>
      <w:ins w:id="10380" w:author="Editor" w:date="2026-09-25T09:00:00Z">
        <w:r>
          <w:t xml:space="preserve">walking</w:t>
        </w:r>
      </w:ins>
      <w:r>
        <w:t xml:space="preserve"> with urgency. As she turned </w:t>
      </w:r>
      <w:del w:id="10381" w:author="Editor" w:date="2026-09-25T09:00:00Z">
        <w:r>
          <w:delText xml:space="preserve">around the curb</w:delText>
        </w:r>
      </w:del>
      <w:ins w:id="10382" w:author="Editor" w:date="2026-09-25T09:00:00Z">
        <w:r>
          <w:t xml:space="preserve">the corner,</w:t>
        </w:r>
      </w:ins>
      <w:r>
        <w:t xml:space="preserve"> she saw the guards outside the room, standing in their usual vigilant posture. She pretended to ignore their presence and went past them to open the door.</w:t>
      </w:r>
    </w:p>
    <w:p w14:paraId="45AF0150" w14:textId="77777777" w:rsidR="007857AD" w:rsidRPr="007857AD" w:rsidRDefault="007857AD" w:rsidP="007857AD">
      <w:r>
        <w:t xml:space="preserve">“Sorry</w:t>
      </w:r>
      <w:ins w:id="10383" w:author="Editor" w:date="2026-09-25T09:00:00Z">
        <w:r>
          <w:t xml:space="preserve">,</w:t>
        </w:r>
      </w:ins>
      <w:r>
        <w:t xml:space="preserve"> miss, no one can go in</w:t>
      </w:r>
      <w:del w:id="10384" w:author="Editor" w:date="2026-09-25T09:00:00Z">
        <w:r>
          <w:delText xml:space="preserve">”, the guard</w:delText>
        </w:r>
      </w:del>
      <w:ins w:id="10385" w:author="Editor" w:date="2026-09-25T09:00:00Z">
        <w:r>
          <w:t xml:space="preserve">.” The guard’s</w:t>
        </w:r>
      </w:ins>
      <w:r>
        <w:t xml:space="preserve"> voice was firm as one of them raised his hand to block her from going any further.</w:t>
      </w:r>
    </w:p>
    <w:p w14:paraId="65D23433" w14:textId="272D8B7F" w:rsidR="007857AD" w:rsidRPr="007857AD" w:rsidRDefault="00D54532" w:rsidP="007857AD">
      <w:r>
        <w:t xml:space="preserve">“Benedikt wants the files on the table for the meeting. May I?” she </w:t>
      </w:r>
      <w:del w:id="10386" w:author="Editor" w:date="2026-09-25T09:00:00Z">
        <w:r>
          <w:delText xml:space="preserve">stated displaying</w:delText>
        </w:r>
      </w:del>
      <w:ins w:id="10387" w:author="Editor" w:date="2026-09-25T09:00:00Z">
        <w:r>
          <w:t xml:space="preserve">asked with</w:t>
        </w:r>
      </w:ins>
      <w:r>
        <w:t xml:space="preserve"> genuine urgency.</w:t>
      </w:r>
    </w:p>
    <w:p w14:paraId="4C297612" w14:textId="77777777" w:rsidR="007857AD" w:rsidRPr="007857AD" w:rsidRDefault="007857AD" w:rsidP="007857AD">
      <w:r>
        <w:t xml:space="preserve">“You stay here. I will accompany her inside</w:t>
      </w:r>
      <w:del w:id="10388" w:author="Editor" w:date="2026-09-25T09:00:00Z">
        <w:r>
          <w:delText xml:space="preserve">.” The</w:delText>
        </w:r>
      </w:del>
      <w:ins w:id="10389" w:author="Editor" w:date="2026-09-25T09:00:00Z">
        <w:r>
          <w:t xml:space="preserve">,” the</w:t>
        </w:r>
      </w:ins>
      <w:r>
        <w:t xml:space="preserve"> guard declared and opened the door.</w:t>
      </w:r>
    </w:p>
    <w:p w14:paraId="6DA37FCE" w14:textId="77777777" w:rsidR="007857AD" w:rsidRPr="007857AD" w:rsidRDefault="007857AD" w:rsidP="007857AD">
      <w:r>
        <w:t xml:space="preserve">The guard stood at the entrance of the meeting room</w:t>
      </w:r>
      <w:ins w:id="10390" w:author="Editor" w:date="2026-09-25T09:00:00Z">
        <w:r>
          <w:t xml:space="preserve">,</w:t>
        </w:r>
      </w:ins>
      <w:r>
        <w:t xml:space="preserve"> keeping a close eye on her. She moved around, pretending </w:t>
      </w:r>
      <w:del w:id="10391" w:author="Editor" w:date="2026-09-25T09:00:00Z">
        <w:r>
          <w:delText xml:space="preserve">as if she was checking</w:delText>
        </w:r>
      </w:del>
      <w:ins w:id="10392" w:author="Editor" w:date="2026-09-25T09:00:00Z">
        <w:r>
          <w:t xml:space="preserve">to check</w:t>
        </w:r>
      </w:ins>
      <w:r>
        <w:t xml:space="preserve"> the functioning of the gadgets. While she was next to the AV system, she swiftly </w:t>
      </w:r>
      <w:del w:id="10393" w:author="Editor" w:date="2026-09-25T09:00:00Z">
        <w:r>
          <w:delText xml:space="preserve">pulled out</w:delText>
        </w:r>
      </w:del>
      <w:ins w:id="10394" w:author="Editor" w:date="2026-09-25T09:00:00Z">
        <w:r>
          <w:t xml:space="preserve">reached for</w:t>
        </w:r>
      </w:ins>
      <w:r>
        <w:t xml:space="preserve"> the recorder pen hidden behind the frame hinge and turned the switch on. Satisfied with her work, she thanked the guard and left the room. The recorder could </w:t>
      </w:r>
      <w:del w:id="10395" w:author="Editor" w:date="2026-09-25T09:00:00Z">
        <w:r>
          <w:delText xml:space="preserve">record for about</w:delText>
        </w:r>
      </w:del>
      <w:ins w:id="10396" w:author="Editor" w:date="2026-09-25T09:00:00Z">
        <w:r>
          <w:t xml:space="preserve">run for</w:t>
        </w:r>
      </w:ins>
      <w:r>
        <w:t xml:space="preserve"> a couple of hours. Her hope was to get enough evidence to </w:t>
      </w:r>
      <w:del w:id="10397" w:author="Editor" w:date="2026-09-25T09:00:00Z">
        <w:r>
          <w:delText xml:space="preserve">give</w:delText>
        </w:r>
      </w:del>
      <w:ins w:id="10398" w:author="Editor" w:date="2026-09-25T09:00:00Z">
        <w:r>
          <w:t xml:space="preserve">bring</w:t>
        </w:r>
      </w:ins>
      <w:r>
        <w:t xml:space="preserve"> TransPacific</w:t>
      </w:r>
      <w:del w:id="10399" w:author="Editor (Typography)" w:date="2026-09-25T09:00:00Z">
        <w:r>
          <w:delText xml:space="preserve">'</w:delText>
        </w:r>
      </w:del>
      <w:ins w:id="10400" w:author="Editor (Typography)" w:date="2026-09-25T09:00:00Z">
        <w:r>
          <w:t xml:space="preserve">’</w:t>
        </w:r>
      </w:ins>
      <w:r>
        <w:t xml:space="preserve">s illegal trafficking </w:t>
      </w:r>
      <w:ins w:id="10401" w:author="Editor" w:date="2026-09-25T09:00:00Z">
        <w:r>
          <w:t xml:space="preserve">to </w:t>
        </w:r>
      </w:ins>
      <w:r>
        <w:t xml:space="preserve">a final halt.</w:t>
      </w:r>
    </w:p>
    <w:p w14:paraId="346AF7ED" w14:textId="77777777" w:rsidR="007857AD" w:rsidRPr="007857AD" w:rsidRDefault="007857AD" w:rsidP="007857AD">
      <w:del w:id="10402" w:author="Editor" w:date="2026-09-25T09:00:00Z">
        <w:r>
          <w:delText xml:space="preserve">They</w:delText>
        </w:r>
      </w:del>
      <w:ins w:id="10403" w:author="Editor" w:date="2026-09-25T09:00:00Z">
        <w:r>
          <w:t xml:space="preserve">The visitors</w:t>
        </w:r>
      </w:ins>
      <w:r>
        <w:t xml:space="preserve"> arrived in an entourage of </w:t>
      </w:r>
      <w:del w:id="10404" w:author="Editor" w:date="2026-09-25T09:00:00Z">
        <w:r>
          <w:delText xml:space="preserve">stretched</w:delText>
        </w:r>
      </w:del>
      <w:ins w:id="10405" w:author="Editor" w:date="2026-09-25T09:00:00Z">
        <w:r>
          <w:t xml:space="preserve">stretch</w:t>
        </w:r>
      </w:ins>
      <w:r>
        <w:t xml:space="preserve"> limousines. There were four </w:t>
      </w:r>
      <w:ins w:id="10406" w:author="Editor" w:date="2026-09-25T09:00:00Z">
        <w:r>
          <w:t xml:space="preserve">chauffeur-driven </w:t>
        </w:r>
      </w:ins>
      <w:r>
        <w:t xml:space="preserve">executive cars with dark glasses</w:t>
      </w:r>
      <w:del w:id="10407" w:author="Editor" w:date="2026-09-25T09:00:00Z">
        <w:r>
          <w:delText xml:space="preserve"> and were chauffeured driven, infusing</w:delText>
        </w:r>
      </w:del>
      <w:ins w:id="10408" w:author="Editor" w:date="2026-09-25T09:00:00Z">
        <w:r>
          <w:t xml:space="preserve">, exuding</w:t>
        </w:r>
      </w:ins>
      <w:r>
        <w:t xml:space="preserve"> an aura that</w:t>
      </w:r>
      <w:del w:id="10409" w:author="Editor" w:date="2026-09-25T09:00:00Z">
        <w:r>
          <w:delText xml:space="preserve"> all</w:delText>
        </w:r>
      </w:del>
      <w:r>
        <w:t xml:space="preserve"> meant serious business. A team of well-built escorts leaped out of the vehicles and surrounded the area</w:t>
      </w:r>
      <w:ins w:id="10410" w:author="Editor" w:date="2026-09-25T09:00:00Z">
        <w:r>
          <w:t xml:space="preserve">,</w:t>
        </w:r>
      </w:ins>
      <w:r>
        <w:t xml:space="preserve"> quickly forming a </w:t>
      </w:r>
      <w:del w:id="10411" w:author="Editor" w:date="2026-09-25T09:00:00Z">
        <w:r>
          <w:delText xml:space="preserve">human </w:delText>
        </w:r>
      </w:del>
      <w:r>
        <w:t xml:space="preserve">shielded lane.</w:t>
      </w:r>
    </w:p>
    <w:p w14:paraId="06B5FCC4" w14:textId="77777777" w:rsidR="007857AD" w:rsidRPr="007857AD" w:rsidRDefault="007857AD" w:rsidP="007857AD">
      <w:r>
        <w:t xml:space="preserve">The delegates, dressed in dark suits, came out of the cars and </w:t>
      </w:r>
      <w:del w:id="10412" w:author="Editor" w:date="2026-09-25T09:00:00Z">
        <w:r>
          <w:delText xml:space="preserve">paced</w:delText>
        </w:r>
      </w:del>
      <w:ins w:id="10413" w:author="Editor" w:date="2026-09-25T09:00:00Z">
        <w:r>
          <w:t xml:space="preserve">walked</w:t>
        </w:r>
      </w:ins>
      <w:r>
        <w:t xml:space="preserve"> towards the gangway. Benedikt was standing at the entrance. He greeted each one of them personally and led them to the elevators, which would </w:t>
      </w:r>
      <w:del w:id="10414" w:author="Editor" w:date="2026-09-25T09:00:00Z">
        <w:r>
          <w:delText xml:space="preserve">directly </w:delText>
        </w:r>
      </w:del>
      <w:r>
        <w:t xml:space="preserve">take them</w:t>
      </w:r>
      <w:ins w:id="10415" w:author="Editor" w:date="2026-09-25T09:00:00Z">
        <w:r>
          <w:t xml:space="preserve"> directly</w:t>
        </w:r>
      </w:ins>
      <w:r>
        <w:t xml:space="preserve"> to the conference room.</w:t>
      </w:r>
    </w:p>
    <w:p w14:paraId="0EAEB17D" w14:textId="77777777" w:rsidR="007857AD" w:rsidRPr="007857AD" w:rsidRDefault="007857AD" w:rsidP="007857AD">
      <w:r>
        <w:t xml:space="preserve">The meeting lasted for an hour. While </w:t>
      </w:r>
      <w:del w:id="10416" w:author="Editor" w:date="2026-09-25T09:00:00Z">
        <w:r>
          <w:delText xml:space="preserve">the meeting</w:delText>
        </w:r>
      </w:del>
      <w:ins w:id="10417" w:author="Editor" w:date="2026-09-25T09:00:00Z">
        <w:r>
          <w:t xml:space="preserve">it</w:t>
        </w:r>
      </w:ins>
      <w:r>
        <w:t xml:space="preserve"> was in progress</w:t>
      </w:r>
      <w:ins w:id="10418" w:author="Editor" w:date="2026-09-25T09:00:00Z">
        <w:r>
          <w:t xml:space="preserve">,</w:t>
        </w:r>
      </w:ins>
      <w:r>
        <w:t xml:space="preserve"> no one was allowed to enter the room, not even the chief steward, who was allowed to serve the </w:t>
      </w:r>
      <w:del w:id="10419" w:author="Editor" w:date="2026-09-25T09:00:00Z">
        <w:r>
          <w:delText xml:space="preserve">guest</w:delText>
        </w:r>
      </w:del>
      <w:ins w:id="10420" w:author="Editor" w:date="2026-09-25T09:00:00Z">
        <w:r>
          <w:t xml:space="preserve">guests only</w:t>
        </w:r>
      </w:ins>
      <w:r>
        <w:t xml:space="preserve"> after the meeting </w:t>
      </w:r>
      <w:del w:id="10421" w:author="Editor" w:date="2026-09-25T09:00:00Z">
        <w:r>
          <w:delText xml:space="preserve">was </w:delText>
        </w:r>
      </w:del>
      <w:r>
        <w:t xml:space="preserve">concluded.</w:t>
      </w:r>
    </w:p>
    <w:p w14:paraId="5EDBCA6C" w14:textId="77777777" w:rsidR="007857AD" w:rsidRPr="007857AD" w:rsidRDefault="007857AD" w:rsidP="007857AD">
      <w:r>
        <w:t xml:space="preserve">They left the ship</w:t>
      </w:r>
      <w:ins w:id="10422" w:author="Editor" w:date="2026-09-25T09:00:00Z">
        <w:r>
          <w:t xml:space="preserve"> at a</w:t>
        </w:r>
      </w:ins>
      <w:r>
        <w:t xml:space="preserve"> quarter past one, with brisk steps and in complete discretion, </w:t>
      </w:r>
      <w:del w:id="10423" w:author="Editor" w:date="2026-09-25T09:00:00Z">
        <w:r>
          <w:delText xml:space="preserve">like how</w:delText>
        </w:r>
      </w:del>
      <w:ins w:id="10424" w:author="Editor" w:date="2026-09-25T09:00:00Z">
        <w:r>
          <w:t xml:space="preserve">as</w:t>
        </w:r>
      </w:ins>
      <w:r>
        <w:t xml:space="preserve"> they had arrived. Soon after, Benedikt appeared in the office with a broad grin, suggesting that the meeting </w:t>
      </w:r>
      <w:del w:id="10425" w:author="Editor" w:date="2026-09-25T09:00:00Z">
        <w:r>
          <w:delText xml:space="preserve">went</w:delText>
        </w:r>
      </w:del>
      <w:ins w:id="10426" w:author="Editor" w:date="2026-09-25T09:00:00Z">
        <w:r>
          <w:t xml:space="preserve">had gone</w:t>
        </w:r>
      </w:ins>
      <w:r>
        <w:t xml:space="preserve"> according to </w:t>
      </w:r>
      <w:del w:id="10427" w:author="Editor" w:date="2026-09-25T09:00:00Z">
        <w:r>
          <w:delText xml:space="preserve">the </w:delText>
        </w:r>
      </w:del>
      <w:r>
        <w:t xml:space="preserve">plan.</w:t>
      </w:r>
    </w:p>
    <w:p w14:paraId="30F16C0C" w14:textId="41D2AD87" w:rsidR="007857AD" w:rsidRPr="007857AD" w:rsidRDefault="007857AD" w:rsidP="007857AD">
      <w:commentRangeStart w:id="300"/>
      <w:r>
        <w:t xml:space="preserve">“In one hour, we should go and check the stevedores. Also, if you could check the payment file once</w:t>
      </w:r>
      <w:ins w:id="10428" w:author="Editor" w:date="2026-09-25T09:00:00Z">
        <w:r>
          <w:t xml:space="preserve">,</w:t>
        </w:r>
      </w:ins>
      <w:r>
        <w:t xml:space="preserve"> that would be a big help. I need to clear their </w:t>
      </w:r>
      <w:del w:id="10429" w:author="Editor" w:date="2026-09-25T09:00:00Z">
        <w:r>
          <w:delText xml:space="preserve">primage</w:delText>
        </w:r>
      </w:del>
      <w:ins w:id="10430" w:author="Editor" w:date="2026-09-25T09:00:00Z">
        <w:r>
          <w:t xml:space="preserve">dues</w:t>
        </w:r>
      </w:ins>
      <w:r>
        <w:t xml:space="preserve">. We </w:t>
      </w:r>
      <w:del w:id="10431" w:author="Editor" w:date="2026-09-25T09:00:00Z">
        <w:r>
          <w:delText xml:space="preserve">would</w:delText>
        </w:r>
      </w:del>
      <w:ins w:id="10432" w:author="Editor" w:date="2026-09-25T09:00:00Z">
        <w:r>
          <w:t xml:space="preserve">will</w:t>
        </w:r>
      </w:ins>
      <w:r>
        <w:t xml:space="preserve"> be sailing </w:t>
      </w:r>
      <w:del w:id="10433" w:author="Editor" w:date="2026-09-25T09:00:00Z">
        <w:r>
          <w:delText xml:space="preserve">`</w:delText>
        </w:r>
      </w:del>
      <w:r>
        <w:t xml:space="preserve">soon, and I want nothing </w:t>
      </w:r>
      <w:del w:id="10434" w:author="Editor" w:date="2026-09-25T09:00:00Z">
        <w:r>
          <w:delText xml:space="preserve">to be </w:delText>
        </w:r>
      </w:del>
      <w:r>
        <w:t xml:space="preserve">left for tomorrow.”</w:t>
      </w:r>
      <w:commentRangeEnd w:id="300"/>
      <w:r>
        <w:commentReference w:id="300"/>
      </w:r>
    </w:p>
    <w:p w14:paraId="38CAE7E5" w14:textId="77777777" w:rsidR="007857AD" w:rsidRPr="007857AD" w:rsidRDefault="007857AD" w:rsidP="007857AD">
      <w:del w:id="10435" w:author="Editor" w:date="2026-09-25T09:00:00Z">
        <w:r>
          <w:delText xml:space="preserve">Sanchez</w:delText>
        </w:r>
      </w:del>
      <w:ins w:id="10436" w:author="Editor" w:date="2026-09-25T09:00:00Z">
        <w:r>
          <w:t xml:space="preserve">Sanchez’s</w:t>
        </w:r>
      </w:ins>
      <w:r>
        <w:t xml:space="preserve"> mind was working hard to find a way to be in the conference room again. She made a faint attempt</w:t>
      </w:r>
      <w:del w:id="10437" w:author="Editor" w:date="2026-09-25T09:00:00Z">
        <w:r>
          <w:delText xml:space="preserve">, as she blurted in an uncomfortable voice,</w:delText>
        </w:r>
      </w:del>
      <w:ins w:id="10438" w:author="Editor" w:date="2026-09-25T09:00:00Z">
        <w:r>
          <w:t xml:space="preserve">.</w:t>
        </w:r>
      </w:ins>
      <w:r>
        <w:t xml:space="preserve"> “I am not able to locate my notebook. Have you seen it in the conference room? Maybe I left it there by accident.</w:t>
      </w:r>
      <w:del w:id="10439" w:author="Editor (Typography)" w:date="2026-09-25T09:00:00Z">
        <w:r>
          <w:delText xml:space="preserve">"</w:delText>
        </w:r>
      </w:del>
      <w:ins w:id="10440" w:author="Editor (Typography)" w:date="2026-09-25T09:00:00Z">
        <w:r>
          <w:t xml:space="preserve">”</w:t>
        </w:r>
      </w:ins>
    </w:p>
    <w:p w14:paraId="5B2F065E" w14:textId="77777777" w:rsidR="007857AD" w:rsidRPr="007857AD" w:rsidRDefault="007857AD" w:rsidP="007857AD">
      <w:r>
        <w:t xml:space="preserve">“I haven’t seen any. Why don’t you go and look for yourself</w:t>
      </w:r>
      <w:del w:id="10441" w:author="Editor" w:date="2026-09-25T09:00:00Z">
        <w:r>
          <w:delText xml:space="preserve">,” his</w:delText>
        </w:r>
      </w:del>
      <w:ins w:id="10442" w:author="Editor" w:date="2026-09-25T09:00:00Z">
        <w:r>
          <w:t xml:space="preserve">?” His</w:t>
        </w:r>
      </w:ins>
      <w:r>
        <w:t xml:space="preserve"> tone was overtly casual</w:t>
      </w:r>
      <w:del w:id="10443" w:author="Editor" w:date="2026-09-25T09:00:00Z">
        <w:r>
          <w:delText xml:space="preserve">?</w:delText>
        </w:r>
      </w:del>
      <w:ins w:id="10444" w:author="Editor" w:date="2026-09-25T09:00:00Z">
        <w:r>
          <w:t xml:space="preserve">.</w:t>
        </w:r>
      </w:ins>
    </w:p>
    <w:p w14:paraId="636D78FE" w14:textId="3E996F61" w:rsidR="00A94F86" w:rsidRPr="007857AD" w:rsidRDefault="007857AD" w:rsidP="007857AD">
      <w:r>
        <w:t xml:space="preserve">The trick worked. The guards were still there and gave Sanchez a confused look. She told them about her lost notebook. They were </w:t>
      </w:r>
      <w:del w:id="10445" w:author="Editor" w:date="2026-09-25T09:00:00Z">
        <w:r>
          <w:delText xml:space="preserve">least</w:delText>
        </w:r>
      </w:del>
      <w:ins w:id="10446" w:author="Editor" w:date="2026-09-25T09:00:00Z">
        <w:r>
          <w:t xml:space="preserve">hardly</w:t>
        </w:r>
      </w:ins>
      <w:r>
        <w:t xml:space="preserve"> bothered </w:t>
      </w:r>
      <w:del w:id="10447" w:author="Editor" w:date="2026-09-25T09:00:00Z">
        <w:r>
          <w:delText xml:space="preserve">for</w:delText>
        </w:r>
      </w:del>
      <w:ins w:id="10448" w:author="Editor" w:date="2026-09-25T09:00:00Z">
        <w:r>
          <w:t xml:space="preserve">now that</w:t>
        </w:r>
      </w:ins>
      <w:r>
        <w:t xml:space="preserve"> the delegates were gone</w:t>
      </w:r>
      <w:ins w:id="10449" w:author="Editor" w:date="2026-09-25T09:00:00Z">
        <w:r>
          <w:t xml:space="preserve">,</w:t>
        </w:r>
      </w:ins>
      <w:r>
        <w:t xml:space="preserve"> and opened the door without any hesitation. She leaped forward, grabbed the pen, switched the recorder off and left the meeting room promptly.</w:t>
      </w:r>
      <w:r>
        <w:rPr>
          <w:b/>
        </w:rPr>
        <w:br w:type="page"/>
      </w:r>
    </w:p>
    <w:p w14:paraId="1BF49A3C" w14:textId="77777777" w:rsidR="00357478" w:rsidRPr="002159FF" w:rsidRDefault="00357478" w:rsidP="00F56514">
      <w:pPr>
        <w:outlineLvl w:val="0"/>
        <w:rPr>
          <w:b/>
        </w:rPr>
      </w:pPr>
      <w:r>
        <w:rPr>
          <w:b/>
        </w:rPr>
        <w:lastRenderedPageBreak/>
        <w:t>Chapter 61</w:t>
      </w:r>
    </w:p>
    <w:p w14:paraId="194E027C" w14:textId="77777777" w:rsidR="00357478" w:rsidRPr="002159FF" w:rsidRDefault="00357478" w:rsidP="00357478">
      <w:pPr>
        <w:rPr>
          <w:b/>
        </w:rPr>
      </w:pPr>
      <w:r>
        <w:rPr>
          <w:b/>
        </w:rPr>
        <w:t>3:00 PM 22nd April 2014, Tallinn, Estonia</w:t>
      </w:r>
    </w:p>
    <w:p w14:paraId="65207AD0" w14:textId="77777777" w:rsidR="003147F3" w:rsidRPr="003147F3" w:rsidRDefault="003147F3" w:rsidP="003147F3">
      <w:r>
        <w:t xml:space="preserve">The visit to the loading dock was uneventful. Everything was happening as per the schedule. For Sanchez, it was frustrating, to say the least. There was no sign of her father</w:t>
      </w:r>
      <w:del w:id="10450" w:author="Editor (Typography)" w:date="2026-09-25T09:00:00Z">
        <w:r>
          <w:delText xml:space="preserve">'</w:delText>
        </w:r>
      </w:del>
      <w:ins w:id="10451" w:author="Editor (Typography)" w:date="2026-09-25T09:00:00Z">
        <w:r>
          <w:t xml:space="preserve">’</w:t>
        </w:r>
      </w:ins>
      <w:r>
        <w:t xml:space="preserve">s existence</w:t>
      </w:r>
      <w:ins w:id="10452" w:author="Editor" w:date="2026-09-25T09:00:00Z">
        <w:r>
          <w:t xml:space="preserve">,</w:t>
        </w:r>
      </w:ins>
      <w:r>
        <w:t xml:space="preserve"> and she had no concrete plan to initiate any </w:t>
      </w:r>
      <w:del w:id="10453" w:author="Editor" w:date="2026-09-25T09:00:00Z">
        <w:r>
          <w:delText xml:space="preserve">enquires</w:delText>
        </w:r>
      </w:del>
      <w:ins w:id="10454" w:author="Editor" w:date="2026-09-25T09:00:00Z">
        <w:r>
          <w:t xml:space="preserve">enquiries</w:t>
        </w:r>
      </w:ins>
      <w:r>
        <w:t xml:space="preserve"> with the people on the ship.</w:t>
      </w:r>
      <w:ins w:id="10455" w:author="Editor" w:date="2026-09-25T09:00:00Z">
        <w:r>
          <w:t xml:space="preserve"> With</w:t>
        </w:r>
      </w:ins>
      <w:r>
        <w:t xml:space="preserve"> Benedikt</w:t>
      </w:r>
      <w:del w:id="10456" w:author="Editor (Typography)" w:date="2026-09-25T09:00:00Z">
        <w:r>
          <w:delText xml:space="preserve">'</w:delText>
        </w:r>
      </w:del>
      <w:ins w:id="10457" w:author="Editor (Typography)" w:date="2026-09-25T09:00:00Z">
        <w:r>
          <w:t xml:space="preserve">’</w:t>
        </w:r>
      </w:ins>
      <w:r>
        <w:t xml:space="preserve">s suspicious </w:t>
      </w:r>
      <w:del w:id="10458" w:author="Editor (Spelling)" w:date="2026-09-25T09:00:00Z">
        <w:r>
          <w:delText xml:space="preserve">behavior</w:delText>
        </w:r>
      </w:del>
      <w:ins w:id="10459" w:author="Editor (Spelling)" w:date="2026-09-25T09:00:00Z">
        <w:r>
          <w:t xml:space="preserve">behaviour</w:t>
        </w:r>
      </w:ins>
      <w:r>
        <w:t xml:space="preserve">, her inability to quiz the workers and </w:t>
      </w:r>
      <w:del w:id="10460" w:author="Editor" w:date="2026-09-25T09:00:00Z">
        <w:r>
          <w:delText xml:space="preserve">void of a no go-</w:delText>
        </w:r>
      </w:del>
      <w:ins w:id="10461" w:author="Editor" w:date="2026-09-25T09:00:00Z">
        <w:r>
          <w:t xml:space="preserve">no plan for going </w:t>
        </w:r>
      </w:ins>
      <w:r>
        <w:t xml:space="preserve">forward</w:t>
      </w:r>
      <w:del w:id="10462" w:author="Editor" w:date="2026-09-25T09:00:00Z">
        <w:r>
          <w:delText xml:space="preserve"> plan</w:delText>
        </w:r>
      </w:del>
      <w:r>
        <w:t xml:space="preserve">, she was like a boat without an anchor, drifting to oblivion.</w:t>
      </w:r>
    </w:p>
    <w:p w14:paraId="2A147048" w14:textId="77777777" w:rsidR="003147F3" w:rsidRPr="003147F3" w:rsidRDefault="003147F3" w:rsidP="003147F3">
      <w:r>
        <w:t xml:space="preserve">It was around 6:00 PM when Benedikt announced it was time to head out for dinner. They had plenty of work to wrap</w:t>
      </w:r>
      <w:del w:id="10463" w:author="Editor" w:date="2026-09-25T09:00:00Z">
        <w:r>
          <w:delText xml:space="preserve">-</w:delText>
        </w:r>
      </w:del>
      <w:ins w:id="10464" w:author="Editor" w:date="2026-09-25T09:00:00Z">
        <w:r>
          <w:t xml:space="preserve"> </w:t>
        </w:r>
      </w:ins>
      <w:r>
        <w:t xml:space="preserve">up before the voyage could commence, and the decision was made to conclude the unfinished work after dinner. The chauffeur was waiting right outside the gangway. It was a short fifteen</w:t>
      </w:r>
      <w:del w:id="10465" w:author="Editor" w:date="2026-09-25T09:00:00Z">
        <w:r>
          <w:delText xml:space="preserve"> minutes’</w:delText>
        </w:r>
      </w:del>
      <w:ins w:id="10466" w:author="Editor" w:date="2026-09-25T09:00:00Z">
        <w:r>
          <w:t xml:space="preserve">-minute</w:t>
        </w:r>
      </w:ins>
      <w:r>
        <w:t xml:space="preserve"> drive. The restaurant was in an upscale neighborhood, crowded </w:t>
      </w:r>
      <w:del w:id="10467" w:author="Editor" w:date="2026-09-25T09:00:00Z">
        <w:r>
          <w:delText xml:space="preserve">by</w:delText>
        </w:r>
      </w:del>
      <w:ins w:id="10468" w:author="Editor" w:date="2026-09-25T09:00:00Z">
        <w:r>
          <w:t xml:space="preserve">with</w:t>
        </w:r>
      </w:ins>
      <w:r>
        <w:t xml:space="preserve"> Lamborghinis and </w:t>
      </w:r>
      <w:del w:id="10469" w:author="Editor" w:date="2026-09-25T09:00:00Z">
        <w:r>
          <w:delText xml:space="preserve">Maserati’s</w:delText>
        </w:r>
      </w:del>
      <w:ins w:id="10470" w:author="Editor" w:date="2026-09-25T09:00:00Z">
        <w:r>
          <w:t xml:space="preserve">Maseratis</w:t>
        </w:r>
      </w:ins>
      <w:r>
        <w:t xml:space="preserve">. The streets were </w:t>
      </w:r>
      <w:del w:id="10471" w:author="Editor" w:date="2026-09-25T09:00:00Z">
        <w:r>
          <w:delText xml:space="preserve">pebbled, standing tall were</w:delText>
        </w:r>
      </w:del>
      <w:ins w:id="10472" w:author="Editor" w:date="2026-09-25T09:00:00Z">
        <w:r>
          <w:t xml:space="preserve">cobbled,</w:t>
        </w:r>
      </w:ins>
      <w:r>
        <w:t xml:space="preserve"> decorative 18th-century streetlights</w:t>
      </w:r>
      <w:ins w:id="10473" w:author="Editor" w:date="2026-09-25T09:00:00Z">
        <w:r>
          <w:t xml:space="preserve"> stood tall,</w:t>
        </w:r>
      </w:ins>
      <w:r>
        <w:t xml:space="preserve"> and the atmosphere had a distinct aura of richness, well demonstrated by the affluent people who graced the streets</w:t>
      </w:r>
      <w:del w:id="10474" w:author="Editor" w:date="2026-09-25T09:00:00Z">
        <w:r>
          <w:delText xml:space="preserve"> with a flair of luxury</w:delText>
        </w:r>
      </w:del>
      <w:r>
        <w:t xml:space="preserve">.</w:t>
      </w:r>
    </w:p>
    <w:p w14:paraId="6D243127" w14:textId="0D0CA528" w:rsidR="003147F3" w:rsidRPr="003147F3" w:rsidRDefault="003147F3" w:rsidP="003147F3">
      <w:commentRangeStart w:id="301"/>
      <w:r>
        <w:t xml:space="preserve">The place was an authentic Lebanese restaurant with an ambiance </w:t>
      </w:r>
      <w:del w:id="10475" w:author="Editor" w:date="2026-09-25T09:00:00Z">
        <w:r>
          <w:delText xml:space="preserve">resonating </w:delText>
        </w:r>
      </w:del>
      <w:r>
        <w:t xml:space="preserve">from</w:t>
      </w:r>
      <w:del w:id="10476" w:author="Editor" w:date="2026-09-25T09:00:00Z">
        <w:r>
          <w:delText xml:space="preserve"> the</w:delText>
        </w:r>
      </w:del>
      <w:r>
        <w:t xml:space="preserve"> medieval times. </w:t>
      </w:r>
      <w:del w:id="10477" w:author="Editor" w:date="2026-09-25T09:00:00Z">
        <w:r>
          <w:delText xml:space="preserve">The place</w:delText>
        </w:r>
      </w:del>
      <w:ins w:id="10478" w:author="Editor" w:date="2026-09-25T09:00:00Z">
        <w:r>
          <w:t xml:space="preserve">It</w:t>
        </w:r>
      </w:ins>
      <w:r>
        <w:t xml:space="preserve"> was designed like an old castle</w:t>
      </w:r>
      <w:ins w:id="10479" w:author="Editor" w:date="2026-09-25T09:00:00Z">
        <w:r>
          <w:t xml:space="preserve">,</w:t>
        </w:r>
      </w:ins>
      <w:r>
        <w:t xml:space="preserve"> with statues </w:t>
      </w:r>
      <w:del w:id="10480" w:author="Editor" w:date="2026-09-25T09:00:00Z">
        <w:r>
          <w:delText xml:space="preserve">demonstrating</w:delText>
        </w:r>
      </w:del>
      <w:ins w:id="10481" w:author="Editor" w:date="2026-09-25T09:00:00Z">
        <w:r>
          <w:t xml:space="preserve">depicting</w:t>
        </w:r>
      </w:ins>
      <w:r>
        <w:t xml:space="preserve"> sword fighting and </w:t>
      </w:r>
      <w:del w:id="10482" w:author="Editor" w:date="2026-09-25T09:00:00Z">
        <w:r>
          <w:delText xml:space="preserve">Jousting</w:delText>
        </w:r>
      </w:del>
      <w:ins w:id="10483" w:author="Editor" w:date="2026-09-25T09:00:00Z">
        <w:r>
          <w:t xml:space="preserve">jousting</w:t>
        </w:r>
      </w:ins>
      <w:r>
        <w:t xml:space="preserve">. Benedikt, like always, took control of the menu and ordered the drinks and the food. With great interest, he </w:t>
      </w:r>
      <w:del w:id="10484" w:author="Editor" w:date="2026-09-25T09:00:00Z">
        <w:r>
          <w:delText xml:space="preserve">explained about</w:delText>
        </w:r>
      </w:del>
      <w:ins w:id="10485" w:author="Editor" w:date="2026-09-25T09:00:00Z">
        <w:r>
          <w:t xml:space="preserve">described</w:t>
        </w:r>
      </w:ins>
      <w:r>
        <w:t xml:space="preserve"> the place and the delicacies it offered, but it all fell on </w:t>
      </w:r>
      <w:del w:id="10486" w:author="Editor" w:date="2026-09-25T09:00:00Z">
        <w:r>
          <w:delText xml:space="preserve">the </w:delText>
        </w:r>
      </w:del>
      <w:r>
        <w:t xml:space="preserve">deaf ears</w:t>
      </w:r>
      <w:del w:id="10487" w:author="Editor" w:date="2026-09-25T09:00:00Z">
        <w:r>
          <w:delText xml:space="preserve"> of Sanchez</w:delText>
        </w:r>
      </w:del>
      <w:r>
        <w:t xml:space="preserve">. Her mind was searching for the right moment or the right words to heave away her burden.</w:t>
      </w:r>
      <w:commentRangeEnd w:id="301"/>
      <w:r>
        <w:commentReference w:id="301"/>
      </w:r>
    </w:p>
    <w:p w14:paraId="207E8B73" w14:textId="77777777" w:rsidR="003147F3" w:rsidRPr="003147F3" w:rsidRDefault="003147F3" w:rsidP="003147F3">
      <w:r>
        <w:t xml:space="preserve">It didn</w:t>
      </w:r>
      <w:del w:id="10488" w:author="Editor (Typography)" w:date="2026-09-25T09:00:00Z">
        <w:r>
          <w:delText xml:space="preserve">'</w:delText>
        </w:r>
      </w:del>
      <w:ins w:id="10489" w:author="Editor (Typography)" w:date="2026-09-25T09:00:00Z">
        <w:r>
          <w:t xml:space="preserve">’</w:t>
        </w:r>
      </w:ins>
      <w:r>
        <w:t xml:space="preserve">t take him long to </w:t>
      </w:r>
      <w:del w:id="10490" w:author="Editor (Spelling)" w:date="2026-09-25T09:00:00Z">
        <w:r>
          <w:delText xml:space="preserve">realize</w:delText>
        </w:r>
      </w:del>
      <w:ins w:id="10491" w:author="Editor (Spelling)" w:date="2026-09-25T09:00:00Z">
        <w:r>
          <w:t xml:space="preserve">realise</w:t>
        </w:r>
      </w:ins>
      <w:r>
        <w:t xml:space="preserve"> she wasn’t with him. The reason for her indifferent posture was not unknown to him, and </w:t>
      </w:r>
      <w:ins w:id="10492" w:author="Editor" w:date="2026-09-25T09:00:00Z">
        <w:r>
          <w:t xml:space="preserve">deep inside </w:t>
        </w:r>
      </w:ins>
      <w:r>
        <w:t xml:space="preserve">he was</w:t>
      </w:r>
      <w:del w:id="10493" w:author="Editor" w:date="2026-09-25T09:00:00Z">
        <w:r>
          <w:delText xml:space="preserve"> innately</w:delText>
        </w:r>
      </w:del>
      <w:r>
        <w:t xml:space="preserve"> hoping that his presumptions were wrong. While he was tempted to inquire about her pensive </w:t>
      </w:r>
      <w:del w:id="10494" w:author="Editor" w:date="2026-09-25T09:00:00Z">
        <w:r>
          <w:delText xml:space="preserve">outlook he dreaded</w:delText>
        </w:r>
      </w:del>
      <w:ins w:id="10495" w:author="Editor" w:date="2026-09-25T09:00:00Z">
        <w:r>
          <w:t xml:space="preserve">look, he hesitated</w:t>
        </w:r>
      </w:ins>
      <w:r>
        <w:t xml:space="preserve">, as he wasn’t sure where it might lead</w:t>
      </w:r>
      <w:del w:id="10496" w:author="Editor" w:date="2026-09-25T09:00:00Z">
        <w:r>
          <w:delText xml:space="preserve"> to</w:delText>
        </w:r>
      </w:del>
      <w:r>
        <w:t xml:space="preserve">.</w:t>
      </w:r>
    </w:p>
    <w:p w14:paraId="31B86C02" w14:textId="77777777" w:rsidR="003147F3" w:rsidRPr="003147F3" w:rsidRDefault="003147F3" w:rsidP="003147F3">
      <w:r>
        <w:t xml:space="preserve">Sanchez decided to break the </w:t>
      </w:r>
      <w:del w:id="10497" w:author="Editor" w:date="2026-09-25T09:00:00Z">
        <w:r>
          <w:delText xml:space="preserve">monotony</w:delText>
        </w:r>
      </w:del>
      <w:ins w:id="10498" w:author="Editor" w:date="2026-09-25T09:00:00Z">
        <w:r>
          <w:t xml:space="preserve">silence</w:t>
        </w:r>
      </w:ins>
      <w:r>
        <w:t xml:space="preserve">. She </w:t>
      </w:r>
      <w:del w:id="10499" w:author="Editor" w:date="2026-09-25T09:00:00Z">
        <w:r>
          <w:delText xml:space="preserve">hardly minced</w:delText>
        </w:r>
      </w:del>
      <w:ins w:id="10500" w:author="Editor" w:date="2026-09-25T09:00:00Z">
        <w:r>
          <w:t xml:space="preserve">didn’t mince</w:t>
        </w:r>
      </w:ins>
      <w:r>
        <w:t xml:space="preserve"> her words as she </w:t>
      </w:r>
      <w:del w:id="10501" w:author="Editor" w:date="2026-09-25T09:00:00Z">
        <w:r>
          <w:delText xml:space="preserve">spoke</w:delText>
        </w:r>
      </w:del>
      <w:ins w:id="10502" w:author="Editor" w:date="2026-09-25T09:00:00Z">
        <w:r>
          <w:t xml:space="preserve">asked</w:t>
        </w:r>
      </w:ins>
      <w:r>
        <w:t xml:space="preserve">, “Did you know my dad?”</w:t>
      </w:r>
    </w:p>
    <w:p w14:paraId="0B14492B" w14:textId="77777777" w:rsidR="003147F3" w:rsidRPr="003147F3" w:rsidRDefault="003147F3" w:rsidP="003147F3">
      <w:r>
        <w:t xml:space="preserve">Benedikt was taken off-guard. And after a long</w:t>
      </w:r>
      <w:ins w:id="10503" w:author="Editor" w:date="2026-09-25T09:00:00Z">
        <w:r>
          <w:t xml:space="preserve">,</w:t>
        </w:r>
      </w:ins>
      <w:r>
        <w:t xml:space="preserve"> uncomfortable pause</w:t>
      </w:r>
      <w:ins w:id="10504" w:author="Editor" w:date="2026-09-25T09:00:00Z">
        <w:r>
          <w:t xml:space="preserve">,</w:t>
        </w:r>
      </w:ins>
      <w:r>
        <w:t xml:space="preserve"> he responded, “No, why </w:t>
      </w:r>
      <w:del w:id="10505" w:author="Editor" w:date="2026-09-25T09:00:00Z">
        <w:r>
          <w:delText xml:space="preserve">did</w:delText>
        </w:r>
      </w:del>
      <w:ins w:id="10506" w:author="Editor" w:date="2026-09-25T09:00:00Z">
        <w:r>
          <w:t xml:space="preserve">do</w:t>
        </w:r>
      </w:ins>
      <w:r>
        <w:t xml:space="preserve"> you ask?”</w:t>
      </w:r>
    </w:p>
    <w:p w14:paraId="2447B231" w14:textId="77777777" w:rsidR="003147F3" w:rsidRPr="003147F3" w:rsidRDefault="003147F3" w:rsidP="003147F3">
      <w:r>
        <w:t xml:space="preserve">“Your face turned pale when I showed you his picture. Listen</w:t>
      </w:r>
      <w:del w:id="10507" w:author="Editor" w:date="2026-09-25T09:00:00Z">
        <w:r>
          <w:delText xml:space="preserve">;</w:delText>
        </w:r>
      </w:del>
      <w:ins w:id="10508" w:author="Editor" w:date="2026-09-25T09:00:00Z">
        <w:r>
          <w:t xml:space="preserve">,</w:t>
        </w:r>
      </w:ins>
      <w:r>
        <w:t xml:space="preserve"> even if it is horrible, please tell me. You know I </w:t>
      </w:r>
      <w:del w:id="10509" w:author="Editor" w:date="2026-09-25T09:00:00Z">
        <w:r>
          <w:delText xml:space="preserve">am in</w:delText>
        </w:r>
      </w:del>
      <w:ins w:id="10510" w:author="Editor" w:date="2026-09-25T09:00:00Z">
        <w:r>
          <w:t xml:space="preserve">have been on</w:t>
        </w:r>
      </w:ins>
      <w:r>
        <w:t xml:space="preserve"> this never-ending hunt for years now. Please help me.”  </w:t>
      </w:r>
      <w:del w:id="10511" w:author="Editor" w:date="2026-09-25T09:00:00Z">
        <w:r>
          <w:delText xml:space="preserve">She made a pleading outcry and her</w:delText>
        </w:r>
      </w:del>
      <w:ins w:id="10512" w:author="Editor" w:date="2026-09-25T09:00:00Z">
        <w:r>
          <w:t xml:space="preserve">Her</w:t>
        </w:r>
      </w:ins>
      <w:r>
        <w:t xml:space="preserve"> voice trailed with a clear shade of dejection.</w:t>
      </w:r>
    </w:p>
    <w:p w14:paraId="6D8BC4C9" w14:textId="77777777" w:rsidR="003147F3" w:rsidRPr="003147F3" w:rsidRDefault="003147F3" w:rsidP="003147F3">
      <w:r>
        <w:t xml:space="preserve">For a moment, he was lost. He had no clue how to react</w:t>
      </w:r>
      <w:del w:id="10513" w:author="Editor" w:date="2026-09-25T09:00:00Z">
        <w:r>
          <w:delText xml:space="preserve"> to the situation</w:delText>
        </w:r>
      </w:del>
      <w:r>
        <w:t xml:space="preserve">. The last thing he wanted was to upset her. She </w:t>
      </w:r>
      <w:del w:id="10514" w:author="Editor" w:date="2026-09-25T09:00:00Z">
        <w:r>
          <w:delText xml:space="preserve">had too much importance</w:delText>
        </w:r>
      </w:del>
      <w:ins w:id="10515" w:author="Editor" w:date="2026-09-25T09:00:00Z">
        <w:r>
          <w:t xml:space="preserve">was too important</w:t>
        </w:r>
      </w:ins>
      <w:r>
        <w:t xml:space="preserve"> in his life</w:t>
      </w:r>
      <w:ins w:id="10516" w:author="Editor" w:date="2026-09-25T09:00:00Z">
        <w:r>
          <w:t xml:space="preserve">,</w:t>
        </w:r>
      </w:ins>
      <w:r>
        <w:t xml:space="preserve"> and it was hard for him to see her in such a miserable state.</w:t>
      </w:r>
    </w:p>
    <w:p w14:paraId="26093BB2" w14:textId="77777777" w:rsidR="003147F3" w:rsidRPr="003147F3" w:rsidRDefault="003147F3" w:rsidP="003147F3">
      <w:r>
        <w:t xml:space="preserve">“I never knew your father, but I have seen him once</w:t>
      </w:r>
      <w:del w:id="10517" w:author="Editor" w:date="2026-09-25T09:00:00Z">
        <w:r>
          <w:delText xml:space="preserve">” the</w:delText>
        </w:r>
      </w:del>
      <w:ins w:id="10518" w:author="Editor" w:date="2026-09-25T09:00:00Z">
        <w:r>
          <w:t xml:space="preserve">.” The</w:t>
        </w:r>
      </w:ins>
      <w:r>
        <w:t xml:space="preserve"> words </w:t>
      </w:r>
      <w:del w:id="10519" w:author="Editor" w:date="2026-09-25T09:00:00Z">
        <w:r>
          <w:delText xml:space="preserve">came out invariably</w:delText>
        </w:r>
      </w:del>
      <w:ins w:id="10520" w:author="Editor" w:date="2026-09-25T09:00:00Z">
        <w:r>
          <w:t xml:space="preserve">slipped out,</w:t>
        </w:r>
      </w:ins>
      <w:r>
        <w:t xml:space="preserve"> and it was never in his plan to reveal any details.</w:t>
      </w:r>
    </w:p>
    <w:p w14:paraId="4B43EC10" w14:textId="77777777" w:rsidR="003147F3" w:rsidRPr="003147F3" w:rsidRDefault="003147F3" w:rsidP="003147F3">
      <w:r>
        <w:t xml:space="preserve">He took a pause to see how Sanchez was taking it. She had anxiety in her eyes and restlessness in her appearance. He knew any more silence would drive her to insanity. Hurriedly</w:t>
      </w:r>
      <w:ins w:id="10521" w:author="Editor" w:date="2026-09-25T09:00:00Z">
        <w:r>
          <w:t xml:space="preserve">,</w:t>
        </w:r>
      </w:ins>
      <w:r>
        <w:t xml:space="preserve"> he continued</w:t>
      </w:r>
      <w:del w:id="10522" w:author="Editor" w:date="2026-09-25T09:00:00Z">
        <w:r>
          <w:delText xml:space="preserve"> further</w:delText>
        </w:r>
      </w:del>
      <w:r>
        <w:t xml:space="preserve">, “It wasn’t in my </w:t>
      </w:r>
      <w:del w:id="10523" w:author="Editor" w:date="2026-09-25T09:00:00Z">
        <w:r>
          <w:delText xml:space="preserve">span of controls</w:delText>
        </w:r>
      </w:del>
      <w:ins w:id="10524" w:author="Editor" w:date="2026-09-25T09:00:00Z">
        <w:r>
          <w:t xml:space="preserve">control</w:t>
        </w:r>
      </w:ins>
      <w:r>
        <w:t xml:space="preserve">. He was caught in Belarus</w:t>
      </w:r>
      <w:ins w:id="10525" w:author="Editor" w:date="2026-09-25T09:00:00Z">
        <w:r>
          <w:t xml:space="preserve">,</w:t>
        </w:r>
      </w:ins>
      <w:r>
        <w:t xml:space="preserve"> and I happened to be there on a regular business trip. That’s all I know.”</w:t>
      </w:r>
    </w:p>
    <w:p w14:paraId="07C3F7D5" w14:textId="77777777" w:rsidR="003147F3" w:rsidRPr="003147F3" w:rsidRDefault="003147F3" w:rsidP="003147F3">
      <w:r>
        <w:t xml:space="preserve">Benedikt couldn’t face Sanchez</w:t>
      </w:r>
      <w:ins w:id="10526" w:author="Editor" w:date="2026-09-25T09:00:00Z">
        <w:r>
          <w:t xml:space="preserve">,</w:t>
        </w:r>
      </w:ins>
      <w:r>
        <w:t xml:space="preserve"> and in an attempt to avoid her constant gaze, he looked away</w:t>
      </w:r>
      <w:del w:id="10527" w:author="Editor" w:date="2026-09-25T09:00:00Z">
        <w:r>
          <w:delText xml:space="preserve"> from her</w:delText>
        </w:r>
      </w:del>
      <w:r>
        <w:t xml:space="preserve">. Sanchez was barely holding herself</w:t>
      </w:r>
      <w:ins w:id="10528" w:author="Editor" w:date="2026-09-25T09:00:00Z">
        <w:r>
          <w:t xml:space="preserve"> together</w:t>
        </w:r>
      </w:ins>
      <w:r>
        <w:t xml:space="preserve">.</w:t>
      </w:r>
    </w:p>
    <w:p w14:paraId="04076DF0" w14:textId="77777777" w:rsidR="003147F3" w:rsidRPr="003147F3" w:rsidRDefault="003147F3" w:rsidP="003147F3">
      <w:r>
        <w:t>“Is he alive?” Her voice trembled with fear.</w:t>
      </w:r>
    </w:p>
    <w:p w14:paraId="2C115593" w14:textId="77777777" w:rsidR="003147F3" w:rsidRPr="003147F3" w:rsidRDefault="003147F3" w:rsidP="003147F3">
      <w:commentRangeStart w:id="302"/>
      <w:r>
        <w:t>“We are in an illicit trade, but we are not murderers. Not that I want to give you any false hope, but I firmly believe he is alive.” His voice reflected uncertainty.</w:t>
      </w:r>
      <w:commentRangeEnd w:id="302"/>
      <w:r>
        <w:commentReference w:id="302"/>
      </w:r>
    </w:p>
    <w:p w14:paraId="300CA386" w14:textId="77777777" w:rsidR="003147F3" w:rsidRPr="003147F3" w:rsidRDefault="003147F3" w:rsidP="003147F3">
      <w:r>
        <w:t xml:space="preserve">Sanchez wasn’t convinced</w:t>
      </w:r>
      <w:ins w:id="10529" w:author="Editor" w:date="2026-09-25T09:00:00Z">
        <w:r>
          <w:t xml:space="preserve">,</w:t>
        </w:r>
      </w:ins>
      <w:r>
        <w:t xml:space="preserve"> but she knew her options were limited. She stopped quizzing Benedikt. She had lost her appetite. After </w:t>
      </w:r>
      <w:del w:id="10530" w:author="Editor" w:date="2026-09-25T09:00:00Z">
        <w:r>
          <w:delText xml:space="preserve">some uncomfortable silence and </w:delText>
        </w:r>
      </w:del>
      <w:r>
        <w:t xml:space="preserve">a quiet dinner, they headed back to the ship.</w:t>
      </w:r>
    </w:p>
    <w:p w14:paraId="6FEA0B37" w14:textId="77777777" w:rsidR="003147F3" w:rsidRPr="003147F3" w:rsidRDefault="003147F3" w:rsidP="003147F3">
      <w:r>
        <w:t xml:space="preserve">Benedikt knew he had temporarily weathered the storm. What he mentioned was partly true</w:t>
      </w:r>
      <w:ins w:id="10531" w:author="Editor" w:date="2026-09-25T09:00:00Z">
        <w:r>
          <w:t xml:space="preserve">,</w:t>
        </w:r>
      </w:ins>
      <w:r>
        <w:t xml:space="preserve"> and he feared </w:t>
      </w:r>
      <w:del w:id="10532" w:author="Editor" w:date="2026-09-25T09:00:00Z">
        <w:r>
          <w:delText xml:space="preserve">to faceoff</w:delText>
        </w:r>
      </w:del>
      <w:ins w:id="10533" w:author="Editor" w:date="2026-09-25T09:00:00Z">
        <w:r>
          <w:t xml:space="preserve">facing her</w:t>
        </w:r>
      </w:ins>
      <w:r>
        <w:t xml:space="preserve"> on this topic again. He advised Sanchez to take</w:t>
      </w:r>
      <w:ins w:id="10534" w:author="Editor" w:date="2026-09-25T09:00:00Z">
        <w:r>
          <w:t xml:space="preserve"> some</w:t>
        </w:r>
      </w:ins>
      <w:r>
        <w:t xml:space="preserve"> rest, but she refused. They worked until midnight and wrapped up the left-over work.</w:t>
      </w:r>
    </w:p>
    <w:p w14:paraId="733FB10B" w14:textId="27AF8FD4" w:rsidR="00357478" w:rsidRDefault="003147F3" w:rsidP="00357478">
      <w:r>
        <w:t xml:space="preserve">Sanchez had only one thing on her mind, to take charge of the situation. She had a rough sketch of </w:t>
      </w:r>
      <w:del w:id="10535" w:author="Editor" w:date="2026-09-25T09:00:00Z">
        <w:r>
          <w:delText xml:space="preserve">the</w:delText>
        </w:r>
      </w:del>
      <w:ins w:id="10536" w:author="Editor" w:date="2026-09-25T09:00:00Z">
        <w:r>
          <w:t xml:space="preserve">a</w:t>
        </w:r>
      </w:ins>
      <w:r>
        <w:t xml:space="preserve"> plan in her head and waited until the next morning to execute </w:t>
      </w:r>
      <w:del w:id="10537" w:author="Editor" w:date="2026-09-25T09:00:00Z">
        <w:r>
          <w:delText xml:space="preserve">on </w:delText>
        </w:r>
      </w:del>
      <w:r>
        <w:t xml:space="preserve">it.</w:t>
      </w:r>
    </w:p>
    <w:p w14:paraId="6D77DCB8" w14:textId="77777777" w:rsidR="00357478" w:rsidRDefault="00357478" w:rsidP="00357478">
      <w:r>
        <w:t> </w:t>
      </w:r>
    </w:p>
    <w:p w14:paraId="2A5B6413" w14:textId="77777777" w:rsidR="00357478" w:rsidRDefault="00357478" w:rsidP="00357478"/>
    <w:p w14:paraId="65144268" w14:textId="77777777" w:rsidR="002159FF" w:rsidRDefault="002159FF">
      <w:pPr>
        <w:spacing w:line="259" w:lineRule="auto"/>
        <w:jc w:val="left"/>
      </w:pPr>
      <w:r>
        <w:br w:type="page"/>
      </w:r>
    </w:p>
    <w:p w14:paraId="0F1AEFAB" w14:textId="258B1E40" w:rsidR="00357478" w:rsidRPr="004B45F0" w:rsidRDefault="00357478" w:rsidP="00F56514">
      <w:pPr>
        <w:outlineLvl w:val="0"/>
        <w:rPr>
          <w:b/>
        </w:rPr>
      </w:pPr>
      <w:r>
        <w:rPr>
          <w:b/>
        </w:rPr>
        <w:lastRenderedPageBreak/>
        <w:t>Chapter 62 </w:t>
      </w:r>
    </w:p>
    <w:p w14:paraId="3711B7BB" w14:textId="77777777" w:rsidR="00357478" w:rsidRPr="004B45F0" w:rsidRDefault="00357478" w:rsidP="00357478">
      <w:pPr>
        <w:rPr>
          <w:b/>
        </w:rPr>
      </w:pPr>
      <w:r>
        <w:rPr>
          <w:b/>
        </w:rPr>
        <w:t>4:00 AM 23rd April 2014, Tallinn, Estonia</w:t>
      </w:r>
    </w:p>
    <w:p w14:paraId="030D0CCD" w14:textId="77777777" w:rsidR="005A4F11" w:rsidRPr="005A4F11" w:rsidRDefault="005A4F11" w:rsidP="005A4F11">
      <w:r>
        <w:t xml:space="preserve">Sanchez couldn’t sleep well. She spent most of her time replaying the plan </w:t>
      </w:r>
      <w:del w:id="10538" w:author="Editor" w:date="2026-09-25T09:00:00Z">
        <w:r>
          <w:delText xml:space="preserve">on</w:delText>
        </w:r>
      </w:del>
      <w:ins w:id="10539" w:author="Editor" w:date="2026-09-25T09:00:00Z">
        <w:r>
          <w:t xml:space="preserve">in</w:t>
        </w:r>
      </w:ins>
      <w:r>
        <w:t xml:space="preserve"> her mind. The more she weighed the options, </w:t>
      </w:r>
      <w:ins w:id="10540" w:author="Editor" w:date="2026-09-25T09:00:00Z">
        <w:r>
          <w:t xml:space="preserve">the </w:t>
        </w:r>
      </w:ins>
      <w:r>
        <w:t xml:space="preserve">more</w:t>
      </w:r>
      <w:del w:id="10541" w:author="Editor" w:date="2026-09-25T09:00:00Z">
        <w:r>
          <w:delText xml:space="preserve"> she unraveled flaws</w:delText>
        </w:r>
      </w:del>
      <w:ins w:id="10542" w:author="Editor" w:date="2026-09-25T09:00:00Z">
        <w:r>
          <w:t xml:space="preserve"> flaws she found</w:t>
        </w:r>
      </w:ins>
      <w:r>
        <w:t xml:space="preserve">, making her restless and exasperated. Perturbed, she somehow managed to find some sleep. </w:t>
      </w:r>
    </w:p>
    <w:p w14:paraId="26B0C03C" w14:textId="77777777" w:rsidR="005A4F11" w:rsidRPr="005A4F11" w:rsidRDefault="005A4F11" w:rsidP="005A4F11">
      <w:r>
        <w:t xml:space="preserve">The ship</w:t>
      </w:r>
      <w:del w:id="10543" w:author="Editor (Typography)" w:date="2026-09-25T09:00:00Z">
        <w:r>
          <w:delText xml:space="preserve">'</w:delText>
        </w:r>
      </w:del>
      <w:ins w:id="10544" w:author="Editor (Typography)" w:date="2026-09-25T09:00:00Z">
        <w:r>
          <w:t xml:space="preserve">’</w:t>
        </w:r>
      </w:ins>
      <w:r>
        <w:t xml:space="preserve">s loud whistle woke Sanchez from her brief repose. The vessel </w:t>
      </w:r>
      <w:del w:id="10545" w:author="Editor" w:date="2026-09-25T09:00:00Z">
        <w:r>
          <w:delText xml:space="preserve">flagged off</w:delText>
        </w:r>
      </w:del>
      <w:ins w:id="10546" w:author="Editor" w:date="2026-09-25T09:00:00Z">
        <w:r>
          <w:t xml:space="preserve">departed</w:t>
        </w:r>
      </w:ins>
      <w:r>
        <w:t xml:space="preserve"> from Tallinn, making its onward day-long journey to Ventspils. Sanchez slipped out of </w:t>
      </w:r>
      <w:del w:id="10547" w:author="Editor" w:date="2026-09-25T09:00:00Z">
        <w:r>
          <w:delText xml:space="preserve">the </w:delText>
        </w:r>
      </w:del>
      <w:r>
        <w:t xml:space="preserve">bed, splashed some water on her face, dressed casually and </w:t>
      </w:r>
      <w:del w:id="10548" w:author="Editor" w:date="2026-09-25T09:00:00Z">
        <w:r>
          <w:delText xml:space="preserve">moved with a rapid pace</w:delText>
        </w:r>
      </w:del>
      <w:ins w:id="10549" w:author="Editor" w:date="2026-09-25T09:00:00Z">
        <w:r>
          <w:t xml:space="preserve">hurried</w:t>
        </w:r>
      </w:ins>
      <w:r>
        <w:t xml:space="preserve"> towards the loading station.</w:t>
      </w:r>
    </w:p>
    <w:p w14:paraId="65CB7445" w14:textId="77777777" w:rsidR="005A4F11" w:rsidRPr="005A4F11" w:rsidRDefault="005A4F11" w:rsidP="005A4F11">
      <w:commentRangeStart w:id="303"/>
      <w:r>
        <w:t xml:space="preserve">It was a quiet morning. The loading dock was missing the hullabaloo </w:t>
      </w:r>
      <w:del w:id="10550" w:author="Editor" w:date="2026-09-25T09:00:00Z">
        <w:r>
          <w:delText xml:space="preserve">that existed for</w:delText>
        </w:r>
      </w:del>
      <w:ins w:id="10551" w:author="Editor" w:date="2026-09-25T09:00:00Z">
        <w:r>
          <w:t xml:space="preserve">of</w:t>
        </w:r>
      </w:ins>
      <w:r>
        <w:t xml:space="preserve"> the past few days. She approached the entrance with </w:t>
      </w:r>
      <w:del w:id="10552" w:author="Editor" w:date="2026-09-25T09:00:00Z">
        <w:r>
          <w:delText xml:space="preserve">discrete</w:delText>
        </w:r>
      </w:del>
      <w:ins w:id="10553" w:author="Editor" w:date="2026-09-25T09:00:00Z">
        <w:r>
          <w:t xml:space="preserve">discreet</w:t>
        </w:r>
      </w:ins>
      <w:r>
        <w:t xml:space="preserve"> steps.  Two mariners </w:t>
      </w:r>
      <w:del w:id="10554" w:author="Editor" w:date="2026-09-25T09:00:00Z">
        <w:r>
          <w:delText xml:space="preserve">laced</w:delText>
        </w:r>
      </w:del>
      <w:ins w:id="10555" w:author="Editor" w:date="2026-09-25T09:00:00Z">
        <w:r>
          <w:t xml:space="preserve">armed</w:t>
        </w:r>
      </w:ins>
      <w:r>
        <w:t xml:space="preserve"> with sophisticated weapons guarded the place. They were curious to see a lady at such </w:t>
      </w:r>
      <w:ins w:id="10556" w:author="Editor" w:date="2026-09-25T09:00:00Z">
        <w:r>
          <w:t xml:space="preserve">an </w:t>
        </w:r>
      </w:ins>
      <w:r>
        <w:t xml:space="preserve">ungodly hour</w:t>
      </w:r>
      <w:del w:id="10557" w:author="Editor" w:date="2026-09-25T09:00:00Z">
        <w:r>
          <w:delText xml:space="preserve">. Though inquisitive</w:delText>
        </w:r>
      </w:del>
      <w:ins w:id="10558" w:author="Editor" w:date="2026-09-25T09:00:00Z">
        <w:r>
          <w:t xml:space="preserve">, but</w:t>
        </w:r>
      </w:ins>
      <w:r>
        <w:t xml:space="preserve"> they weren’t alarmed, for they had seen her frequenting the area with Benedikt before. “I am here to see the head stevedore </w:t>
      </w:r>
      <w:del w:id="10559" w:author="Editor" w:date="2026-09-25T09:00:00Z">
        <w:r>
          <w:delText xml:space="preserve">for</w:delText>
        </w:r>
      </w:del>
      <w:ins w:id="10560" w:author="Editor" w:date="2026-09-25T09:00:00Z">
        <w:r>
          <w:t xml:space="preserve">on</w:t>
        </w:r>
      </w:ins>
      <w:r>
        <w:t xml:space="preserve"> an important matter.” She </w:t>
      </w:r>
      <w:del w:id="10561" w:author="Editor" w:date="2026-09-25T09:00:00Z">
        <w:r>
          <w:delText xml:space="preserve">took her chances about his presence</w:delText>
        </w:r>
      </w:del>
      <w:ins w:id="10562" w:author="Editor" w:date="2026-09-25T09:00:00Z">
        <w:r>
          <w:t xml:space="preserve">was not sure he was there</w:t>
        </w:r>
      </w:ins>
      <w:r>
        <w:t xml:space="preserve">.</w:t>
      </w:r>
      <w:commentRangeEnd w:id="303"/>
      <w:r>
        <w:commentReference w:id="303"/>
      </w:r>
    </w:p>
    <w:p w14:paraId="49386DEE" w14:textId="77777777" w:rsidR="005A4F11" w:rsidRPr="005A4F11" w:rsidRDefault="005A4F11" w:rsidP="005A4F11">
      <w:r>
        <w:t xml:space="preserve">“Sure, he is </w:t>
      </w:r>
      <w:del w:id="10563" w:author="Editor" w:date="2026-09-25T09:00:00Z">
        <w:r>
          <w:delText xml:space="preserve">by</w:delText>
        </w:r>
      </w:del>
      <w:ins w:id="10564" w:author="Editor" w:date="2026-09-25T09:00:00Z">
        <w:r>
          <w:t xml:space="preserve">at</w:t>
        </w:r>
      </w:ins>
      <w:r>
        <w:t xml:space="preserve"> his desk</w:t>
      </w:r>
      <w:ins w:id="10565" w:author="Editor" w:date="2026-09-25T09:00:00Z">
        <w:r>
          <w:t xml:space="preserve">,</w:t>
        </w:r>
      </w:ins>
      <w:r>
        <w:t xml:space="preserve">” came the reply, and she was let inside the cargo area.</w:t>
      </w:r>
    </w:p>
    <w:p w14:paraId="14DE2EC3" w14:textId="2B0A6B9B" w:rsidR="005A4F11" w:rsidRPr="005A4F11" w:rsidRDefault="005A4F11" w:rsidP="005A4F11">
      <w:commentRangeStart w:id="304"/>
      <w:r>
        <w:t xml:space="preserve">She knew this was the easy part. The hard part was to convince Finch, the head stevedore, to speak.</w:t>
      </w:r>
      <w:commentRangeEnd w:id="304"/>
      <w:r>
        <w:commentReference w:id="304"/>
      </w:r>
    </w:p>
    <w:p w14:paraId="2AB4A683" w14:textId="13A83E02" w:rsidR="005A4F11" w:rsidRPr="005A4F11" w:rsidRDefault="0066019E" w:rsidP="005A4F11">
      <w:r>
        <w:t xml:space="preserve">Finch looked tired. The commotion from the last few days had worn him down. He was going through </w:t>
      </w:r>
      <w:del w:id="10566" w:author="Editor" w:date="2026-09-25T09:00:00Z">
        <w:r>
          <w:delText xml:space="preserve">some</w:delText>
        </w:r>
      </w:del>
      <w:ins w:id="10567" w:author="Editor" w:date="2026-09-25T09:00:00Z">
        <w:r>
          <w:t xml:space="preserve">a</w:t>
        </w:r>
      </w:ins>
      <w:r>
        <w:t xml:space="preserve"> file when </w:t>
      </w:r>
      <w:del w:id="10568" w:author="Editor" w:date="2026-09-25T09:00:00Z">
        <w:r>
          <w:delText xml:space="preserve">the</w:delText>
        </w:r>
      </w:del>
      <w:ins w:id="10569" w:author="Editor" w:date="2026-09-25T09:00:00Z">
        <w:r>
          <w:t xml:space="preserve">a</w:t>
        </w:r>
      </w:ins>
      <w:r>
        <w:t xml:space="preserve"> gentle tap on the door interrupted him.  He looked at her with a </w:t>
      </w:r>
      <w:del w:id="10570" w:author="Editor" w:date="2026-09-25T09:00:00Z">
        <w:r>
          <w:delText xml:space="preserve">galling</w:delText>
        </w:r>
      </w:del>
      <w:ins w:id="10571" w:author="Editor" w:date="2026-09-25T09:00:00Z">
        <w:r>
          <w:t xml:space="preserve">stern</w:t>
        </w:r>
      </w:ins>
      <w:r>
        <w:t xml:space="preserve"> stare. He </w:t>
      </w:r>
      <w:del w:id="10572" w:author="Editor" w:date="2026-09-25T09:00:00Z">
        <w:r>
          <w:delText xml:space="preserve">sure</w:delText>
        </w:r>
      </w:del>
      <w:ins w:id="10573" w:author="Editor" w:date="2026-09-25T09:00:00Z">
        <w:r>
          <w:t xml:space="preserve">certainly</w:t>
        </w:r>
      </w:ins>
      <w:r>
        <w:t xml:space="preserve"> </w:t>
      </w:r>
      <w:del w:id="10574" w:author="Editor (Spelling)" w:date="2026-09-25T09:00:00Z">
        <w:r>
          <w:delText xml:space="preserve">recognized</w:delText>
        </w:r>
      </w:del>
      <w:ins w:id="10575" w:author="Editor (Spelling)" w:date="2026-09-25T09:00:00Z">
        <w:r>
          <w:t xml:space="preserve">recognised</w:t>
        </w:r>
      </w:ins>
      <w:r>
        <w:t xml:space="preserve"> her but </w:t>
      </w:r>
      <w:del w:id="10576" w:author="Editor" w:date="2026-09-25T09:00:00Z">
        <w:r>
          <w:delText xml:space="preserve">expressed a pretentious look</w:delText>
        </w:r>
      </w:del>
      <w:ins w:id="10577" w:author="Editor" w:date="2026-09-25T09:00:00Z">
        <w:r>
          <w:t xml:space="preserve">pretended otherwise</w:t>
        </w:r>
      </w:ins>
      <w:r>
        <w:t xml:space="preserve">, unsure of the purpose of her visit.</w:t>
      </w:r>
    </w:p>
    <w:p w14:paraId="6F64C7DA" w14:textId="77777777" w:rsidR="005A4F11" w:rsidRPr="005A4F11" w:rsidRDefault="005A4F11" w:rsidP="005A4F11">
      <w:r>
        <w:t xml:space="preserve">Sanchez</w:t>
      </w:r>
      <w:del w:id="10578" w:author="Editor" w:date="2026-09-25T09:00:00Z">
        <w:r>
          <w:delText xml:space="preserve"> broke the brief prelude and</w:delText>
        </w:r>
      </w:del>
      <w:r>
        <w:t xml:space="preserve"> started gently, “</w:t>
      </w:r>
      <w:del w:id="10579" w:author="Editor" w:date="2026-09-25T09:00:00Z">
        <w:r>
          <w:delText xml:space="preserve">would</w:delText>
        </w:r>
      </w:del>
      <w:ins w:id="10580" w:author="Editor" w:date="2026-09-25T09:00:00Z">
        <w:r>
          <w:t xml:space="preserve">Would</w:t>
        </w:r>
      </w:ins>
      <w:r>
        <w:t xml:space="preserve"> you have</w:t>
      </w:r>
      <w:ins w:id="10581" w:author="Editor" w:date="2026-09-25T09:00:00Z">
        <w:r>
          <w:t xml:space="preserve"> a</w:t>
        </w:r>
      </w:ins>
      <w:r>
        <w:t xml:space="preserve"> few minutes for me?”</w:t>
      </w:r>
    </w:p>
    <w:p w14:paraId="0853F55A" w14:textId="77777777" w:rsidR="005A4F11" w:rsidRPr="005A4F11" w:rsidRDefault="005A4F11" w:rsidP="005A4F11">
      <w:del w:id="10582" w:author="Editor (Typography)" w:date="2026-09-25T09:00:00Z">
        <w:r>
          <w:delText xml:space="preserve">"</w:delText>
        </w:r>
      </w:del>
      <w:ins w:id="10583" w:author="Editor (Typography)" w:date="2026-09-25T09:00:00Z">
        <w:r>
          <w:t xml:space="preserve">“</w:t>
        </w:r>
      </w:ins>
      <w:r>
        <w:t xml:space="preserve">What is it about?” His voice reflected clear hesitation.</w:t>
      </w:r>
    </w:p>
    <w:p w14:paraId="17F83A9D" w14:textId="77777777" w:rsidR="005A4F11" w:rsidRPr="005A4F11" w:rsidRDefault="005A4F11" w:rsidP="005A4F11">
      <w:r>
        <w:t>Sanchez stepped inside his office, pulled her father’s picture from the file she was holding and asked, “Do you know this person?”</w:t>
      </w:r>
    </w:p>
    <w:p w14:paraId="28ED665D" w14:textId="7E96BE38" w:rsidR="005A4F11" w:rsidRPr="005A4F11" w:rsidRDefault="005A4F11" w:rsidP="005A4F11">
      <w:r>
        <w:t xml:space="preserve">She looked straight </w:t>
      </w:r>
      <w:del w:id="10584" w:author="Editor" w:date="2026-09-25T09:00:00Z">
        <w:r>
          <w:delText xml:space="preserve">through</w:delText>
        </w:r>
      </w:del>
      <w:ins w:id="10585" w:author="Editor" w:date="2026-09-25T09:00:00Z">
        <w:r>
          <w:t xml:space="preserve">at</w:t>
        </w:r>
      </w:ins>
      <w:r>
        <w:t xml:space="preserve"> him and waited for his response. Finch briefly looked at the picture and immediately took his eyes off it.  </w:t>
      </w:r>
      <w:del w:id="10586" w:author="Editor (Typography)" w:date="2026-09-25T09:00:00Z">
        <w:r>
          <w:delText xml:space="preserve">"</w:delText>
        </w:r>
      </w:del>
      <w:ins w:id="10587" w:author="Editor (Typography)" w:date="2026-09-25T09:00:00Z">
        <w:r>
          <w:t xml:space="preserve">“</w:t>
        </w:r>
      </w:ins>
      <w:r>
        <w:t xml:space="preserve">Please leave</w:t>
      </w:r>
      <w:del w:id="10588" w:author="Editor" w:date="2026-09-25T09:00:00Z">
        <w:r>
          <w:delText xml:space="preserve">?</w:delText>
        </w:r>
      </w:del>
      <w:ins w:id="10589" w:author="Editor" w:date="2026-09-25T09:00:00Z">
        <w:r>
          <w:t xml:space="preserve">,</w:t>
        </w:r>
      </w:ins>
      <w:r>
        <w:t xml:space="preserve">” he </w:t>
      </w:r>
      <w:del w:id="10590" w:author="Editor" w:date="2026-09-25T09:00:00Z">
        <w:r>
          <w:delText xml:space="preserve">announced</w:delText>
        </w:r>
      </w:del>
      <w:ins w:id="10591" w:author="Editor" w:date="2026-09-25T09:00:00Z">
        <w:r>
          <w:t xml:space="preserve">said</w:t>
        </w:r>
      </w:ins>
      <w:r>
        <w:t xml:space="preserve"> with a flat tone.</w:t>
      </w:r>
    </w:p>
    <w:p w14:paraId="367CC2A5" w14:textId="77777777" w:rsidR="005A4F11" w:rsidRPr="005A4F11" w:rsidRDefault="005A4F11" w:rsidP="005A4F11">
      <w:r>
        <w:t xml:space="preserve">Sanchez wasn’t surprised. She was expecting a response </w:t>
      </w:r>
      <w:del w:id="10592" w:author="Editor" w:date="2026-09-25T09:00:00Z">
        <w:r>
          <w:delText xml:space="preserve">something in</w:delText>
        </w:r>
      </w:del>
      <w:ins w:id="10593" w:author="Editor" w:date="2026-09-25T09:00:00Z">
        <w:r>
          <w:t xml:space="preserve">along</w:t>
        </w:r>
      </w:ins>
      <w:r>
        <w:t xml:space="preserve"> the same lines.</w:t>
      </w:r>
    </w:p>
    <w:p w14:paraId="6B440B01" w14:textId="77777777" w:rsidR="005A4F11" w:rsidRPr="005A4F11" w:rsidRDefault="005A4F11" w:rsidP="005A4F11">
      <w:r>
        <w:t xml:space="preserve">“I mean no harm, and whatever you say will be off the </w:t>
      </w:r>
      <w:del w:id="10594" w:author="Editor" w:date="2026-09-25T09:00:00Z">
        <w:r>
          <w:delText xml:space="preserve">records</w:delText>
        </w:r>
      </w:del>
      <w:ins w:id="10595" w:author="Editor" w:date="2026-09-25T09:00:00Z">
        <w:r>
          <w:t xml:space="preserve">record</w:t>
        </w:r>
      </w:ins>
      <w:r>
        <w:t xml:space="preserve">. Please, any bit of information would be a big help.” She maintained her composure</w:t>
      </w:r>
      <w:del w:id="10596" w:author="Editor" w:date="2026-09-25T09:00:00Z">
        <w:r>
          <w:delText xml:space="preserve"> without losing her calm</w:delText>
        </w:r>
      </w:del>
      <w:r>
        <w:t xml:space="preserve">.</w:t>
      </w:r>
    </w:p>
    <w:p w14:paraId="2C67281D" w14:textId="0DC820F9" w:rsidR="005A4F11" w:rsidRPr="005A4F11" w:rsidRDefault="005A4F11" w:rsidP="005A4F11">
      <w:r>
        <w:t xml:space="preserve">By now Finch had lost his patience. He was almost screaming. He threatened her with dire consequences if she refused to leave.</w:t>
      </w:r>
    </w:p>
    <w:p w14:paraId="0C7AB907" w14:textId="5D017D4D" w:rsidR="005A4F11" w:rsidRPr="005A4F11" w:rsidRDefault="005A4F11" w:rsidP="005A4F11">
      <w:r>
        <w:t xml:space="preserve">Sanchez had no option</w:t>
      </w:r>
      <w:del w:id="10597" w:author="Editor" w:date="2026-09-25T09:00:00Z">
        <w:r>
          <w:delText xml:space="preserve">,</w:delText>
        </w:r>
      </w:del>
      <w:r>
        <w:t xml:space="preserve"> but to leave his office. There was a strong possibility of Finch complaining to Benedikt, but that was </w:t>
      </w:r>
      <w:ins w:id="10598" w:author="Editor" w:date="2026-09-25T09:00:00Z">
        <w:r>
          <w:t xml:space="preserve">the </w:t>
        </w:r>
      </w:ins>
      <w:r>
        <w:t xml:space="preserve">least of her </w:t>
      </w:r>
      <w:del w:id="10599" w:author="Editor" w:date="2026-09-25T09:00:00Z">
        <w:r>
          <w:delText xml:space="preserve">worry</w:delText>
        </w:r>
      </w:del>
      <w:ins w:id="10600" w:author="Editor" w:date="2026-09-25T09:00:00Z">
        <w:r>
          <w:t xml:space="preserve">worries</w:t>
        </w:r>
      </w:ins>
      <w:r>
        <w:t xml:space="preserve">.</w:t>
      </w:r>
    </w:p>
    <w:p w14:paraId="5B1908E0" w14:textId="77757378" w:rsidR="005A4F11" w:rsidRPr="005A4F11" w:rsidRDefault="005A4F11" w:rsidP="005A4F11">
      <w:commentRangeStart w:id="305"/>
      <w:del w:id="10601" w:author="Editor" w:date="2026-09-25T09:00:00Z">
        <w:r>
          <w:delText xml:space="preserve">While she</w:delText>
        </w:r>
      </w:del>
      <w:ins w:id="10602" w:author="Editor" w:date="2026-09-25T09:00:00Z">
        <w:r>
          <w:t xml:space="preserve">Though she had</w:t>
        </w:r>
      </w:ins>
      <w:r>
        <w:t xml:space="preserve"> made no progress, one thing was certain</w:t>
      </w:r>
      <w:del w:id="10603" w:author="Editor" w:date="2026-09-25T09:00:00Z">
        <w:r>
          <w:delText xml:space="preserve">,</w:delText>
        </w:r>
      </w:del>
      <w:ins w:id="10604" w:author="Editor" w:date="2026-09-25T09:00:00Z">
        <w:r>
          <w:t xml:space="preserve">.</w:t>
        </w:r>
      </w:ins>
      <w:r>
        <w:t xml:space="preserve"> Finch knew her father. It was still dark</w:t>
      </w:r>
      <w:ins w:id="10605" w:author="Editor" w:date="2026-09-25T09:00:00Z">
        <w:r>
          <w:t xml:space="preserve">,</w:t>
        </w:r>
      </w:ins>
      <w:r>
        <w:t xml:space="preserve"> and except for the sailors, the entire ship was in deep slumber. Sanchez’s tiredness </w:t>
      </w:r>
      <w:del w:id="10606" w:author="Editor" w:date="2026-09-25T09:00:00Z">
        <w:r>
          <w:delText xml:space="preserve">from the last night </w:delText>
        </w:r>
      </w:del>
      <w:r>
        <w:t xml:space="preserve">had surprisingly vanished. She turned her computer on and carefully downloaded all the images</w:t>
      </w:r>
      <w:del w:id="10607" w:author="Editor" w:date="2026-09-25T09:00:00Z">
        <w:r>
          <w:delText xml:space="preserve">, videos and pictures</w:delText>
        </w:r>
      </w:del>
      <w:ins w:id="10608" w:author="Editor" w:date="2026-09-25T09:00:00Z">
        <w:r>
          <w:t xml:space="preserve"> and videos</w:t>
        </w:r>
      </w:ins>
      <w:r>
        <w:t xml:space="preserve"> from her gadgets. She was curious to learn what</w:t>
      </w:r>
      <w:ins w:id="10609" w:author="Editor" w:date="2026-09-25T09:00:00Z">
        <w:r>
          <w:t xml:space="preserve"> had</w:t>
        </w:r>
      </w:ins>
      <w:r>
        <w:t xml:space="preserve"> transpired in the meeting room. She put on her earpiece and played the audio recording from the conference room. They were mostly discussing the loads, money and some future deals. She fast-forwarded the audio to hear anything that could lead her to her father</w:t>
      </w:r>
      <w:del w:id="10610" w:author="Editor" w:date="2026-09-25T09:00:00Z">
        <w:r>
          <w:delText xml:space="preserve"> but found nothing</w:delText>
        </w:r>
      </w:del>
      <w:r>
        <w:t xml:space="preserve">. Except for being</w:t>
      </w:r>
      <w:del w:id="10611" w:author="Editor" w:date="2026-09-25T09:00:00Z">
        <w:r>
          <w:delText xml:space="preserve"> a</w:delText>
        </w:r>
      </w:del>
      <w:r>
        <w:t xml:space="preserve"> good evidence to trap the rogues</w:t>
      </w:r>
      <w:ins w:id="10612" w:author="Editor" w:date="2026-09-25T09:00:00Z">
        <w:r>
          <w:t xml:space="preserve">,</w:t>
        </w:r>
      </w:ins>
      <w:r>
        <w:t xml:space="preserve"> the audio offered nothing significant</w:t>
      </w:r>
      <w:del w:id="10613" w:author="Editor" w:date="2026-09-25T09:00:00Z">
        <w:r>
          <w:delText xml:space="preserve"> to get to her father</w:delText>
        </w:r>
      </w:del>
      <w:r>
        <w:t xml:space="preserve">.</w:t>
      </w:r>
      <w:commentRangeEnd w:id="305"/>
      <w:r>
        <w:commentReference w:id="305"/>
      </w:r>
    </w:p>
    <w:p w14:paraId="47D2DF68" w14:textId="3633F26F" w:rsidR="0016470A" w:rsidRPr="005A4F11" w:rsidRDefault="005A4F11" w:rsidP="005A4F11">
      <w:commentRangeStart w:id="306"/>
      <w:r>
        <w:t xml:space="preserve">Frustrated</w:t>
      </w:r>
      <w:ins w:id="10614" w:author="Editor" w:date="2026-09-25T09:00:00Z">
        <w:r>
          <w:t xml:space="preserve">,</w:t>
        </w:r>
      </w:ins>
      <w:r>
        <w:t xml:space="preserve"> she decided to </w:t>
      </w:r>
      <w:del w:id="10615" w:author="Editor" w:date="2026-09-25T09:00:00Z">
        <w:r>
          <w:delText xml:space="preserve">retire for the night</w:delText>
        </w:r>
      </w:del>
      <w:ins w:id="10616" w:author="Editor" w:date="2026-09-25T09:00:00Z">
        <w:r>
          <w:t xml:space="preserve">catch a few hours of sleep</w:t>
        </w:r>
      </w:ins>
      <w:r>
        <w:t xml:space="preserve">. She had to rest well to be ready for Latvia.</w:t>
      </w:r>
      <w:r>
        <w:rPr>
          <w:b/>
        </w:rPr>
        <w:br w:type="page"/>
      </w:r>
      <w:commentRangeEnd w:id="306"/>
      <w:r>
        <w:commentReference w:id="306"/>
      </w:r>
    </w:p>
    <w:p w14:paraId="10E71B5D" w14:textId="131FD8F5" w:rsidR="00357478" w:rsidRPr="004B45F0" w:rsidRDefault="00357478" w:rsidP="00F56514">
      <w:pPr>
        <w:outlineLvl w:val="0"/>
        <w:rPr>
          <w:b/>
        </w:rPr>
      </w:pPr>
      <w:r>
        <w:rPr>
          <w:b/>
        </w:rPr>
        <w:lastRenderedPageBreak/>
        <w:t>Chapter 63</w:t>
      </w:r>
    </w:p>
    <w:p w14:paraId="74FF7BFA" w14:textId="77777777" w:rsidR="00357478" w:rsidRPr="004B45F0" w:rsidRDefault="00357478" w:rsidP="00357478">
      <w:pPr>
        <w:rPr>
          <w:b/>
        </w:rPr>
      </w:pPr>
      <w:commentRangeStart w:id="307"/>
      <w:r>
        <w:rPr>
          <w:b/>
        </w:rPr>
        <w:t xml:space="preserve">10:00 AM 23rd April 2014, </w:t>
      </w:r>
      <w:del w:id="10617" w:author="Editor" w:date="2026-09-25T09:00:00Z">
        <w:r>
          <w:rPr>
            <w:b/>
          </w:rPr>
          <w:delText xml:space="preserve">Ventspils, Latvia</w:delText>
        </w:r>
      </w:del>
      <w:ins w:id="10618" w:author="Editor" w:date="2026-09-25T09:00:00Z">
        <w:r>
          <w:rPr>
            <w:b/>
          </w:rPr>
          <w:t xml:space="preserve">Baltic Sea</w:t>
        </w:r>
      </w:ins>
      <w:commentRangeEnd w:id="307"/>
      <w:r>
        <w:commentReference w:id="307"/>
      </w:r>
    </w:p>
    <w:p w14:paraId="16B11942" w14:textId="0986FA3F" w:rsidR="00CA3192" w:rsidRPr="00CA3192" w:rsidRDefault="00CA3192" w:rsidP="00CA3192">
      <w:commentRangeStart w:id="309"/>
      <w:commentRangeStart w:id="308"/>
      <w:r>
        <w:t xml:space="preserve">Benedikt’s aggravation was</w:t>
      </w:r>
      <w:del w:id="10619" w:author="Editor" w:date="2026-09-25T09:00:00Z">
        <w:r>
          <w:delText xml:space="preserve"> at the</w:delText>
        </w:r>
      </w:del>
      <w:r>
        <w:t xml:space="preserve"> extreme. Ever since Sanchez had boarded the ship</w:t>
      </w:r>
      <w:del w:id="10620" w:author="Editor" w:date="2026-09-25T09:00:00Z">
        <w:r>
          <w:delText xml:space="preserve"> it was</w:delText>
        </w:r>
      </w:del>
      <w:ins w:id="10621" w:author="Editor" w:date="2026-09-25T09:00:00Z">
        <w:r>
          <w:t xml:space="preserve">, it had been</w:t>
        </w:r>
      </w:ins>
      <w:r>
        <w:t xml:space="preserve"> nothing but a series of </w:t>
      </w:r>
      <w:del w:id="10622" w:author="Editor" w:date="2026-09-25T09:00:00Z">
        <w:r>
          <w:delText xml:space="preserve">misdemeanors</w:delText>
        </w:r>
      </w:del>
      <w:ins w:id="10623" w:author="Editor" w:date="2026-09-25T09:00:00Z">
        <w:r>
          <w:t xml:space="preserve">mishaps</w:t>
        </w:r>
      </w:ins>
      <w:r>
        <w:t xml:space="preserve">. It was never part of his plan to </w:t>
      </w:r>
      <w:del w:id="10624" w:author="Editor" w:date="2026-09-25T09:00:00Z">
        <w:r>
          <w:delText xml:space="preserve">flair</w:delText>
        </w:r>
      </w:del>
      <w:ins w:id="10625" w:author="Editor" w:date="2026-09-25T09:00:00Z">
        <w:r>
          <w:t xml:space="preserve">stir</w:t>
        </w:r>
      </w:ins>
      <w:r>
        <w:t xml:space="preserve"> her antsy emotions, and</w:t>
      </w:r>
      <w:ins w:id="10626" w:author="Editor" w:date="2026-09-25T09:00:00Z">
        <w:r>
          <w:t xml:space="preserve"> the</w:t>
        </w:r>
      </w:ins>
      <w:r>
        <w:t xml:space="preserve"> more he tried mending the situation, the worse it became. He assumed staying close to Sanchez would help her know him better. </w:t>
      </w:r>
      <w:del w:id="10627" w:author="Editor" w:date="2026-09-25T09:00:00Z">
        <w:r>
          <w:delText xml:space="preserve">But to his dismay, everything was working against him. </w:delText>
        </w:r>
      </w:del>
      <w:r>
        <w:t xml:space="preserve">His yearning for her was growing by the day</w:t>
      </w:r>
      <w:ins w:id="10628" w:author="Editor" w:date="2026-09-25T09:00:00Z">
        <w:r>
          <w:t xml:space="preserve">,</w:t>
        </w:r>
      </w:ins>
      <w:r>
        <w:t xml:space="preserve"> and his inability to </w:t>
      </w:r>
      <w:del w:id="10629" w:author="Editor" w:date="2026-09-25T09:00:00Z">
        <w:r>
          <w:delText xml:space="preserve">accost</w:delText>
        </w:r>
      </w:del>
      <w:ins w:id="10630" w:author="Editor" w:date="2026-09-25T09:00:00Z">
        <w:r>
          <w:t xml:space="preserve">approach</w:t>
        </w:r>
      </w:ins>
      <w:r>
        <w:t xml:space="preserve"> her was breaking him apart. He was convinced that the only way he could restore </w:t>
      </w:r>
      <w:del w:id="10631" w:author="Editor" w:date="2026-09-25T09:00:00Z">
        <w:r>
          <w:delText xml:space="preserve">the</w:delText>
        </w:r>
      </w:del>
      <w:ins w:id="10632" w:author="Editor" w:date="2026-09-25T09:00:00Z">
        <w:r>
          <w:t xml:space="preserve">her</w:t>
        </w:r>
      </w:ins>
      <w:r>
        <w:t xml:space="preserve"> lost </w:t>
      </w:r>
      <w:del w:id="10633" w:author="Editor" w:date="2026-09-25T09:00:00Z">
        <w:r>
          <w:delText xml:space="preserve">glare</w:delText>
        </w:r>
      </w:del>
      <w:ins w:id="10634" w:author="Editor" w:date="2026-09-25T09:00:00Z">
        <w:r>
          <w:t xml:space="preserve">trust</w:t>
        </w:r>
      </w:ins>
      <w:r>
        <w:t xml:space="preserve"> was by finding her father, but it wasn</w:t>
      </w:r>
      <w:del w:id="10635" w:author="Editor (Typography)" w:date="2026-09-25T09:00:00Z">
        <w:r>
          <w:delText xml:space="preserve">'</w:delText>
        </w:r>
      </w:del>
      <w:ins w:id="10636" w:author="Editor (Typography)" w:date="2026-09-25T09:00:00Z">
        <w:r>
          <w:t xml:space="preserve">’</w:t>
        </w:r>
      </w:ins>
      <w:r>
        <w:t xml:space="preserve">t an easy task. A small inquiry could alarm the executives in TransPacific, which would do more harm than good. He had to execute his investigation with utmost secrecy, and he still hadn’t figured </w:t>
      </w:r>
      <w:ins w:id="10637" w:author="Editor" w:date="2026-09-25T09:00:00Z">
        <w:r>
          <w:t xml:space="preserve">out </w:t>
        </w:r>
      </w:ins>
      <w:r>
        <w:t xml:space="preserve">his way forward. There was no one in </w:t>
      </w:r>
      <w:del w:id="10638" w:author="Editor" w:date="2026-09-25T09:00:00Z">
        <w:r>
          <w:delText xml:space="preserve">the circuit</w:delText>
        </w:r>
      </w:del>
      <w:ins w:id="10639" w:author="Editor" w:date="2026-09-25T09:00:00Z">
        <w:r>
          <w:t xml:space="preserve">his circle</w:t>
        </w:r>
      </w:ins>
      <w:r>
        <w:t xml:space="preserve"> he could trust to further his probe</w:t>
      </w:r>
      <w:ins w:id="10640" w:author="Editor" w:date="2026-09-25T09:00:00Z">
        <w:r>
          <w:t xml:space="preserve">,</w:t>
        </w:r>
      </w:ins>
      <w:r>
        <w:t xml:space="preserve"> and all his options appeared weak and flawed.  And </w:t>
      </w:r>
      <w:del w:id="10641" w:author="Editor" w:date="2026-09-25T09:00:00Z">
        <w:r>
          <w:delText xml:space="preserve">Above all</w:delText>
        </w:r>
      </w:del>
      <w:ins w:id="10642" w:author="Editor" w:date="2026-09-25T09:00:00Z">
        <w:r>
          <w:t xml:space="preserve">above all,</w:t>
        </w:r>
      </w:ins>
      <w:r>
        <w:t xml:space="preserve"> the fear of Sanchez coming to know what he knew about her father was unsettling him</w:t>
      </w:r>
      <w:del w:id="10643" w:author="Editor" w:date="2026-09-25T09:00:00Z">
        <w:r>
          <w:delText xml:space="preserve"> the most</w:delText>
        </w:r>
      </w:del>
      <w:r>
        <w:t xml:space="preserve">.</w:t>
      </w:r>
      <w:commentRangeEnd w:id="308"/>
      <w:r>
        <w:commentReference w:id="308"/>
      </w:r>
      <w:commentRangeEnd w:id="309"/>
      <w:r>
        <w:commentReference w:id="309"/>
      </w:r>
    </w:p>
    <w:p w14:paraId="2322A496" w14:textId="77777777" w:rsidR="00CA3192" w:rsidRPr="00CA3192" w:rsidRDefault="00CA3192" w:rsidP="00CA3192">
      <w:r>
        <w:t xml:space="preserve">As he dwelled </w:t>
      </w:r>
      <w:del w:id="10644" w:author="Editor" w:date="2026-09-25T09:00:00Z">
        <w:r>
          <w:delText xml:space="preserve">in</w:delText>
        </w:r>
      </w:del>
      <w:ins w:id="10645" w:author="Editor" w:date="2026-09-25T09:00:00Z">
        <w:r>
          <w:t xml:space="preserve">on</w:t>
        </w:r>
      </w:ins>
      <w:r>
        <w:t xml:space="preserve"> this predicament, the screaming siren broke his </w:t>
      </w:r>
      <w:del w:id="10646" w:author="Editor" w:date="2026-09-25T09:00:00Z">
        <w:r>
          <w:delText xml:space="preserve">subtle</w:delText>
        </w:r>
      </w:del>
      <w:ins w:id="10647" w:author="Editor" w:date="2026-09-25T09:00:00Z">
        <w:r>
          <w:t xml:space="preserve">quiet</w:t>
        </w:r>
      </w:ins>
      <w:r>
        <w:t xml:space="preserve"> brooding. He picked</w:t>
      </w:r>
      <w:ins w:id="10648" w:author="Editor" w:date="2026-09-25T09:00:00Z">
        <w:r>
          <w:t xml:space="preserve"> up</w:t>
        </w:r>
      </w:ins>
      <w:r>
        <w:t xml:space="preserve"> his hard hat and rushed outside to find the reason behind the alarm. He saw a swarming crowd rushing </w:t>
      </w:r>
      <w:del w:id="10649" w:author="Editor" w:date="2026-09-25T09:00:00Z">
        <w:r>
          <w:delText xml:space="preserve">towards the abaft</w:delText>
        </w:r>
      </w:del>
      <w:ins w:id="10650" w:author="Editor" w:date="2026-09-25T09:00:00Z">
        <w:r>
          <w:t xml:space="preserve">aft</w:t>
        </w:r>
      </w:ins>
      <w:r>
        <w:t xml:space="preserve">. Upon enquiring</w:t>
      </w:r>
      <w:ins w:id="10651" w:author="Editor" w:date="2026-09-25T09:00:00Z">
        <w:r>
          <w:t xml:space="preserve">,</w:t>
        </w:r>
      </w:ins>
      <w:r>
        <w:t xml:space="preserve"> he learned one of the workers </w:t>
      </w:r>
      <w:del w:id="10652" w:author="Editor" w:date="2026-09-25T09:00:00Z">
        <w:r>
          <w:delText xml:space="preserve">got</w:delText>
        </w:r>
      </w:del>
      <w:ins w:id="10653" w:author="Editor" w:date="2026-09-25T09:00:00Z">
        <w:r>
          <w:t xml:space="preserve">had been</w:t>
        </w:r>
      </w:ins>
      <w:r>
        <w:t xml:space="preserve"> hurt. Once </w:t>
      </w:r>
      <w:del w:id="10654" w:author="Editor" w:date="2026-09-25T09:00:00Z">
        <w:r>
          <w:delText xml:space="preserve">confirmed</w:delText>
        </w:r>
      </w:del>
      <w:ins w:id="10655" w:author="Editor" w:date="2026-09-25T09:00:00Z">
        <w:r>
          <w:t xml:space="preserve">assured</w:t>
        </w:r>
      </w:ins>
      <w:r>
        <w:t xml:space="preserve"> that </w:t>
      </w:r>
      <w:del w:id="10656" w:author="Editor" w:date="2026-09-25T09:00:00Z">
        <w:r>
          <w:delText xml:space="preserve">it wasn’t any</w:delText>
        </w:r>
      </w:del>
      <w:ins w:id="10657" w:author="Editor" w:date="2026-09-25T09:00:00Z">
        <w:r>
          <w:t xml:space="preserve">there was no</w:t>
        </w:r>
      </w:ins>
      <w:r>
        <w:t xml:space="preserve"> danger to the ship</w:t>
      </w:r>
      <w:del w:id="10658" w:author="Editor" w:date="2026-09-25T09:00:00Z">
        <w:r>
          <w:delText xml:space="preserve"> he retracted</w:delText>
        </w:r>
      </w:del>
      <w:ins w:id="10659" w:author="Editor" w:date="2026-09-25T09:00:00Z">
        <w:r>
          <w:t xml:space="preserve">, he retraced</w:t>
        </w:r>
      </w:ins>
      <w:r>
        <w:t xml:space="preserve"> his steps</w:t>
      </w:r>
      <w:del w:id="10660" w:author="Editor" w:date="2026-09-25T09:00:00Z">
        <w:r>
          <w:delText xml:space="preserve"> back</w:delText>
        </w:r>
      </w:del>
      <w:r>
        <w:t xml:space="preserve"> to his cabin.</w:t>
      </w:r>
    </w:p>
    <w:p w14:paraId="0310DD65" w14:textId="77777777" w:rsidR="00CA3192" w:rsidRPr="00CA3192" w:rsidRDefault="00CA3192" w:rsidP="00CA3192">
      <w:commentRangeStart w:id="311"/>
      <w:commentRangeStart w:id="310"/>
      <w:r>
        <w:t xml:space="preserve">There was a commotion near the ship</w:t>
      </w:r>
      <w:del w:id="10661" w:author="Editor (Typography)" w:date="2026-09-25T09:00:00Z">
        <w:r>
          <w:delText xml:space="preserve">'</w:delText>
        </w:r>
      </w:del>
      <w:ins w:id="10662" w:author="Editor (Typography)" w:date="2026-09-25T09:00:00Z">
        <w:r>
          <w:t xml:space="preserve">’</w:t>
        </w:r>
      </w:ins>
      <w:r>
        <w:t xml:space="preserve">s stern. A doctor was attending to an injured worker who lay unconscious on a wooden shaft. From a distance, Sanchez could see the person was bleeding profusely. She was baffled to see the packed crowd suffocating the already distressed worker. She </w:t>
      </w:r>
      <w:ins w:id="10663" w:author="Editor" w:date="2026-09-25T09:00:00Z">
        <w:r>
          <w:t xml:space="preserve">pushed people aside and </w:t>
        </w:r>
      </w:ins>
      <w:r>
        <w:t xml:space="preserve">maneuvered her way</w:t>
      </w:r>
      <w:del w:id="10664" w:author="Editor" w:date="2026-09-25T09:00:00Z">
        <w:r>
          <w:delText xml:space="preserve"> by pushing people aside,</w:delText>
        </w:r>
      </w:del>
      <w:r>
        <w:t xml:space="preserve"> to the open shaft where the doctor was attending </w:t>
      </w:r>
      <w:ins w:id="10665" w:author="Editor" w:date="2026-09-25T09:00:00Z">
        <w:r>
          <w:t xml:space="preserve">to </w:t>
        </w:r>
      </w:ins>
      <w:r>
        <w:t xml:space="preserve">him. Once she </w:t>
      </w:r>
      <w:del w:id="10666" w:author="Editor" w:date="2026-09-25T09:00:00Z">
        <w:r>
          <w:delText xml:space="preserve">managed to come</w:delText>
        </w:r>
      </w:del>
      <w:ins w:id="10667" w:author="Editor" w:date="2026-09-25T09:00:00Z">
        <w:r>
          <w:t xml:space="preserve">was</w:t>
        </w:r>
      </w:ins>
      <w:r>
        <w:t xml:space="preserve"> close to the spot, she turned around and screamed at the top of her lungs, “Guys, you need to let the doctor do his job. Give </w:t>
      </w:r>
      <w:ins w:id="10668" w:author="Editor" w:date="2026-09-25T09:00:00Z">
        <w:r>
          <w:t xml:space="preserve">him </w:t>
        </w:r>
      </w:ins>
      <w:r>
        <w:t xml:space="preserve">some space</w:t>
      </w:r>
      <w:ins w:id="10669" w:author="Editor" w:date="2026-09-25T09:00:00Z">
        <w:r>
          <w:t xml:space="preserve">,</w:t>
        </w:r>
      </w:ins>
      <w:r>
        <w:t xml:space="preserve"> please.”</w:t>
      </w:r>
      <w:commentRangeEnd w:id="310"/>
      <w:r>
        <w:commentReference w:id="310"/>
      </w:r>
      <w:commentRangeEnd w:id="311"/>
      <w:r>
        <w:commentReference w:id="311"/>
      </w:r>
    </w:p>
    <w:p w14:paraId="390A296F" w14:textId="423FEC02" w:rsidR="00CA3192" w:rsidRPr="00CA3192" w:rsidRDefault="00CA3192" w:rsidP="00CA3192">
      <w:r>
        <w:t xml:space="preserve">That announcement worked, and people started dispersing. There were five of them left, the doctor, the injured worker, Finch, Sanchez, and the second officer. The worker appeared to be in </w:t>
      </w:r>
      <w:del w:id="10670" w:author="Editor" w:date="2026-09-25T09:00:00Z">
        <w:r>
          <w:delText xml:space="preserve">a </w:delText>
        </w:r>
      </w:del>
      <w:r>
        <w:t xml:space="preserve">bad shape. His left </w:t>
      </w:r>
      <w:del w:id="10671" w:author="Editor" w:date="2026-09-25T09:00:00Z">
        <w:r>
          <w:delText xml:space="preserve">limb</w:delText>
        </w:r>
      </w:del>
      <w:ins w:id="10672" w:author="Editor" w:date="2026-09-25T09:00:00Z">
        <w:r>
          <w:t xml:space="preserve">leg</w:t>
        </w:r>
      </w:ins>
      <w:r>
        <w:t xml:space="preserve"> looked almost smashed. No one knew how it </w:t>
      </w:r>
      <w:ins w:id="10673" w:author="Editor" w:date="2026-09-25T09:00:00Z">
        <w:r>
          <w:t xml:space="preserve">had </w:t>
        </w:r>
      </w:ins>
      <w:r>
        <w:t xml:space="preserve">happened, but it appeared one of the loads</w:t>
      </w:r>
      <w:ins w:id="10674" w:author="Editor" w:date="2026-09-25T09:00:00Z">
        <w:r>
          <w:t xml:space="preserve"> had</w:t>
        </w:r>
      </w:ins>
      <w:r>
        <w:t xml:space="preserve"> accidentally hit him. The doctor ordered Finch to get him to the onboard dispensary. </w:t>
      </w:r>
      <w:del w:id="10675" w:author="Editor" w:date="2026-09-25T09:00:00Z">
        <w:r>
          <w:delText xml:space="preserve">He went to</w:delText>
        </w:r>
      </w:del>
      <w:ins w:id="10676" w:author="Editor" w:date="2026-09-25T09:00:00Z">
        <w:r>
          <w:t xml:space="preserve">Finch sprang into</w:t>
        </w:r>
      </w:ins>
      <w:r>
        <w:t xml:space="preserve"> action, and with the help of his fellowmen, </w:t>
      </w:r>
      <w:ins w:id="10677" w:author="Editor" w:date="2026-09-25T09:00:00Z">
        <w:r>
          <w:t xml:space="preserve">carried </w:t>
        </w:r>
      </w:ins>
      <w:r>
        <w:t xml:space="preserve">the injured worker</w:t>
      </w:r>
      <w:del w:id="10678" w:author="Editor" w:date="2026-09-25T09:00:00Z">
        <w:r>
          <w:delText xml:space="preserve"> was carried</w:delText>
        </w:r>
      </w:del>
      <w:r>
        <w:t xml:space="preserve"> on a stretcher to the doctor’s office.</w:t>
      </w:r>
    </w:p>
    <w:p w14:paraId="55E45494" w14:textId="77777777" w:rsidR="00CA3192" w:rsidRPr="00CA3192" w:rsidRDefault="00CA3192" w:rsidP="00CA3192">
      <w:r>
        <w:t xml:space="preserve">As they were walking, the second officer broke the silence, </w:t>
      </w:r>
      <w:del w:id="10679" w:author="Editor (Typography)" w:date="2026-09-25T09:00:00Z">
        <w:r>
          <w:delText xml:space="preserve">"</w:delText>
        </w:r>
      </w:del>
      <w:ins w:id="10680" w:author="Editor (Typography)" w:date="2026-09-25T09:00:00Z">
        <w:r>
          <w:t xml:space="preserve">“</w:t>
        </w:r>
      </w:ins>
      <w:r>
        <w:t xml:space="preserve">How serious </w:t>
      </w:r>
      <w:del w:id="10681" w:author="Editor" w:date="2026-09-25T09:00:00Z">
        <w:r>
          <w:delText xml:space="preserve">it is</w:delText>
        </w:r>
      </w:del>
      <w:ins w:id="10682" w:author="Editor" w:date="2026-09-25T09:00:00Z">
        <w:r>
          <w:t xml:space="preserve">is it</w:t>
        </w:r>
      </w:ins>
      <w:r>
        <w:t xml:space="preserve">?”</w:t>
      </w:r>
    </w:p>
    <w:p w14:paraId="338D86A9" w14:textId="4AA60F0D" w:rsidR="00CA3192" w:rsidRPr="00CA3192" w:rsidRDefault="00CA3192" w:rsidP="00CA3192">
      <w:commentRangeStart w:id="312"/>
      <w:del w:id="10683" w:author="Editor (Typography)" w:date="2026-09-25T09:00:00Z">
        <w:r>
          <w:delText xml:space="preserve">"</w:delText>
        </w:r>
      </w:del>
      <w:ins w:id="10684" w:author="Editor (Typography)" w:date="2026-09-25T09:00:00Z">
        <w:r>
          <w:t xml:space="preserve">“</w:t>
        </w:r>
      </w:ins>
      <w:r>
        <w:t xml:space="preserve">It looks bad. If we don’t get him to a hospital, he might lose his leg. Can we turn the ship back to the port? </w:t>
      </w:r>
      <w:del w:id="10685" w:author="Editor" w:date="2026-09-25T09:00:00Z">
        <w:r>
          <w:delText xml:space="preserve">The most </w:delText>
        </w:r>
      </w:del>
      <w:r>
        <w:t xml:space="preserve">I can hold him </w:t>
      </w:r>
      <w:del w:id="10686" w:author="Editor" w:date="2026-09-25T09:00:00Z">
        <w:r>
          <w:delText xml:space="preserve">is</w:delText>
        </w:r>
      </w:del>
      <w:ins w:id="10687" w:author="Editor" w:date="2026-09-25T09:00:00Z">
        <w:r>
          <w:t xml:space="preserve">for</w:t>
        </w:r>
      </w:ins>
      <w:r>
        <w:t xml:space="preserve"> a couple of hours</w:t>
      </w:r>
      <w:del w:id="10688" w:author="Editor" w:date="2026-09-25T09:00:00Z">
        <w:r>
          <w:delText xml:space="preserve">,” The</w:delText>
        </w:r>
      </w:del>
      <w:ins w:id="10689" w:author="Editor" w:date="2026-09-25T09:00:00Z">
        <w:r>
          <w:t xml:space="preserve"> at the most,” the</w:t>
        </w:r>
      </w:ins>
      <w:r>
        <w:t xml:space="preserve"> doctor stated with a hopeful plea.</w:t>
      </w:r>
      <w:commentRangeEnd w:id="312"/>
      <w:r>
        <w:commentReference w:id="312"/>
      </w:r>
    </w:p>
    <w:p w14:paraId="5773D384" w14:textId="77777777" w:rsidR="00CA3192" w:rsidRPr="00CA3192" w:rsidRDefault="00CA3192" w:rsidP="00CA3192">
      <w:r>
        <w:t xml:space="preserve">The officer was puzzled. “I am not sure. This is </w:t>
      </w:r>
      <w:del w:id="10690" w:author="Editor" w:date="2026-09-25T09:00:00Z">
        <w:r>
          <w:delText xml:space="preserve">a</w:delText>
        </w:r>
      </w:del>
      <w:ins w:id="10691" w:author="Editor" w:date="2026-09-25T09:00:00Z">
        <w:r>
          <w:t xml:space="preserve">the</w:t>
        </w:r>
      </w:ins>
      <w:r>
        <w:t xml:space="preserve"> captain’s call.” And he scurried away to check with the captain.</w:t>
      </w:r>
    </w:p>
    <w:p w14:paraId="11864BCB" w14:textId="2DF38F96" w:rsidR="00CA3192" w:rsidRPr="00CA3192" w:rsidRDefault="00CA3192" w:rsidP="00CA3192">
      <w:r>
        <w:t xml:space="preserve">Sanchez knew the answer wouldn’t be favorable. The dates were fixed</w:t>
      </w:r>
      <w:ins w:id="10692" w:author="Editor" w:date="2026-09-25T09:00:00Z">
        <w:r>
          <w:t xml:space="preserve">,</w:t>
        </w:r>
      </w:ins>
      <w:r>
        <w:t xml:space="preserve"> and there was an army of people </w:t>
      </w:r>
      <w:del w:id="10693" w:author="Editor" w:date="2026-09-25T09:00:00Z">
        <w:r>
          <w:delText xml:space="preserve">aligned</w:delText>
        </w:r>
      </w:del>
      <w:ins w:id="10694" w:author="Editor" w:date="2026-09-25T09:00:00Z">
        <w:r>
          <w:t xml:space="preserve">lined up</w:t>
        </w:r>
      </w:ins>
      <w:r>
        <w:t xml:space="preserve"> for the delivery of the goods. Any change in date would be a mammoth undertaking, which she was sure the captain wouldn’t do for a worker. Finch looked concerned, for his views were not different from </w:t>
      </w:r>
      <w:del w:id="10695" w:author="Editor" w:date="2026-09-25T09:00:00Z">
        <w:r>
          <w:delText xml:space="preserve">her</w:delText>
        </w:r>
      </w:del>
      <w:ins w:id="10696" w:author="Editor" w:date="2026-09-25T09:00:00Z">
        <w:r>
          <w:t xml:space="preserve">hers</w:t>
        </w:r>
      </w:ins>
      <w:r>
        <w:t xml:space="preserve">.</w:t>
      </w:r>
    </w:p>
    <w:p w14:paraId="6816603E" w14:textId="4BAE141E" w:rsidR="00CA3192" w:rsidRPr="00CA3192" w:rsidRDefault="00CA3192" w:rsidP="00CA3192">
      <w:r>
        <w:t xml:space="preserve">The second officer came back in a few minutes, and sure </w:t>
      </w:r>
      <w:ins w:id="10697" w:author="Editor" w:date="2026-09-25T09:00:00Z">
        <w:r>
          <w:t xml:space="preserve">enough, </w:t>
        </w:r>
      </w:ins>
      <w:r>
        <w:t xml:space="preserve">he had disappointing news</w:t>
      </w:r>
      <w:del w:id="10698" w:author="Editor" w:date="2026-09-25T09:00:00Z">
        <w:r>
          <w:delText xml:space="preserve">, the</w:delText>
        </w:r>
      </w:del>
      <w:ins w:id="10699" w:author="Editor" w:date="2026-09-25T09:00:00Z">
        <w:r>
          <w:t xml:space="preserve">. The</w:t>
        </w:r>
      </w:ins>
      <w:r>
        <w:t xml:space="preserve"> ship couldn’t be turned around. It was evident that the chances of </w:t>
      </w:r>
      <w:ins w:id="10700" w:author="Editor" w:date="2026-09-25T09:00:00Z">
        <w:r>
          <w:t xml:space="preserve">restoring </w:t>
        </w:r>
      </w:ins>
      <w:r>
        <w:t xml:space="preserve">his limb</w:t>
      </w:r>
      <w:del w:id="10701" w:author="Editor" w:date="2026-09-25T09:00:00Z">
        <w:r>
          <w:delText xml:space="preserve"> restoration</w:delText>
        </w:r>
      </w:del>
      <w:r>
        <w:t xml:space="preserve"> were next to none. Finch was frustrated, </w:t>
      </w:r>
      <w:ins w:id="10702" w:author="Editor" w:date="2026-09-25T09:00:00Z">
        <w:r>
          <w:t xml:space="preserve">and </w:t>
        </w:r>
      </w:ins>
      <w:r>
        <w:t xml:space="preserve">so was the doctor.</w:t>
      </w:r>
    </w:p>
    <w:p w14:paraId="3D771EE3" w14:textId="77777777" w:rsidR="00CA3192" w:rsidRPr="00CA3192" w:rsidRDefault="00CA3192" w:rsidP="00CA3192">
      <w:r>
        <w:t xml:space="preserve">Sanchez left the dispensary with a purpose and barged into Benedikt</w:t>
      </w:r>
      <w:del w:id="10703" w:author="Editor (Typography)" w:date="2026-09-25T09:00:00Z">
        <w:r>
          <w:delText xml:space="preserve">'</w:delText>
        </w:r>
      </w:del>
      <w:ins w:id="10704" w:author="Editor (Typography)" w:date="2026-09-25T09:00:00Z">
        <w:r>
          <w:t xml:space="preserve">’</w:t>
        </w:r>
      </w:ins>
      <w:r>
        <w:t xml:space="preserve">s cabin without any warning. He was on the phone. He glanced at her</w:t>
      </w:r>
      <w:del w:id="10705" w:author="Editor" w:date="2026-09-25T09:00:00Z">
        <w:r>
          <w:delText xml:space="preserve"> and by her looks</w:delText>
        </w:r>
      </w:del>
      <w:ins w:id="10706" w:author="Editor" w:date="2026-09-25T09:00:00Z">
        <w:r>
          <w:t xml:space="preserve">, and from her look</w:t>
        </w:r>
      </w:ins>
      <w:r>
        <w:t xml:space="preserve">, he knew something was serious.</w:t>
      </w:r>
    </w:p>
    <w:p w14:paraId="1DE8C7AE" w14:textId="77777777" w:rsidR="00CA3192" w:rsidRPr="00CA3192" w:rsidRDefault="00CA3192" w:rsidP="00CA3192">
      <w:r>
        <w:t xml:space="preserve">“You need to turn around the ship. Otherwise, the worker will die</w:t>
      </w:r>
      <w:del w:id="10707" w:author="Editor" w:date="2026-09-25T09:00:00Z">
        <w:r>
          <w:delText xml:space="preserve">”,</w:delText>
        </w:r>
      </w:del>
      <w:ins w:id="10708" w:author="Editor" w:date="2026-09-25T09:00:00Z">
        <w:r>
          <w:t xml:space="preserve">,”</w:t>
        </w:r>
      </w:ins>
      <w:r>
        <w:t xml:space="preserve"> blurted Sanchez.</w:t>
      </w:r>
    </w:p>
    <w:p w14:paraId="06411031" w14:textId="77777777" w:rsidR="00CA3192" w:rsidRPr="00CA3192" w:rsidRDefault="00CA3192" w:rsidP="00CA3192">
      <w:r>
        <w:t xml:space="preserve">By now Benedikt was aware of the situation. “</w:t>
      </w:r>
      <w:del w:id="10709" w:author="Editor" w:date="2026-09-25T09:00:00Z">
        <w:r>
          <w:delText xml:space="preserve">Few</w:delText>
        </w:r>
      </w:del>
      <w:ins w:id="10710" w:author="Editor" w:date="2026-09-25T09:00:00Z">
        <w:r>
          <w:t xml:space="preserve">Some</w:t>
        </w:r>
      </w:ins>
      <w:r>
        <w:t xml:space="preserve"> things are beyond my control. I am sorry for him, but I cannot turn the ship</w:t>
      </w:r>
      <w:del w:id="10711" w:author="Editor" w:date="2026-09-25T09:00:00Z">
        <w:r>
          <w:delText xml:space="preserve">.” He</w:delText>
        </w:r>
      </w:del>
      <w:ins w:id="10712" w:author="Editor" w:date="2026-09-25T09:00:00Z">
        <w:r>
          <w:t xml:space="preserve">,” he</w:t>
        </w:r>
      </w:ins>
      <w:r>
        <w:t xml:space="preserve"> said with a flat voice.</w:t>
      </w:r>
    </w:p>
    <w:p w14:paraId="0916E133" w14:textId="7E1687BD" w:rsidR="00CA3192" w:rsidRPr="00CA3192" w:rsidRDefault="00CA3192" w:rsidP="00CA3192">
      <w:r>
        <w:t xml:space="preserve">“Listen, if that worker dies</w:t>
      </w:r>
      <w:ins w:id="10713" w:author="Editor" w:date="2026-09-25T09:00:00Z">
        <w:r>
          <w:t xml:space="preserve">,</w:t>
        </w:r>
      </w:ins>
      <w:r>
        <w:t xml:space="preserve"> I will never forgive you</w:t>
      </w:r>
      <w:ins w:id="10714" w:author="Editor" w:date="2026-09-25T09:00:00Z">
        <w:r>
          <w:t xml:space="preserve">.</w:t>
        </w:r>
      </w:ins>
      <w:r>
        <w:t xml:space="preserve">” Sanchez was hysterical, and she stormed out of the room without waiting for his response.</w:t>
      </w:r>
    </w:p>
    <w:p w14:paraId="4DCA1A3F" w14:textId="77777777" w:rsidR="00CA3192" w:rsidRPr="00CA3192" w:rsidRDefault="00CA3192" w:rsidP="00CA3192">
      <w:r>
        <w:t xml:space="preserve">The heavy sedation had put the worker temporarily in a numb state. Though the flow of blood had receded, he was still in deep danger. </w:t>
      </w:r>
      <w:del w:id="10715" w:author="Editor (Typography)" w:date="2026-09-25T09:00:00Z">
        <w:r>
          <w:delText xml:space="preserve">"</w:delText>
        </w:r>
      </w:del>
      <w:ins w:id="10716" w:author="Editor (Typography)" w:date="2026-09-25T09:00:00Z">
        <w:r>
          <w:t xml:space="preserve">“</w:t>
        </w:r>
      </w:ins>
      <w:r>
        <w:t xml:space="preserve">He has lost a lot of </w:t>
      </w:r>
      <w:del w:id="10717" w:author="Editor" w:date="2026-09-25T09:00:00Z">
        <w:r>
          <w:delText xml:space="preserve">gore</w:delText>
        </w:r>
      </w:del>
      <w:ins w:id="10718" w:author="Editor" w:date="2026-09-25T09:00:00Z">
        <w:r>
          <w:t xml:space="preserve">blood</w:t>
        </w:r>
      </w:ins>
      <w:r>
        <w:t xml:space="preserve">. I need</w:t>
      </w:r>
      <w:ins w:id="10719" w:author="Editor" w:date="2026-09-25T09:00:00Z">
        <w:r>
          <w:t xml:space="preserve"> a</w:t>
        </w:r>
      </w:ins>
      <w:r>
        <w:t xml:space="preserve"> few volunteers to donate</w:t>
      </w:r>
      <w:del w:id="10720" w:author="Editor" w:date="2026-09-25T09:00:00Z">
        <w:r>
          <w:delText xml:space="preserve"> blood.” The</w:delText>
        </w:r>
      </w:del>
      <w:ins w:id="10721" w:author="Editor" w:date="2026-09-25T09:00:00Z">
        <w:r>
          <w:t xml:space="preserve">,” the</w:t>
        </w:r>
      </w:ins>
      <w:r>
        <w:t xml:space="preserve"> doctor announced.</w:t>
      </w:r>
    </w:p>
    <w:p w14:paraId="5D5DCFFB" w14:textId="62B530C6" w:rsidR="00CA3192" w:rsidRPr="00CA3192" w:rsidRDefault="00CA3192" w:rsidP="00CA3192">
      <w:commentRangeStart w:id="313"/>
      <w:del w:id="10722" w:author="Editor (Typography)" w:date="2026-09-25T09:00:00Z">
        <w:r>
          <w:delText xml:space="preserve">"</w:delText>
        </w:r>
      </w:del>
      <w:ins w:id="10723" w:author="Editor (Typography)" w:date="2026-09-25T09:00:00Z">
        <w:r>
          <w:t xml:space="preserve">“</w:t>
        </w:r>
      </w:ins>
      <w:r>
        <w:t xml:space="preserve">Can he survive until evening?” Latvia was still </w:t>
      </w:r>
      <w:del w:id="10724" w:author="Editor" w:date="2026-09-25T09:00:00Z">
        <w:r>
          <w:delText xml:space="preserve">six</w:delText>
        </w:r>
      </w:del>
      <w:ins w:id="10725" w:author="Editor" w:date="2026-09-25T09:00:00Z">
        <w:r>
          <w:t xml:space="preserve">ten</w:t>
        </w:r>
      </w:ins>
      <w:r>
        <w:t xml:space="preserve"> hours away</w:t>
      </w:r>
      <w:ins w:id="10726" w:author="Editor" w:date="2026-09-25T09:00:00Z">
        <w:r>
          <w:t xml:space="preserve">,</w:t>
        </w:r>
      </w:ins>
      <w:r>
        <w:t xml:space="preserve"> and Finch looked worried.</w:t>
      </w:r>
      <w:commentRangeEnd w:id="313"/>
      <w:r>
        <w:commentReference w:id="313"/>
      </w:r>
    </w:p>
    <w:p w14:paraId="7300BC01" w14:textId="77777777" w:rsidR="00CA3192" w:rsidRPr="00CA3192" w:rsidRDefault="00CA3192" w:rsidP="00CA3192">
      <w:r>
        <w:t xml:space="preserve">“I doubt</w:t>
      </w:r>
      <w:ins w:id="10727" w:author="Editor" w:date="2026-09-25T09:00:00Z">
        <w:r>
          <w:t xml:space="preserve"> it</w:t>
        </w:r>
      </w:ins>
      <w:r>
        <w:t xml:space="preserve">. He needs urgent medical attention</w:t>
      </w:r>
      <w:ins w:id="10728" w:author="Editor" w:date="2026-09-25T09:00:00Z">
        <w:r>
          <w:t xml:space="preserve">.</w:t>
        </w:r>
      </w:ins>
      <w:r>
        <w:t xml:space="preserve">”</w:t>
      </w:r>
    </w:p>
    <w:p w14:paraId="7E395ACF" w14:textId="77777777" w:rsidR="00CA3192" w:rsidRPr="00CA3192" w:rsidRDefault="00CA3192" w:rsidP="00CA3192">
      <w:r>
        <w:t xml:space="preserve">A deep-throated voice </w:t>
      </w:r>
      <w:del w:id="10729" w:author="Editor" w:date="2026-09-25T09:00:00Z">
        <w:r>
          <w:delText xml:space="preserve">rattled</w:delText>
        </w:r>
      </w:del>
      <w:ins w:id="10730" w:author="Editor" w:date="2026-09-25T09:00:00Z">
        <w:r>
          <w:t xml:space="preserve">broke into</w:t>
        </w:r>
      </w:ins>
      <w:r>
        <w:t xml:space="preserve"> their conversation. It was Benedikt, who appeared from nowhere. “I have arranged for a medical helicopter. It should be here any moment. Take him to the top deck</w:t>
      </w:r>
      <w:del w:id="10731" w:author="Editor" w:date="2026-09-25T09:00:00Z">
        <w:r>
          <w:delText xml:space="preserve">”,</w:delText>
        </w:r>
      </w:del>
      <w:ins w:id="10732" w:author="Editor" w:date="2026-09-25T09:00:00Z">
        <w:r>
          <w:t xml:space="preserve">,”</w:t>
        </w:r>
      </w:ins>
      <w:r>
        <w:t xml:space="preserve"> he announced.</w:t>
      </w:r>
    </w:p>
    <w:p w14:paraId="795DBF7E" w14:textId="628B2482" w:rsidR="00CA3192" w:rsidRPr="00CA3192" w:rsidRDefault="00CA3192" w:rsidP="00CA3192">
      <w:r>
        <w:t xml:space="preserve">Everyone in the room was pleasantly surprised. The doctor took the lead and thanked Benedikt for being considerate, followed by Finch</w:t>
      </w:r>
      <w:del w:id="10733" w:author="Editor" w:date="2026-09-25T09:00:00Z">
        <w:r>
          <w:delText xml:space="preserve"> who </w:delText>
        </w:r>
      </w:del>
      <w:ins w:id="10734" w:author="Editor" w:date="2026-09-25T09:00:00Z">
        <w:r>
          <w:t xml:space="preserve">, who looked </w:t>
        </w:r>
      </w:ins>
      <w:r>
        <w:t xml:space="preserve">genuinely</w:t>
      </w:r>
      <w:del w:id="10735" w:author="Editor" w:date="2026-09-25T09:00:00Z">
        <w:r>
          <w:delText xml:space="preserve"> looked</w:delText>
        </w:r>
      </w:del>
      <w:r>
        <w:t xml:space="preserve"> moved by the unexpected gesture</w:t>
      </w:r>
      <w:del w:id="10736" w:author="Editor" w:date="2026-09-25T09:00:00Z">
        <w:r>
          <w:delText xml:space="preserve"> shown by him</w:delText>
        </w:r>
      </w:del>
      <w:r>
        <w:t xml:space="preserve">.</w:t>
      </w:r>
    </w:p>
    <w:p w14:paraId="1C882E33" w14:textId="77777777" w:rsidR="00CA3192" w:rsidRPr="00CA3192" w:rsidRDefault="00CA3192" w:rsidP="00CA3192">
      <w:commentRangeStart w:id="314"/>
      <w:r>
        <w:t xml:space="preserve">“Don’t thank me. Thank the lady. She made this happen.” He left the place as quietly as he </w:t>
      </w:r>
      <w:ins w:id="10737" w:author="Editor" w:date="2026-09-25T09:00:00Z">
        <w:r>
          <w:t xml:space="preserve">had </w:t>
        </w:r>
      </w:ins>
      <w:r>
        <w:t xml:space="preserve">arrived.</w:t>
      </w:r>
      <w:commentRangeEnd w:id="314"/>
      <w:r>
        <w:commentReference w:id="314"/>
      </w:r>
    </w:p>
    <w:p w14:paraId="2F6123E2" w14:textId="375C418E" w:rsidR="00CA3192" w:rsidRPr="00CA3192" w:rsidRDefault="0066019E" w:rsidP="00CA3192">
      <w:r>
        <w:t xml:space="preserve">Finch regretted</w:t>
      </w:r>
      <w:del w:id="10738" w:author="Editor" w:date="2026-09-25T09:00:00Z">
        <w:r>
          <w:delText xml:space="preserve"> about</w:delText>
        </w:r>
      </w:del>
      <w:r>
        <w:t xml:space="preserve"> the way he had behaved with her earlier. He wished he </w:t>
      </w:r>
      <w:del w:id="10739" w:author="Editor" w:date="2026-09-25T09:00:00Z">
        <w:r>
          <w:delText xml:space="preserve">could have</w:delText>
        </w:r>
      </w:del>
      <w:ins w:id="10740" w:author="Editor" w:date="2026-09-25T09:00:00Z">
        <w:r>
          <w:t xml:space="preserve">had</w:t>
        </w:r>
      </w:ins>
      <w:r>
        <w:t xml:space="preserve"> been a little </w:t>
      </w:r>
      <w:ins w:id="10741" w:author="Editor" w:date="2026-09-25T09:00:00Z">
        <w:r>
          <w:t xml:space="preserve">more </w:t>
        </w:r>
      </w:ins>
      <w:r>
        <w:t xml:space="preserve">considerate</w:t>
      </w:r>
      <w:del w:id="10742" w:author="Editor" w:date="2026-09-25T09:00:00Z">
        <w:r>
          <w:delText xml:space="preserve"> with her before</w:delText>
        </w:r>
      </w:del>
      <w:r>
        <w:t xml:space="preserve">. He thanked her in a sheepish manner and turned to talk to the doctor to avoid any further conversation, mostly out of embarrassment.</w:t>
      </w:r>
    </w:p>
    <w:p w14:paraId="3CAA6846" w14:textId="76AF4DBF" w:rsidR="00CA3192" w:rsidRPr="00CA3192" w:rsidRDefault="00CA3192" w:rsidP="00CA3192">
      <w:r>
        <w:t xml:space="preserve">The worker </w:t>
      </w:r>
      <w:del w:id="10743" w:author="Editor" w:date="2026-09-25T09:00:00Z">
        <w:r>
          <w:delText xml:space="preserve">flew away</w:delText>
        </w:r>
      </w:del>
      <w:ins w:id="10744" w:author="Editor" w:date="2026-09-25T09:00:00Z">
        <w:r>
          <w:t xml:space="preserve">was flown out</w:t>
        </w:r>
      </w:ins>
      <w:r>
        <w:t xml:space="preserve">, and people went back to their work. Sanchez had </w:t>
      </w:r>
      <w:ins w:id="10745" w:author="Editor" w:date="2026-09-25T09:00:00Z">
        <w:r>
          <w:t xml:space="preserve">a </w:t>
        </w:r>
      </w:ins>
      <w:r>
        <w:t xml:space="preserve">few unfinished jobs to conclude</w:t>
      </w:r>
      <w:ins w:id="10746" w:author="Editor" w:date="2026-09-25T09:00:00Z">
        <w:r>
          <w:t xml:space="preserve">,</w:t>
        </w:r>
      </w:ins>
      <w:r>
        <w:t xml:space="preserve"> and lost in her world</w:t>
      </w:r>
      <w:ins w:id="10747" w:author="Editor" w:date="2026-09-25T09:00:00Z">
        <w:r>
          <w:t xml:space="preserve">,</w:t>
        </w:r>
      </w:ins>
      <w:r>
        <w:t xml:space="preserve"> she sauntered towards Benedikt’s office.</w:t>
      </w:r>
    </w:p>
    <w:p w14:paraId="7A699927" w14:textId="4C9E25FF" w:rsidR="003F6DBB" w:rsidRPr="003F6DBB" w:rsidRDefault="003F6DBB" w:rsidP="003F6DBB"/>
    <w:p w14:paraId="3B4A9F6A" w14:textId="6B3A1602" w:rsidR="00357478" w:rsidRDefault="00357478" w:rsidP="00357478">
      <w:r>
        <w:t> </w:t>
      </w:r>
    </w:p>
    <w:p w14:paraId="38D28591" w14:textId="77777777" w:rsidR="00357478" w:rsidRDefault="00357478" w:rsidP="00357478"/>
    <w:p w14:paraId="7F5AE044" w14:textId="77777777" w:rsidR="00357478" w:rsidRDefault="00357478" w:rsidP="00357478"/>
    <w:p w14:paraId="5C5A93AD" w14:textId="77777777" w:rsidR="00357478" w:rsidRDefault="00357478" w:rsidP="00357478">
      <w:r>
        <w:t> </w:t>
      </w:r>
    </w:p>
    <w:p w14:paraId="19E0412C" w14:textId="77777777" w:rsidR="00357478" w:rsidRDefault="00357478" w:rsidP="00357478"/>
    <w:p w14:paraId="0DEC5E34" w14:textId="77777777" w:rsidR="00693556" w:rsidRDefault="00693556">
      <w:pPr>
        <w:spacing w:line="259" w:lineRule="auto"/>
        <w:jc w:val="left"/>
      </w:pPr>
      <w:r>
        <w:br w:type="page"/>
      </w:r>
    </w:p>
    <w:p w14:paraId="4B30E8FC" w14:textId="6EAA14C9" w:rsidR="00357478" w:rsidRPr="00693556" w:rsidRDefault="00357478" w:rsidP="00F56514">
      <w:pPr>
        <w:outlineLvl w:val="0"/>
        <w:rPr>
          <w:b/>
        </w:rPr>
      </w:pPr>
      <w:r>
        <w:rPr>
          <w:b/>
        </w:rPr>
        <w:lastRenderedPageBreak/>
        <w:t>Chapter 64</w:t>
      </w:r>
    </w:p>
    <w:p w14:paraId="3CD114C2" w14:textId="77777777" w:rsidR="00357478" w:rsidRPr="00693556" w:rsidRDefault="00357478" w:rsidP="00357478">
      <w:pPr>
        <w:rPr>
          <w:b/>
        </w:rPr>
      </w:pPr>
      <w:r>
        <w:rPr>
          <w:b/>
        </w:rPr>
        <w:t>10:00 AM 23rd April 2014, Ventspils, Latvia</w:t>
      </w:r>
    </w:p>
    <w:p w14:paraId="346BEA47" w14:textId="35AC6C19" w:rsidR="007033A9" w:rsidRPr="007033A9" w:rsidRDefault="007033A9" w:rsidP="007033A9">
      <w:commentRangeStart w:id="315"/>
      <w:r>
        <w:t xml:space="preserve">The fact that Sanchez was on her own, the danger that might be lurking </w:t>
      </w:r>
      <w:del w:id="10748" w:author="Editor" w:date="2026-09-25T09:00:00Z">
        <w:r>
          <w:delText xml:space="preserve">on</w:delText>
        </w:r>
      </w:del>
      <w:ins w:id="10749" w:author="Editor" w:date="2026-09-25T09:00:00Z">
        <w:r>
          <w:t xml:space="preserve">around</w:t>
        </w:r>
      </w:ins>
      <w:r>
        <w:t xml:space="preserve"> her every moment and the undeniable truth that Benedikt was with her all the time were making Maxwell extremely uncomfortable. It had been </w:t>
      </w:r>
      <w:del w:id="10750" w:author="Editor" w:date="2026-09-25T09:00:00Z">
        <w:r>
          <w:delText xml:space="preserve">three</w:delText>
        </w:r>
      </w:del>
      <w:ins w:id="10751" w:author="Editor" w:date="2026-09-25T09:00:00Z">
        <w:r>
          <w:t xml:space="preserve">two</w:t>
        </w:r>
      </w:ins>
      <w:r>
        <w:t xml:space="preserve"> days since she boarded the ship and she had called Stephen only once. Although she </w:t>
      </w:r>
      <w:ins w:id="10752" w:author="Editor" w:date="2026-09-25T09:00:00Z">
        <w:r>
          <w:t xml:space="preserve">had </w:t>
        </w:r>
      </w:ins>
      <w:r>
        <w:t xml:space="preserve">confirmed</w:t>
      </w:r>
      <w:del w:id="10753" w:author="Editor" w:date="2026-09-25T09:00:00Z">
        <w:r>
          <w:delText xml:space="preserve"> about</w:delText>
        </w:r>
      </w:del>
      <w:r>
        <w:t xml:space="preserve"> her safety, </w:t>
      </w:r>
      <w:del w:id="10754" w:author="Editor" w:date="2026-09-25T09:00:00Z">
        <w:r>
          <w:delText xml:space="preserve">he</w:delText>
        </w:r>
      </w:del>
      <w:ins w:id="10755" w:author="Editor" w:date="2026-09-25T09:00:00Z">
        <w:r>
          <w:t xml:space="preserve">Maxwell</w:t>
        </w:r>
      </w:ins>
      <w:r>
        <w:t xml:space="preserve"> wasn’t convinced. Sanchez had put her trust </w:t>
      </w:r>
      <w:del w:id="10756" w:author="Editor" w:date="2026-09-25T09:00:00Z">
        <w:r>
          <w:delText xml:space="preserve">on</w:delText>
        </w:r>
      </w:del>
      <w:ins w:id="10757" w:author="Editor" w:date="2026-09-25T09:00:00Z">
        <w:r>
          <w:t xml:space="preserve">in</w:t>
        </w:r>
      </w:ins>
      <w:r>
        <w:t xml:space="preserve"> Benedikt, and he knew Benedikt wasn’t reliable.</w:t>
      </w:r>
      <w:commentRangeEnd w:id="315"/>
      <w:r>
        <w:commentReference w:id="315"/>
      </w:r>
    </w:p>
    <w:p w14:paraId="2B0766E8" w14:textId="77777777" w:rsidR="007033A9" w:rsidRPr="007033A9" w:rsidRDefault="007033A9" w:rsidP="007033A9">
      <w:r>
        <w:t xml:space="preserve">He was going through the map</w:t>
      </w:r>
      <w:del w:id="10758" w:author="Editor" w:date="2026-09-25T09:00:00Z">
        <w:r>
          <w:delText xml:space="preserve"> details</w:delText>
        </w:r>
      </w:del>
      <w:ins w:id="10759" w:author="Editor" w:date="2026-09-25T09:00:00Z">
        <w:r>
          <w:t xml:space="preserve">,</w:t>
        </w:r>
      </w:ins>
      <w:r>
        <w:t xml:space="preserve"> circling Gdynia repeatedly. “From here they should travel </w:t>
      </w:r>
      <w:del w:id="10760" w:author="Editor" w:date="2026-09-25T09:00:00Z">
        <w:r>
          <w:delText xml:space="preserve">on</w:delText>
        </w:r>
      </w:del>
      <w:ins w:id="10761" w:author="Editor" w:date="2026-09-25T09:00:00Z">
        <w:r>
          <w:t xml:space="preserve">by</w:t>
        </w:r>
      </w:ins>
      <w:r>
        <w:t xml:space="preserve"> road</w:t>
      </w:r>
      <w:del w:id="10762" w:author="Editor" w:date="2026-09-25T09:00:00Z">
        <w:r>
          <w:delText xml:space="preserve">”, he spoke</w:delText>
        </w:r>
      </w:del>
      <w:ins w:id="10763" w:author="Editor" w:date="2026-09-25T09:00:00Z">
        <w:r>
          <w:t xml:space="preserve">,” he said</w:t>
        </w:r>
      </w:ins>
      <w:r>
        <w:t xml:space="preserve"> to himself. And after brooding for long</w:t>
      </w:r>
      <w:ins w:id="10764" w:author="Editor" w:date="2026-09-25T09:00:00Z">
        <w:r>
          <w:t xml:space="preserve">,</w:t>
        </w:r>
      </w:ins>
      <w:r>
        <w:t xml:space="preserve"> he was clear</w:t>
      </w:r>
      <w:ins w:id="10765" w:author="Editor" w:date="2026-09-25T09:00:00Z">
        <w:r>
          <w:t xml:space="preserve"> about</w:t>
        </w:r>
      </w:ins>
      <w:r>
        <w:t xml:space="preserve"> what he wanted to do. Stephen was in the kitchen fixing lunch. He raised his voice so that Stephen could hear him. “We need to leave this place right now.”</w:t>
      </w:r>
    </w:p>
    <w:p w14:paraId="5603A633" w14:textId="77777777" w:rsidR="007033A9" w:rsidRPr="007033A9" w:rsidRDefault="007033A9" w:rsidP="007033A9">
      <w:r>
        <w:t xml:space="preserve">Stephen came </w:t>
      </w:r>
      <w:del w:id="10766" w:author="Editor" w:date="2026-09-25T09:00:00Z">
        <w:r>
          <w:delText xml:space="preserve">to</w:delText>
        </w:r>
      </w:del>
      <w:ins w:id="10767" w:author="Editor" w:date="2026-09-25T09:00:00Z">
        <w:r>
          <w:t xml:space="preserve">into</w:t>
        </w:r>
      </w:ins>
      <w:r>
        <w:t xml:space="preserve"> the room wearing a confused look</w:t>
      </w:r>
      <w:del w:id="10768" w:author="Editor" w:date="2026-09-25T09:00:00Z">
        <w:r>
          <w:delText xml:space="preserve">,</w:delText>
        </w:r>
      </w:del>
      <w:ins w:id="10769" w:author="Editor" w:date="2026-09-25T09:00:00Z">
        <w:r>
          <w:t xml:space="preserve">.</w:t>
        </w:r>
      </w:ins>
      <w:r>
        <w:t xml:space="preserve"> “Where are we heading? Didn’t we decide to stay in Latvia until they arrive?”</w:t>
      </w:r>
    </w:p>
    <w:p w14:paraId="650BDD26" w14:textId="77777777" w:rsidR="007033A9" w:rsidRPr="007033A9" w:rsidRDefault="007033A9" w:rsidP="007033A9">
      <w:r>
        <w:t xml:space="preserve">“We need to be in Gdynia. That’s where the voyage ends. We don’t know where in Warsaw they will be. And the only way to find </w:t>
      </w:r>
      <w:del w:id="10770" w:author="Editor" w:date="2026-09-25T09:00:00Z">
        <w:r>
          <w:delText xml:space="preserve">it </w:delText>
        </w:r>
      </w:del>
      <w:r>
        <w:t xml:space="preserve">out is by following them. I want to be there before their arrival to plan everything. And chasing cars is not easy. Trust me on that</w:t>
      </w:r>
      <w:del w:id="10771" w:author="Editor" w:date="2026-09-25T09:00:00Z">
        <w:r>
          <w:delText xml:space="preserve"> experience</w:delText>
        </w:r>
      </w:del>
      <w:r>
        <w:t xml:space="preserve">.</w:t>
      </w:r>
      <w:del w:id="10772" w:author="Editor (Typography)" w:date="2026-09-25T09:00:00Z">
        <w:r>
          <w:delText xml:space="preserve">"</w:delText>
        </w:r>
      </w:del>
      <w:ins w:id="10773" w:author="Editor (Typography)" w:date="2026-09-25T09:00:00Z">
        <w:r>
          <w:t xml:space="preserve">”</w:t>
        </w:r>
      </w:ins>
    </w:p>
    <w:p w14:paraId="132FE6DB" w14:textId="2F5DA159" w:rsidR="007033A9" w:rsidRPr="007033A9" w:rsidRDefault="007033A9" w:rsidP="007033A9">
      <w:r>
        <w:t xml:space="preserve">They packed their belongings in haste, left the half-cooked lunch and soon they were on their way to Gdynia.</w:t>
      </w:r>
    </w:p>
    <w:p w14:paraId="387AF744" w14:textId="0A2EDBE6" w:rsidR="00357478" w:rsidRPr="00205B2E" w:rsidRDefault="00357478" w:rsidP="00F56514">
      <w:pPr>
        <w:outlineLvl w:val="0"/>
        <w:rPr>
          <w:b/>
        </w:rPr>
      </w:pPr>
      <w:r>
        <w:rPr>
          <w:b/>
        </w:rPr>
        <w:lastRenderedPageBreak/>
        <w:t>Chapter 65</w:t>
      </w:r>
    </w:p>
    <w:p w14:paraId="44EF392E" w14:textId="77777777" w:rsidR="00357478" w:rsidRPr="00205B2E" w:rsidRDefault="00357478" w:rsidP="00357478">
      <w:pPr>
        <w:rPr>
          <w:b/>
        </w:rPr>
      </w:pPr>
      <w:r>
        <w:rPr>
          <w:b/>
        </w:rPr>
        <w:t xml:space="preserve">11:30 AM 23rd April 2014, </w:t>
      </w:r>
      <w:del w:id="10774" w:author="Editor" w:date="2026-09-25T09:00:00Z">
        <w:r>
          <w:rPr>
            <w:b/>
          </w:rPr>
          <w:delText xml:space="preserve">Ventspils, Latvia</w:delText>
        </w:r>
      </w:del>
      <w:ins w:id="10775" w:author="Editor" w:date="2026-09-25T09:00:00Z">
        <w:r>
          <w:rPr>
            <w:b/>
          </w:rPr>
          <w:t xml:space="preserve">Baltic Sea</w:t>
        </w:r>
      </w:ins>
    </w:p>
    <w:p w14:paraId="62762EC9" w14:textId="29841B07" w:rsidR="007033A9" w:rsidRPr="007033A9" w:rsidRDefault="007033A9" w:rsidP="007033A9">
      <w:commentRangeStart w:id="316"/>
      <w:r>
        <w:t xml:space="preserve">The door to Benedikt’s suite was</w:t>
      </w:r>
      <w:del w:id="10776" w:author="Editor" w:date="2026-09-25T09:00:00Z">
        <w:r>
          <w:delText xml:space="preserve"> left</w:delText>
        </w:r>
      </w:del>
      <w:r>
        <w:t xml:space="preserve"> wide open. Sanchez appeared exhausted from the morning ordeal, and though she detested the idea </w:t>
      </w:r>
      <w:del w:id="10777" w:author="Editor" w:date="2026-09-25T09:00:00Z">
        <w:r>
          <w:delText xml:space="preserve">to meet</w:delText>
        </w:r>
      </w:del>
      <w:ins w:id="10778" w:author="Editor" w:date="2026-09-25T09:00:00Z">
        <w:r>
          <w:t xml:space="preserve">of meeting</w:t>
        </w:r>
      </w:ins>
      <w:r>
        <w:t xml:space="preserve"> him, she somehow dragged herself into his executive cabin. There was not a soul around, and the quietness was giving the surroundings an eerie stupor.   </w:t>
      </w:r>
      <w:commentRangeEnd w:id="316"/>
      <w:r>
        <w:commentReference w:id="316"/>
      </w:r>
    </w:p>
    <w:p w14:paraId="6AEDC3FC" w14:textId="77777777" w:rsidR="007033A9" w:rsidRPr="007033A9" w:rsidRDefault="007033A9" w:rsidP="007033A9">
      <w:r>
        <w:t xml:space="preserve">She was hesitant at first but soon decided to knock</w:t>
      </w:r>
      <w:ins w:id="10779" w:author="Editor" w:date="2026-09-25T09:00:00Z">
        <w:r>
          <w:t xml:space="preserve"> on</w:t>
        </w:r>
      </w:ins>
      <w:r>
        <w:t xml:space="preserve"> the bedroom door. She tapped a few times, but there was no response. </w:t>
      </w:r>
      <w:del w:id="10780" w:author="Editor" w:date="2026-09-25T09:00:00Z">
        <w:r>
          <w:delText xml:space="preserve">Disillusioned</w:delText>
        </w:r>
      </w:del>
      <w:ins w:id="10781" w:author="Editor" w:date="2026-09-25T09:00:00Z">
        <w:r>
          <w:t xml:space="preserve">Disappointed</w:t>
        </w:r>
      </w:ins>
      <w:r>
        <w:t xml:space="preserve">, she came back to her desk and got busy going through some random files. She was </w:t>
      </w:r>
      <w:del w:id="10782" w:author="Editor" w:date="2026-09-25T09:00:00Z">
        <w:r>
          <w:delText xml:space="preserve">in some deep retrospections</w:delText>
        </w:r>
      </w:del>
      <w:ins w:id="10783" w:author="Editor" w:date="2026-09-25T09:00:00Z">
        <w:r>
          <w:t xml:space="preserve">lost in her thoughts</w:t>
        </w:r>
      </w:ins>
      <w:r>
        <w:t xml:space="preserve"> when she heard the distinct guttural voice of Benedikt. He was standing right in front of her</w:t>
      </w:r>
      <w:ins w:id="10784" w:author="Editor" w:date="2026-09-25T09:00:00Z">
        <w:r>
          <w:t xml:space="preserve">,</w:t>
        </w:r>
      </w:ins>
      <w:r>
        <w:t xml:space="preserve"> looking at her with great interest.  </w:t>
      </w:r>
    </w:p>
    <w:p w14:paraId="3E849B20" w14:textId="44E8C2CA" w:rsidR="007033A9" w:rsidRPr="007033A9" w:rsidRDefault="007033A9" w:rsidP="007033A9">
      <w:r>
        <w:t xml:space="preserve">“I truly appreciate what you did. Thank you.” </w:t>
      </w:r>
      <w:del w:id="10785" w:author="Editor" w:date="2026-09-25T09:00:00Z">
        <w:r>
          <w:delText xml:space="preserve">she</w:delText>
        </w:r>
      </w:del>
      <w:ins w:id="10786" w:author="Editor" w:date="2026-09-25T09:00:00Z">
        <w:r>
          <w:t xml:space="preserve">She</w:t>
        </w:r>
      </w:ins>
      <w:r>
        <w:t xml:space="preserve"> took a brief pause and continued</w:t>
      </w:r>
      <w:del w:id="10787" w:author="Editor" w:date="2026-09-25T09:00:00Z">
        <w:r>
          <w:delText xml:space="preserve"> further</w:delText>
        </w:r>
      </w:del>
      <w:r>
        <w:t xml:space="preserve">, “And I am sorry for the way I behaved</w:t>
      </w:r>
      <w:del w:id="10788" w:author="Editor" w:date="2026-09-25T09:00:00Z">
        <w:r>
          <w:delText xml:space="preserve">” she</w:delText>
        </w:r>
      </w:del>
      <w:ins w:id="10789" w:author="Editor" w:date="2026-09-25T09:00:00Z">
        <w:r>
          <w:t xml:space="preserve">.” She</w:t>
        </w:r>
      </w:ins>
      <w:r>
        <w:t xml:space="preserve"> took her eyes away from him</w:t>
      </w:r>
      <w:ins w:id="10790" w:author="Editor" w:date="2026-09-25T09:00:00Z">
        <w:r>
          <w:t xml:space="preserve">,</w:t>
        </w:r>
      </w:ins>
      <w:r>
        <w:t xml:space="preserve"> half embarrassed and half nervous.  And from the corner of her </w:t>
      </w:r>
      <w:del w:id="10791" w:author="Editor" w:date="2026-09-25T09:00:00Z">
        <w:r>
          <w:delText xml:space="preserve">eyes</w:delText>
        </w:r>
      </w:del>
      <w:ins w:id="10792" w:author="Editor" w:date="2026-09-25T09:00:00Z">
        <w:r>
          <w:t xml:space="preserve">eye</w:t>
        </w:r>
      </w:ins>
      <w:r>
        <w:t xml:space="preserve">, she saw him smile, making her </w:t>
      </w:r>
      <w:del w:id="10793" w:author="Editor" w:date="2026-09-25T09:00:00Z">
        <w:r>
          <w:delText xml:space="preserve">overtly</w:delText>
        </w:r>
      </w:del>
      <w:ins w:id="10794" w:author="Editor" w:date="2026-09-25T09:00:00Z">
        <w:r>
          <w:t xml:space="preserve">extremely</w:t>
        </w:r>
      </w:ins>
      <w:r>
        <w:t xml:space="preserve"> uncomfortable. How she wished to escape from the place</w:t>
      </w:r>
      <w:del w:id="10795" w:author="Editor" w:date="2026-09-25T09:00:00Z">
        <w:r>
          <w:delText xml:space="preserve"> but</w:delText>
        </w:r>
      </w:del>
      <w:ins w:id="10796" w:author="Editor" w:date="2026-09-25T09:00:00Z">
        <w:r>
          <w:t xml:space="preserve">, but she</w:t>
        </w:r>
      </w:ins>
      <w:r>
        <w:t xml:space="preserve"> couldn</w:t>
      </w:r>
      <w:del w:id="10797" w:author="Editor (Typography)" w:date="2026-09-25T09:00:00Z">
        <w:r>
          <w:delText xml:space="preserve">'</w:delText>
        </w:r>
      </w:del>
      <w:ins w:id="10798" w:author="Editor (Typography)" w:date="2026-09-25T09:00:00Z">
        <w:r>
          <w:t xml:space="preserve">’</w:t>
        </w:r>
      </w:ins>
      <w:r>
        <w:t xml:space="preserve">t bolt away from her labyrinth of thoughts. </w:t>
      </w:r>
    </w:p>
    <w:p w14:paraId="003FE8C8" w14:textId="77777777" w:rsidR="007033A9" w:rsidRPr="007033A9" w:rsidRDefault="007033A9" w:rsidP="007033A9">
      <w:r>
        <w:t xml:space="preserve">“You know, you are changing me as a person. I hardly remember when I did any good in the past. I don’t know if it is a change for </w:t>
      </w:r>
      <w:del w:id="10799" w:author="Editor" w:date="2026-09-25T09:00:00Z">
        <w:r>
          <w:delText xml:space="preserve">good</w:delText>
        </w:r>
      </w:del>
      <w:ins w:id="10800" w:author="Editor" w:date="2026-09-25T09:00:00Z">
        <w:r>
          <w:t xml:space="preserve">the better</w:t>
        </w:r>
      </w:ins>
      <w:r>
        <w:t xml:space="preserve"> or for</w:t>
      </w:r>
      <w:ins w:id="10801" w:author="Editor" w:date="2026-09-25T09:00:00Z">
        <w:r>
          <w:t xml:space="preserve"> the</w:t>
        </w:r>
      </w:ins>
      <w:r>
        <w:t xml:space="preserve"> worse, but I want to thank you for discovering a new me.</w:t>
      </w:r>
      <w:del w:id="10802" w:author="Editor (Typography)" w:date="2026-09-25T09:00:00Z">
        <w:r>
          <w:delText xml:space="preserve">"</w:delText>
        </w:r>
      </w:del>
      <w:ins w:id="10803" w:author="Editor (Typography)" w:date="2026-09-25T09:00:00Z">
        <w:r>
          <w:t xml:space="preserve">”</w:t>
        </w:r>
      </w:ins>
    </w:p>
    <w:p w14:paraId="2ED1DF14" w14:textId="77777777" w:rsidR="007033A9" w:rsidRPr="007033A9" w:rsidRDefault="007033A9" w:rsidP="007033A9">
      <w:r>
        <w:t xml:space="preserve">He knew Sanchez was not comfortable talking about him, and seeing her anxious</w:t>
      </w:r>
      <w:ins w:id="10804" w:author="Editor" w:date="2026-09-25T09:00:00Z">
        <w:r>
          <w:t xml:space="preserve">,</w:t>
        </w:r>
      </w:ins>
      <w:r>
        <w:t xml:space="preserve"> he changed the topic</w:t>
      </w:r>
      <w:del w:id="10805" w:author="Editor" w:date="2026-09-25T09:00:00Z">
        <w:r>
          <w:delText xml:space="preserve">,</w:delText>
        </w:r>
      </w:del>
      <w:ins w:id="10806" w:author="Editor" w:date="2026-09-25T09:00:00Z">
        <w:r>
          <w:t xml:space="preserve">.</w:t>
        </w:r>
      </w:ins>
      <w:r>
        <w:t xml:space="preserve"> “We have</w:t>
      </w:r>
      <w:ins w:id="10807" w:author="Editor" w:date="2026-09-25T09:00:00Z">
        <w:r>
          <w:t xml:space="preserve"> a</w:t>
        </w:r>
      </w:ins>
      <w:r>
        <w:t xml:space="preserve"> few hours to Latvia. Why don’t you take some rest?</w:t>
      </w:r>
      <w:del w:id="10808" w:author="Editor (Typography)" w:date="2026-09-25T09:00:00Z">
        <w:r>
          <w:delText xml:space="preserve">"</w:delText>
        </w:r>
      </w:del>
      <w:ins w:id="10809" w:author="Editor (Typography)" w:date="2026-09-25T09:00:00Z">
        <w:r>
          <w:t xml:space="preserve">”</w:t>
        </w:r>
      </w:ins>
    </w:p>
    <w:p w14:paraId="4467D25E" w14:textId="77777777" w:rsidR="007033A9" w:rsidRPr="007033A9" w:rsidRDefault="007033A9" w:rsidP="007033A9">
      <w:r>
        <w:t xml:space="preserve">Sanchez was looking for a way out of the conversation and was relieved to find her escape path. She was battling competing thoughts, </w:t>
      </w:r>
      <w:del w:id="10810" w:author="Editor" w:date="2026-09-25T09:00:00Z">
        <w:r>
          <w:delText xml:space="preserve">imposing</w:delText>
        </w:r>
      </w:del>
      <w:ins w:id="10811" w:author="Editor" w:date="2026-09-25T09:00:00Z">
        <w:r>
          <w:t xml:space="preserve">posing</w:t>
        </w:r>
      </w:ins>
      <w:r>
        <w:t xml:space="preserve"> questions she had no answers to, </w:t>
      </w:r>
      <w:del w:id="10812" w:author="Editor" w:date="2026-09-25T09:00:00Z">
        <w:r>
          <w:delText xml:space="preserve">making</w:delText>
        </w:r>
      </w:del>
      <w:ins w:id="10813" w:author="Editor" w:date="2026-09-25T09:00:00Z">
        <w:r>
          <w:t xml:space="preserve">leaving</w:t>
        </w:r>
      </w:ins>
      <w:r>
        <w:t xml:space="preserve"> her worn out and jaded. And with a lost soul and a confused mind, she walked back to her cabin.</w:t>
      </w:r>
    </w:p>
    <w:p w14:paraId="0A9565E2" w14:textId="77777777" w:rsidR="00357478" w:rsidRDefault="00357478" w:rsidP="00357478"/>
    <w:p w14:paraId="20724F9E" w14:textId="77777777" w:rsidR="00357478" w:rsidRDefault="00357478" w:rsidP="00357478"/>
    <w:p w14:paraId="5C6522EF" w14:textId="77777777" w:rsidR="00357478" w:rsidRDefault="00357478" w:rsidP="00357478">
      <w:r>
        <w:t> </w:t>
      </w:r>
    </w:p>
    <w:p w14:paraId="2EFA100E" w14:textId="77777777" w:rsidR="00357478" w:rsidRDefault="00357478" w:rsidP="00357478"/>
    <w:p w14:paraId="2291D023" w14:textId="77777777" w:rsidR="00034536" w:rsidRDefault="00034536">
      <w:pPr>
        <w:spacing w:line="259" w:lineRule="auto"/>
        <w:jc w:val="left"/>
      </w:pPr>
      <w:r>
        <w:br w:type="page"/>
      </w:r>
    </w:p>
    <w:p w14:paraId="4A46ABC6" w14:textId="7932347D" w:rsidR="00357478" w:rsidRPr="00034536" w:rsidRDefault="00357478" w:rsidP="00F56514">
      <w:pPr>
        <w:outlineLvl w:val="0"/>
        <w:rPr>
          <w:b/>
        </w:rPr>
      </w:pPr>
      <w:r>
        <w:rPr>
          <w:b/>
        </w:rPr>
        <w:lastRenderedPageBreak/>
        <w:t>Chapter 66</w:t>
      </w:r>
    </w:p>
    <w:p w14:paraId="5A21C1BD" w14:textId="77777777" w:rsidR="00357478" w:rsidRPr="00034536" w:rsidRDefault="00357478" w:rsidP="00357478">
      <w:pPr>
        <w:rPr>
          <w:b/>
        </w:rPr>
      </w:pPr>
      <w:r>
        <w:rPr>
          <w:b/>
        </w:rPr>
        <w:t>8:00 PM 23rd April 2014, Ventspils, Latvia</w:t>
      </w:r>
    </w:p>
    <w:p w14:paraId="7FF649E8" w14:textId="77777777" w:rsidR="0045140E" w:rsidRPr="0045140E" w:rsidRDefault="0045140E" w:rsidP="0045140E">
      <w:commentRangeStart w:id="317"/>
      <w:r>
        <w:t xml:space="preserve">It was late in the evening when the captain announced it would take an hour for the ship to dock at Ventspils.  Sanchez got </w:t>
      </w:r>
      <w:del w:id="10814" w:author="Editor" w:date="2026-09-25T09:00:00Z">
        <w:r>
          <w:delText xml:space="preserve">off</w:delText>
        </w:r>
      </w:del>
      <w:ins w:id="10815" w:author="Editor" w:date="2026-09-25T09:00:00Z">
        <w:r>
          <w:t xml:space="preserve">out of</w:t>
        </w:r>
      </w:ins>
      <w:r>
        <w:t xml:space="preserve"> the armchair and pushed herself</w:t>
      </w:r>
      <w:del w:id="10816" w:author="Editor" w:date="2026-09-25T09:00:00Z">
        <w:r>
          <w:delText xml:space="preserve"> to come</w:delText>
        </w:r>
      </w:del>
      <w:r>
        <w:t xml:space="preserve"> out of her futile brooding. Before heading out</w:t>
      </w:r>
      <w:ins w:id="10817" w:author="Editor" w:date="2026-09-25T09:00:00Z">
        <w:r>
          <w:t xml:space="preserve">,</w:t>
        </w:r>
      </w:ins>
      <w:r>
        <w:t xml:space="preserve"> she had one job to </w:t>
      </w:r>
      <w:del w:id="10818" w:author="Editor" w:date="2026-09-25T09:00:00Z">
        <w:r>
          <w:delText xml:space="preserve">conclude</w:delText>
        </w:r>
      </w:del>
      <w:ins w:id="10819" w:author="Editor" w:date="2026-09-25T09:00:00Z">
        <w:r>
          <w:t xml:space="preserve">finish</w:t>
        </w:r>
      </w:ins>
      <w:r>
        <w:t xml:space="preserve">. She </w:t>
      </w:r>
      <w:del w:id="10820" w:author="Editor" w:date="2026-09-25T09:00:00Z">
        <w:r>
          <w:delText xml:space="preserve">confirmed</w:delText>
        </w:r>
      </w:del>
      <w:ins w:id="10821" w:author="Editor" w:date="2026-09-25T09:00:00Z">
        <w:r>
          <w:t xml:space="preserve">made sure</w:t>
        </w:r>
      </w:ins>
      <w:r>
        <w:t xml:space="preserve"> the door latches were on and the path to the balcony was guarded. Once assured, she connected her satellite phone to the laptop and tried using it as an Internet gateway.  After </w:t>
      </w:r>
      <w:ins w:id="10822" w:author="Editor" w:date="2026-09-25T09:00:00Z">
        <w:r>
          <w:t xml:space="preserve">a </w:t>
        </w:r>
      </w:ins>
      <w:r>
        <w:t xml:space="preserve">few attempts, she succeeded</w:t>
      </w:r>
      <w:del w:id="10823" w:author="Editor" w:date="2026-09-25T09:00:00Z">
        <w:r>
          <w:delText xml:space="preserve"> getting on the Internet</w:delText>
        </w:r>
      </w:del>
      <w:r>
        <w:t xml:space="preserve">. She uploaded all the videos and pictures from her camera to her private account. The speed was painfully slow, and it took her longer than she </w:t>
      </w:r>
      <w:ins w:id="10824" w:author="Editor" w:date="2026-09-25T09:00:00Z">
        <w:r>
          <w:t xml:space="preserve">had </w:t>
        </w:r>
      </w:ins>
      <w:r>
        <w:t xml:space="preserve">expected. She checked</w:t>
      </w:r>
      <w:del w:id="10825" w:author="Editor" w:date="2026-09-25T09:00:00Z">
        <w:r>
          <w:delText xml:space="preserve"> the sanctity of</w:delText>
        </w:r>
      </w:del>
      <w:r>
        <w:t xml:space="preserve"> the uploaded files, and once convinced, she deleted </w:t>
      </w:r>
      <w:del w:id="10826" w:author="Editor" w:date="2026-09-25T09:00:00Z">
        <w:r>
          <w:delText xml:space="preserve">the files</w:delText>
        </w:r>
      </w:del>
      <w:ins w:id="10827" w:author="Editor" w:date="2026-09-25T09:00:00Z">
        <w:r>
          <w:t xml:space="preserve">them</w:t>
        </w:r>
      </w:ins>
      <w:r>
        <w:t xml:space="preserve"> permanently from her camera. She threw herself on the bed and a sense of quiescence reclaimed her.  For the first time in a while, she felt liberated.  A sharp knock on the door </w:t>
      </w:r>
      <w:del w:id="10828" w:author="Editor" w:date="2026-09-25T09:00:00Z">
        <w:r>
          <w:delText xml:space="preserve">rattled</w:delText>
        </w:r>
      </w:del>
      <w:ins w:id="10829" w:author="Editor" w:date="2026-09-25T09:00:00Z">
        <w:r>
          <w:t xml:space="preserve">jolted</w:t>
        </w:r>
      </w:ins>
      <w:r>
        <w:t xml:space="preserve"> her from her </w:t>
      </w:r>
      <w:del w:id="10830" w:author="Editor" w:date="2026-09-25T09:00:00Z">
        <w:r>
          <w:delText xml:space="preserve">reminiscence</w:delText>
        </w:r>
      </w:del>
      <w:ins w:id="10831" w:author="Editor" w:date="2026-09-25T09:00:00Z">
        <w:r>
          <w:t xml:space="preserve">reverie</w:t>
        </w:r>
      </w:ins>
      <w:r>
        <w:t xml:space="preserve">. She hastily enquired, “Who is it?”</w:t>
      </w:r>
      <w:commentRangeEnd w:id="317"/>
      <w:r>
        <w:commentReference w:id="317"/>
      </w:r>
    </w:p>
    <w:p w14:paraId="267E5254" w14:textId="77777777" w:rsidR="0045140E" w:rsidRPr="0045140E" w:rsidRDefault="0045140E" w:rsidP="0045140E">
      <w:r>
        <w:t xml:space="preserve">“This is Alex. Chief wants to see you</w:t>
      </w:r>
      <w:ins w:id="10832" w:author="Editor" w:date="2026-09-25T09:00:00Z">
        <w:r>
          <w:t xml:space="preserve">.</w:t>
        </w:r>
      </w:ins>
      <w:r>
        <w:t xml:space="preserve">”</w:t>
      </w:r>
    </w:p>
    <w:p w14:paraId="57291C88" w14:textId="77777777" w:rsidR="0045140E" w:rsidRPr="0045140E" w:rsidRDefault="0045140E" w:rsidP="0045140E">
      <w:r>
        <w:t xml:space="preserve">“Tell him I will be there in </w:t>
      </w:r>
      <w:del w:id="10833" w:author="Editor" w:date="2026-09-25T09:00:00Z">
        <w:r>
          <w:delText xml:space="preserve">5</w:delText>
        </w:r>
      </w:del>
      <w:ins w:id="10834" w:author="Editor" w:date="2026-09-25T09:00:00Z">
        <w:r>
          <w:t xml:space="preserve">five</w:t>
        </w:r>
      </w:ins>
      <w:r>
        <w:t xml:space="preserve"> minutes</w:t>
      </w:r>
      <w:del w:id="10835" w:author="Editor" w:date="2026-09-25T09:00:00Z">
        <w:r>
          <w:delText xml:space="preserve">”.</w:delText>
        </w:r>
      </w:del>
      <w:ins w:id="10836" w:author="Editor" w:date="2026-09-25T09:00:00Z">
        <w:r>
          <w:t xml:space="preserve">.”</w:t>
        </w:r>
      </w:ins>
    </w:p>
    <w:p w14:paraId="5F387A33" w14:textId="77777777" w:rsidR="0045140E" w:rsidRPr="0045140E" w:rsidRDefault="0045140E" w:rsidP="0045140E">
      <w:r>
        <w:t xml:space="preserve">Benedikt was busy going through some reports. He had </w:t>
      </w:r>
      <w:ins w:id="10837" w:author="Editor" w:date="2026-09-25T09:00:00Z">
        <w:r>
          <w:t xml:space="preserve">a </w:t>
        </w:r>
      </w:ins>
      <w:r>
        <w:t xml:space="preserve">few questions about some documents, which she answered</w:t>
      </w:r>
      <w:ins w:id="10838" w:author="Editor" w:date="2026-09-25T09:00:00Z">
        <w:r>
          <w:t xml:space="preserve">,</w:t>
        </w:r>
      </w:ins>
      <w:r>
        <w:t xml:space="preserve"> and after that</w:t>
      </w:r>
      <w:del w:id="10839" w:author="Editor" w:date="2026-09-25T09:00:00Z">
        <w:r>
          <w:delText xml:space="preserve">,</w:delText>
        </w:r>
      </w:del>
      <w:r>
        <w:t xml:space="preserve"> she had nothing else to do. While Benedikt was busy with his work and calls, Sanchez kept her mind occupied rehearsing the plan she wanted to execute in Latvia. </w:t>
      </w:r>
      <w:del w:id="10840" w:author="Editor" w:date="2026-09-25T09:00:00Z">
        <w:r>
          <w:delText xml:space="preserve">Benedikt was occupied for some time. </w:delText>
        </w:r>
      </w:del>
      <w:r>
        <w:t xml:space="preserve">Once done with his work</w:t>
      </w:r>
      <w:ins w:id="10841" w:author="Editor" w:date="2026-09-25T09:00:00Z">
        <w:r>
          <w:t xml:space="preserve">,</w:t>
        </w:r>
      </w:ins>
      <w:r>
        <w:t xml:space="preserve"> he glanced towards Sanchez and found her scribbling </w:t>
      </w:r>
      <w:del w:id="10842" w:author="Editor" w:date="2026-09-25T09:00:00Z">
        <w:r>
          <w:delText xml:space="preserve">arbitrarily</w:delText>
        </w:r>
      </w:del>
      <w:ins w:id="10843" w:author="Editor" w:date="2026-09-25T09:00:00Z">
        <w:r>
          <w:t xml:space="preserve">aimlessly</w:t>
        </w:r>
      </w:ins>
      <w:r>
        <w:t xml:space="preserve"> with great focus. While he kept looking at her with interest, she hardly noticed him and </w:t>
      </w:r>
      <w:del w:id="10844" w:author="Editor" w:date="2026-09-25T09:00:00Z">
        <w:r>
          <w:delText xml:space="preserve">kept engaged with</w:delText>
        </w:r>
      </w:del>
      <w:ins w:id="10845" w:author="Editor" w:date="2026-09-25T09:00:00Z">
        <w:r>
          <w:t xml:space="preserve">remained lost in</w:t>
        </w:r>
      </w:ins>
      <w:r>
        <w:t xml:space="preserve"> her rumination.</w:t>
      </w:r>
    </w:p>
    <w:p w14:paraId="14B4ECD8" w14:textId="37BE1193" w:rsidR="0045140E" w:rsidRPr="0045140E" w:rsidRDefault="0045140E" w:rsidP="0045140E">
      <w:commentRangeStart w:id="318"/>
      <w:r>
        <w:t xml:space="preserve">He </w:t>
      </w:r>
      <w:del w:id="10846" w:author="Editor" w:date="2026-09-25T09:00:00Z">
        <w:r>
          <w:delText xml:space="preserve">retrospect</w:delText>
        </w:r>
      </w:del>
      <w:ins w:id="10847" w:author="Editor" w:date="2026-09-25T09:00:00Z">
        <w:r>
          <w:t xml:space="preserve">reflected</w:t>
        </w:r>
      </w:ins>
      <w:r>
        <w:t xml:space="preserve"> on the past few days</w:t>
      </w:r>
      <w:ins w:id="10848" w:author="Editor" w:date="2026-09-25T09:00:00Z">
        <w:r>
          <w:t xml:space="preserve">’</w:t>
        </w:r>
      </w:ins>
      <w:r>
        <w:t xml:space="preserve"> proceedings and </w:t>
      </w:r>
      <w:del w:id="10849" w:author="Editor" w:date="2026-09-25T09:00:00Z">
        <w:r>
          <w:delText xml:space="preserve">concluded</w:delText>
        </w:r>
      </w:del>
      <w:ins w:id="10850" w:author="Editor" w:date="2026-09-25T09:00:00Z">
        <w:r>
          <w:t xml:space="preserve">realised</w:t>
        </w:r>
      </w:ins>
      <w:r>
        <w:t xml:space="preserve"> how unfair he </w:t>
      </w:r>
      <w:del w:id="10851" w:author="Editor" w:date="2026-09-25T09:00:00Z">
        <w:r>
          <w:delText xml:space="preserve">was</w:delText>
        </w:r>
      </w:del>
      <w:ins w:id="10852" w:author="Editor" w:date="2026-09-25T09:00:00Z">
        <w:r>
          <w:t xml:space="preserve">had been</w:t>
        </w:r>
      </w:ins>
      <w:r>
        <w:t xml:space="preserve"> all this while. He had promised </w:t>
      </w:r>
      <w:del w:id="10853" w:author="Editor" w:date="2026-09-25T09:00:00Z">
        <w:r>
          <w:delText xml:space="preserve">her </w:delText>
        </w:r>
      </w:del>
      <w:r>
        <w:t xml:space="preserve">to help</w:t>
      </w:r>
      <w:ins w:id="10854" w:author="Editor" w:date="2026-09-25T09:00:00Z">
        <w:r>
          <w:t xml:space="preserve"> her</w:t>
        </w:r>
      </w:ins>
      <w:r>
        <w:t xml:space="preserve"> find her father, but </w:t>
      </w:r>
      <w:del w:id="10855" w:author="Editor" w:date="2026-09-25T09:00:00Z">
        <w:r>
          <w:delText xml:space="preserve">till</w:delText>
        </w:r>
      </w:del>
      <w:ins w:id="10856" w:author="Editor" w:date="2026-09-25T09:00:00Z">
        <w:r>
          <w:t xml:space="preserve">to</w:t>
        </w:r>
      </w:ins>
      <w:r>
        <w:t xml:space="preserve"> date, he hadn’t told her what he was going to do about it. Besides, he had confused her more with his </w:t>
      </w:r>
      <w:del w:id="10857" w:author="Editor" w:date="2026-09-25T09:00:00Z">
        <w:r>
          <w:delText xml:space="preserve">perilous</w:delText>
        </w:r>
      </w:del>
      <w:ins w:id="10858" w:author="Editor" w:date="2026-09-25T09:00:00Z">
        <w:r>
          <w:t xml:space="preserve">erratic</w:t>
        </w:r>
      </w:ins>
      <w:r>
        <w:t xml:space="preserve"> </w:t>
      </w:r>
      <w:del w:id="10859" w:author="Editor (Spelling)" w:date="2026-09-25T09:00:00Z">
        <w:r>
          <w:delText xml:space="preserve">demeanor</w:delText>
        </w:r>
      </w:del>
      <w:ins w:id="10860" w:author="Editor (Spelling)" w:date="2026-09-25T09:00:00Z">
        <w:r>
          <w:t xml:space="preserve">demeanour</w:t>
        </w:r>
      </w:ins>
      <w:r>
        <w:t xml:space="preserve">, particularly</w:t>
      </w:r>
      <w:del w:id="10861" w:author="Editor" w:date="2026-09-25T09:00:00Z">
        <w:r>
          <w:delText xml:space="preserve">,</w:delText>
        </w:r>
      </w:del>
      <w:r>
        <w:t xml:space="preserve"> his unwarranted reaction on seeing her father’s picture. To add to her misery, he had made her work relentlessly, </w:t>
      </w:r>
      <w:del w:id="10862" w:author="Editor" w:date="2026-09-25T09:00:00Z">
        <w:r>
          <w:delText xml:space="preserve">which she was never responsible for. And</w:delText>
        </w:r>
      </w:del>
      <w:ins w:id="10863" w:author="Editor" w:date="2026-09-25T09:00:00Z">
        <w:r>
          <w:t xml:space="preserve">and</w:t>
        </w:r>
      </w:ins>
      <w:r>
        <w:t xml:space="preserve"> never once </w:t>
      </w:r>
      <w:ins w:id="10864" w:author="Editor" w:date="2026-09-25T09:00:00Z">
        <w:r>
          <w:t xml:space="preserve">had </w:t>
        </w:r>
      </w:ins>
      <w:r>
        <w:t xml:space="preserve">she complained.</w:t>
      </w:r>
      <w:commentRangeEnd w:id="318"/>
      <w:r>
        <w:commentReference w:id="318"/>
      </w:r>
    </w:p>
    <w:p w14:paraId="7BEEC6AC" w14:textId="77777777" w:rsidR="0045140E" w:rsidRPr="0045140E" w:rsidRDefault="0045140E" w:rsidP="0045140E">
      <w:r>
        <w:t xml:space="preserve">He came out of his brooding</w:t>
      </w:r>
      <w:del w:id="10865" w:author="Editor" w:date="2026-09-25T09:00:00Z">
        <w:r>
          <w:delText xml:space="preserve">, and with</w:delText>
        </w:r>
      </w:del>
      <w:ins w:id="10866" w:author="Editor" w:date="2026-09-25T09:00:00Z">
        <w:r>
          <w:t xml:space="preserve"> and said in</w:t>
        </w:r>
      </w:ins>
      <w:r>
        <w:t xml:space="preserve"> a soft tone</w:t>
      </w:r>
      <w:del w:id="10867" w:author="Editor" w:date="2026-09-25T09:00:00Z">
        <w:r>
          <w:delText xml:space="preserve"> stated</w:delText>
        </w:r>
      </w:del>
      <w:r>
        <w:t xml:space="preserve">, “Sanchez, go and take some rest. Let us resume tomorrow morning. Hopefully, Latvia can provide us </w:t>
      </w:r>
      <w:ins w:id="10868" w:author="Editor" w:date="2026-09-25T09:00:00Z">
        <w:r>
          <w:t xml:space="preserve">with </w:t>
        </w:r>
      </w:ins>
      <w:r>
        <w:t xml:space="preserve">some leads to trace your father.”</w:t>
      </w:r>
    </w:p>
    <w:p w14:paraId="1248BB22" w14:textId="77777777" w:rsidR="0045140E" w:rsidRPr="0045140E" w:rsidRDefault="0045140E" w:rsidP="0045140E">
      <w:r>
        <w:t xml:space="preserve">She was still busy scribbling, paying no attention to his words. After a long</w:t>
      </w:r>
      <w:ins w:id="10869" w:author="Editor" w:date="2026-09-25T09:00:00Z">
        <w:r>
          <w:t xml:space="preserve">,</w:t>
        </w:r>
      </w:ins>
      <w:r>
        <w:t xml:space="preserve"> uncomfortable pause, he meekly continued, “I, unfortunately, cannot go around enquiring about your father. It can put everyone in danger.</w:t>
      </w:r>
      <w:del w:id="10870" w:author="Editor (Typography)" w:date="2026-09-25T09:00:00Z">
        <w:r>
          <w:delText xml:space="preserve">"</w:delText>
        </w:r>
      </w:del>
      <w:ins w:id="10871" w:author="Editor (Typography)" w:date="2026-09-25T09:00:00Z">
        <w:r>
          <w:t xml:space="preserve">”</w:t>
        </w:r>
      </w:ins>
      <w:r>
        <w:t xml:space="preserve"> More than him</w:t>
      </w:r>
      <w:ins w:id="10872" w:author="Editor" w:date="2026-09-25T09:00:00Z">
        <w:r>
          <w:t xml:space="preserve">,</w:t>
        </w:r>
      </w:ins>
      <w:r>
        <w:t xml:space="preserve"> it was his guilt talking.</w:t>
      </w:r>
    </w:p>
    <w:p w14:paraId="0B3FCA91" w14:textId="77777777" w:rsidR="0045140E" w:rsidRPr="0045140E" w:rsidRDefault="0045140E" w:rsidP="0045140E">
      <w:r>
        <w:t xml:space="preserve">Sanchez was still drawing some random pictures</w:t>
      </w:r>
      <w:ins w:id="10873" w:author="Editor" w:date="2026-09-25T09:00:00Z">
        <w:r>
          <w:t xml:space="preserve">,</w:t>
        </w:r>
      </w:ins>
      <w:r>
        <w:t xml:space="preserve"> and without taking her focus away from the notepad, she said, “By everyone you </w:t>
      </w:r>
      <w:del w:id="10874" w:author="Editor" w:date="2026-09-25T09:00:00Z">
        <w:r>
          <w:delText xml:space="preserve">meant you” she</w:delText>
        </w:r>
      </w:del>
      <w:ins w:id="10875" w:author="Editor" w:date="2026-09-25T09:00:00Z">
        <w:r>
          <w:t xml:space="preserve">mean you.” She</w:t>
        </w:r>
      </w:ins>
      <w:r>
        <w:t xml:space="preserve"> gave him a hard look</w:t>
      </w:r>
      <w:del w:id="10876" w:author="Editor" w:date="2026-09-25T09:00:00Z">
        <w:r>
          <w:delText xml:space="preserve">,</w:delText>
        </w:r>
      </w:del>
      <w:ins w:id="10877" w:author="Editor" w:date="2026-09-25T09:00:00Z">
        <w:r>
          <w:t xml:space="preserve">.</w:t>
        </w:r>
      </w:ins>
      <w:r>
        <w:t xml:space="preserve"> “Isn’t that correct?”</w:t>
      </w:r>
    </w:p>
    <w:p w14:paraId="294ACD88" w14:textId="77777777" w:rsidR="0045140E" w:rsidRPr="0045140E" w:rsidRDefault="0045140E" w:rsidP="0045140E">
      <w:del w:id="10878" w:author="Editor" w:date="2026-09-25T09:00:00Z">
        <w:r>
          <w:delText xml:space="preserve">Benedikt</w:delText>
        </w:r>
      </w:del>
      <w:ins w:id="10879" w:author="Editor" w:date="2026-09-25T09:00:00Z">
        <w:r>
          <w:t xml:space="preserve">Benedikt’s</w:t>
        </w:r>
      </w:ins>
      <w:r>
        <w:t xml:space="preserve"> ego was ruffled. His face turned pale. Though he somehow managed to control his anger, he couldn’t refrain from </w:t>
      </w:r>
      <w:del w:id="10880" w:author="Editor" w:date="2026-09-25T09:00:00Z">
        <w:r>
          <w:delText xml:space="preserve">blurting a </w:delText>
        </w:r>
      </w:del>
      <w:r>
        <w:t xml:space="preserve">subtle sarcasm</w:t>
      </w:r>
      <w:del w:id="10881" w:author="Editor" w:date="2026-09-25T09:00:00Z">
        <w:r>
          <w:delText xml:space="preserve">,</w:delText>
        </w:r>
      </w:del>
      <w:ins w:id="10882" w:author="Editor" w:date="2026-09-25T09:00:00Z">
        <w:r>
          <w:t xml:space="preserve">.</w:t>
        </w:r>
      </w:ins>
      <w:r>
        <w:t xml:space="preserve"> “I hope you are intelligent enough to know that if by any stroke of luck your father is still alive, any snooping around can put his life in deep danger.”</w:t>
      </w:r>
    </w:p>
    <w:p w14:paraId="35BB9E5E" w14:textId="2DA3D594" w:rsidR="0045140E" w:rsidRPr="0045140E" w:rsidRDefault="0045140E" w:rsidP="0045140E">
      <w:r>
        <w:t xml:space="preserve">He knew Sanchez must be wild by now, but he couldn’t </w:t>
      </w:r>
      <w:del w:id="10883" w:author="Editor" w:date="2026-09-25T09:00:00Z">
        <w:r>
          <w:delText xml:space="preserve">control</w:delText>
        </w:r>
      </w:del>
      <w:ins w:id="10884" w:author="Editor" w:date="2026-09-25T09:00:00Z">
        <w:r>
          <w:t xml:space="preserve">stop</w:t>
        </w:r>
      </w:ins>
      <w:r>
        <w:t xml:space="preserve"> himself from</w:t>
      </w:r>
      <w:del w:id="10885" w:author="Editor" w:date="2026-09-25T09:00:00Z">
        <w:r>
          <w:delText xml:space="preserve"> not</w:delText>
        </w:r>
      </w:del>
      <w:r>
        <w:t xml:space="preserve"> stating the facts.</w:t>
      </w:r>
      <w:del w:id="10886" w:author="Editor" w:date="2026-09-25T09:00:00Z">
        <w:r>
          <w:delText xml:space="preserve"> But</w:delText>
        </w:r>
      </w:del>
      <w:r>
        <w:t xml:space="preserve"> Sanchez chose to remain silent</w:t>
      </w:r>
      <w:del w:id="10887" w:author="Editor" w:date="2026-09-25T09:00:00Z">
        <w:r>
          <w:delText xml:space="preserve">. And</w:delText>
        </w:r>
      </w:del>
      <w:ins w:id="10888" w:author="Editor" w:date="2026-09-25T09:00:00Z">
        <w:r>
          <w:t xml:space="preserve">, and</w:t>
        </w:r>
      </w:ins>
      <w:r>
        <w:t xml:space="preserve"> soon she excused herself and stormed out of the room.</w:t>
      </w:r>
    </w:p>
    <w:p w14:paraId="79B74C52" w14:textId="77777777" w:rsidR="0045140E" w:rsidRPr="0045140E" w:rsidRDefault="0045140E" w:rsidP="0045140E">
      <w:r>
        <w:t xml:space="preserve">As she walked away, </w:t>
      </w:r>
      <w:del w:id="10889" w:author="Editor" w:date="2026-09-25T09:00:00Z">
        <w:r>
          <w:delText xml:space="preserve">teardrops</w:delText>
        </w:r>
      </w:del>
      <w:ins w:id="10890" w:author="Editor" w:date="2026-09-25T09:00:00Z">
        <w:r>
          <w:t xml:space="preserve">tears</w:t>
        </w:r>
      </w:ins>
      <w:r>
        <w:t xml:space="preserve"> started rolling </w:t>
      </w:r>
      <w:del w:id="10891" w:author="Editor" w:date="2026-09-25T09:00:00Z">
        <w:r>
          <w:delText xml:space="preserve">off her cheek</w:delText>
        </w:r>
      </w:del>
      <w:ins w:id="10892" w:author="Editor" w:date="2026-09-25T09:00:00Z">
        <w:r>
          <w:t xml:space="preserve">down her cheeks</w:t>
        </w:r>
      </w:ins>
      <w:r>
        <w:t xml:space="preserve">. She </w:t>
      </w:r>
      <w:del w:id="10893" w:author="Editor" w:date="2026-09-25T09:00:00Z">
        <w:r>
          <w:delText xml:space="preserve">paced out of the room as fast as she could</w:delText>
        </w:r>
      </w:del>
      <w:ins w:id="10894" w:author="Editor" w:date="2026-09-25T09:00:00Z">
        <w:r>
          <w:t xml:space="preserve">hurried off</w:t>
        </w:r>
      </w:ins>
      <w:r>
        <w:t xml:space="preserve">, for she didn’t want to show her </w:t>
      </w:r>
      <w:del w:id="10895" w:author="Editor" w:date="2026-09-25T09:00:00Z">
        <w:r>
          <w:delText xml:space="preserve">gullible</w:delText>
        </w:r>
      </w:del>
      <w:ins w:id="10896" w:author="Editor" w:date="2026-09-25T09:00:00Z">
        <w:r>
          <w:t xml:space="preserve">vulnerable</w:t>
        </w:r>
      </w:ins>
      <w:r>
        <w:t xml:space="preserve"> side. The last thing she wanted was his sympathy.</w:t>
      </w:r>
    </w:p>
    <w:p w14:paraId="07F7CD45" w14:textId="5646C53E" w:rsidR="0045140E" w:rsidRPr="0045140E" w:rsidRDefault="0045140E" w:rsidP="0045140E">
      <w:r>
        <w:t xml:space="preserve">Every single time Benedikt tried to correct things, he failed. His uncouth approach and intense anger were making Sanchez slip further away from him. He rushed out to the deck to find some relief. The gelid </w:t>
      </w:r>
      <w:del w:id="10897" w:author="Editor" w:date="2026-09-25T09:00:00Z">
        <w:r>
          <w:delText xml:space="preserve">airs were</w:delText>
        </w:r>
      </w:del>
      <w:ins w:id="10898" w:author="Editor" w:date="2026-09-25T09:00:00Z">
        <w:r>
          <w:t xml:space="preserve">air was</w:t>
        </w:r>
      </w:ins>
      <w:r>
        <w:t xml:space="preserve"> acting like a natural healer, and it instantly calmed his perturbations. He started enjoying the dark night, the cold air and the aloofness. Despite all the recent proceedings</w:t>
      </w:r>
      <w:del w:id="10899" w:author="Editor" w:date="2026-09-25T09:00:00Z">
        <w:r>
          <w:delText xml:space="preserve"> a surreptitious</w:delText>
        </w:r>
      </w:del>
      <w:ins w:id="10900" w:author="Editor" w:date="2026-09-25T09:00:00Z">
        <w:r>
          <w:t xml:space="preserve">, a secret</w:t>
        </w:r>
      </w:ins>
      <w:r>
        <w:t xml:space="preserve"> smile </w:t>
      </w:r>
      <w:del w:id="10901" w:author="Editor" w:date="2026-09-25T09:00:00Z">
        <w:r>
          <w:delText xml:space="preserve">encountered him</w:delText>
        </w:r>
      </w:del>
      <w:ins w:id="10902" w:author="Editor" w:date="2026-09-25T09:00:00Z">
        <w:r>
          <w:t xml:space="preserve">crossed his face</w:t>
        </w:r>
      </w:ins>
      <w:r>
        <w:t xml:space="preserve">. The clouded apprehensions faded away at that moment. He </w:t>
      </w:r>
      <w:del w:id="10903" w:author="Editor (Spelling)" w:date="2026-09-25T09:00:00Z">
        <w:r>
          <w:delText xml:space="preserve">realized</w:delText>
        </w:r>
      </w:del>
      <w:ins w:id="10904" w:author="Editor (Spelling)" w:date="2026-09-25T09:00:00Z">
        <w:r>
          <w:t xml:space="preserve">realised</w:t>
        </w:r>
      </w:ins>
      <w:r>
        <w:t xml:space="preserve"> the barriers he </w:t>
      </w:r>
      <w:ins w:id="10905" w:author="Editor" w:date="2026-09-25T09:00:00Z">
        <w:r>
          <w:t xml:space="preserve">had </w:t>
        </w:r>
      </w:ins>
      <w:r>
        <w:t xml:space="preserve">experienced all </w:t>
      </w:r>
      <w:del w:id="10906" w:author="Editor" w:date="2026-09-25T09:00:00Z">
        <w:r>
          <w:delText xml:space="preserve">the</w:delText>
        </w:r>
      </w:del>
      <w:ins w:id="10907" w:author="Editor" w:date="2026-09-25T09:00:00Z">
        <w:r>
          <w:t xml:space="preserve">this</w:t>
        </w:r>
      </w:ins>
      <w:r>
        <w:t xml:space="preserve"> while </w:t>
      </w:r>
      <w:del w:id="10908" w:author="Editor" w:date="2026-09-25T09:00:00Z">
        <w:r>
          <w:delText xml:space="preserve">was</w:delText>
        </w:r>
      </w:del>
      <w:ins w:id="10909" w:author="Editor" w:date="2026-09-25T09:00:00Z">
        <w:r>
          <w:t xml:space="preserve">were</w:t>
        </w:r>
      </w:ins>
      <w:r>
        <w:t xml:space="preserve"> nothing</w:t>
      </w:r>
      <w:del w:id="10910" w:author="Editor" w:date="2026-09-25T09:00:00Z">
        <w:r>
          <w:delText xml:space="preserve">,</w:delText>
        </w:r>
      </w:del>
      <w:r>
        <w:t xml:space="preserve"> but an illusion created by his </w:t>
      </w:r>
      <w:del w:id="10911" w:author="Editor" w:date="2026-09-25T09:00:00Z">
        <w:r>
          <w:delText xml:space="preserve">miscreant</w:delText>
        </w:r>
      </w:del>
      <w:ins w:id="10912" w:author="Editor" w:date="2026-09-25T09:00:00Z">
        <w:r>
          <w:t xml:space="preserve">errant</w:t>
        </w:r>
      </w:ins>
      <w:r>
        <w:t xml:space="preserve"> heart. He now had a purpose. For once he was certain and he knew what he had to do to mend things.</w:t>
      </w:r>
    </w:p>
    <w:p w14:paraId="7D3E0E76" w14:textId="77777777" w:rsidR="00357478" w:rsidRDefault="00357478" w:rsidP="00357478"/>
    <w:p w14:paraId="50BDC3DF" w14:textId="77777777" w:rsidR="00357478" w:rsidRDefault="00357478" w:rsidP="00357478">
      <w:r>
        <w:t> </w:t>
      </w:r>
    </w:p>
    <w:p w14:paraId="1B10175C" w14:textId="77777777" w:rsidR="00357478" w:rsidRDefault="00357478" w:rsidP="00357478"/>
    <w:p w14:paraId="270F1EB1" w14:textId="77777777" w:rsidR="00034536" w:rsidRDefault="00034536">
      <w:pPr>
        <w:spacing w:line="259" w:lineRule="auto"/>
        <w:jc w:val="left"/>
      </w:pPr>
      <w:r>
        <w:br w:type="page"/>
      </w:r>
    </w:p>
    <w:p w14:paraId="535CD3A0" w14:textId="567A25F5" w:rsidR="00357478" w:rsidRPr="00B46C35" w:rsidRDefault="00357478" w:rsidP="00F56514">
      <w:pPr>
        <w:outlineLvl w:val="0"/>
        <w:rPr>
          <w:b/>
        </w:rPr>
      </w:pPr>
      <w:r>
        <w:rPr>
          <w:b/>
        </w:rPr>
        <w:lastRenderedPageBreak/>
        <w:t>Chapter 67</w:t>
      </w:r>
    </w:p>
    <w:p w14:paraId="5A0B4AB1" w14:textId="77777777" w:rsidR="00357478" w:rsidRPr="00B46C35" w:rsidRDefault="00357478" w:rsidP="00357478">
      <w:pPr>
        <w:rPr>
          <w:b/>
        </w:rPr>
      </w:pPr>
      <w:r>
        <w:rPr>
          <w:b/>
        </w:rPr>
        <w:t>8:00 AM 24th April 2014, Ventspils, Latvia</w:t>
      </w:r>
    </w:p>
    <w:p w14:paraId="1A9DA9F1" w14:textId="77777777" w:rsidR="005F7D0C" w:rsidRPr="005F7D0C" w:rsidRDefault="005F7D0C" w:rsidP="005F7D0C">
      <w:r>
        <w:t xml:space="preserve">Sitting alone in her </w:t>
      </w:r>
      <w:del w:id="10913" w:author="Editor" w:date="2026-09-25T09:00:00Z">
        <w:r>
          <w:delText xml:space="preserve">secluded </w:delText>
        </w:r>
      </w:del>
      <w:r>
        <w:t xml:space="preserve">cabin</w:t>
      </w:r>
      <w:del w:id="10914" w:author="Editor" w:date="2026-09-25T09:00:00Z">
        <w:r>
          <w:delText xml:space="preserve">, aloof</w:delText>
        </w:r>
      </w:del>
      <w:r>
        <w:t xml:space="preserve">, lost in her world, she </w:t>
      </w:r>
      <w:del w:id="10915" w:author="Editor" w:date="2026-09-25T09:00:00Z">
        <w:r>
          <w:delText xml:space="preserve">gave an emphatic</w:delText>
        </w:r>
      </w:del>
      <w:ins w:id="10916" w:author="Editor" w:date="2026-09-25T09:00:00Z">
        <w:r>
          <w:t xml:space="preserve">made an earnest</w:t>
        </w:r>
      </w:ins>
      <w:r>
        <w:t xml:space="preserve"> attempt to decipher the state of her mind. It was a strange emotion, a subdued pain that kept resurfacing without any visible explanation. She had never felt so vulnerable before. A lot had to be accomplished in Latvia, and she </w:t>
      </w:r>
      <w:ins w:id="10917" w:author="Editor" w:date="2026-09-25T09:00:00Z">
        <w:r>
          <w:t xml:space="preserve">had </w:t>
        </w:r>
      </w:ins>
      <w:r>
        <w:t xml:space="preserve">neither </w:t>
      </w:r>
      <w:del w:id="10918" w:author="Editor" w:date="2026-09-25T09:00:00Z">
        <w:r>
          <w:delText xml:space="preserve">had</w:delText>
        </w:r>
      </w:del>
      <w:ins w:id="10919" w:author="Editor" w:date="2026-09-25T09:00:00Z">
        <w:r>
          <w:t xml:space="preserve">the</w:t>
        </w:r>
      </w:ins>
      <w:r>
        <w:t xml:space="preserve"> time </w:t>
      </w:r>
      <w:del w:id="10920" w:author="Editor" w:date="2026-09-25T09:00:00Z">
        <w:r>
          <w:delText xml:space="preserve">to be miserable nor had</w:delText>
        </w:r>
      </w:del>
      <w:ins w:id="10921" w:author="Editor" w:date="2026-09-25T09:00:00Z">
        <w:r>
          <w:t xml:space="preserve">nor</w:t>
        </w:r>
      </w:ins>
      <w:r>
        <w:t xml:space="preserve"> any good reason to </w:t>
      </w:r>
      <w:del w:id="10922" w:author="Editor" w:date="2026-09-25T09:00:00Z">
        <w:r>
          <w:delText xml:space="preserve">comprehend her deplorable being</w:delText>
        </w:r>
      </w:del>
      <w:ins w:id="10923" w:author="Editor" w:date="2026-09-25T09:00:00Z">
        <w:r>
          <w:t xml:space="preserve">be miserable</w:t>
        </w:r>
      </w:ins>
      <w:r>
        <w:t xml:space="preserve">.  She forced her mind to focus on the day’s proceedings, and as the</w:t>
      </w:r>
      <w:del w:id="10924" w:author="Editor" w:date="2026-09-25T09:00:00Z">
        <w:r>
          <w:delText xml:space="preserve"> art of</w:delText>
        </w:r>
      </w:del>
      <w:r>
        <w:t xml:space="preserve"> possibilities crowded her thoughts, her despondent self slowly faded away. With the hope of a better tomorrow, she drifted off to sleep.</w:t>
      </w:r>
    </w:p>
    <w:p w14:paraId="2D8D362E" w14:textId="6C76E1FB" w:rsidR="005F7D0C" w:rsidRPr="005F7D0C" w:rsidRDefault="005F7D0C" w:rsidP="005F7D0C">
      <w:r>
        <w:t xml:space="preserve">It was a loud cacophony</w:t>
      </w:r>
      <w:del w:id="10925" w:author="Editor" w:date="2026-09-25T09:00:00Z">
        <w:r>
          <w:delText xml:space="preserve">. A</w:delText>
        </w:r>
      </w:del>
      <w:ins w:id="10926" w:author="Editor" w:date="2026-09-25T09:00:00Z">
        <w:r>
          <w:t xml:space="preserve">, a</w:t>
        </w:r>
      </w:ins>
      <w:r>
        <w:t xml:space="preserve"> blend of innumerable voices all trying hard to explain something with urgency. She </w:t>
      </w:r>
      <w:del w:id="10927" w:author="Editor" w:date="2026-09-25T09:00:00Z">
        <w:r>
          <w:delText xml:space="preserve">was trying hard</w:delText>
        </w:r>
      </w:del>
      <w:ins w:id="10928" w:author="Editor" w:date="2026-09-25T09:00:00Z">
        <w:r>
          <w:t xml:space="preserve">tried</w:t>
        </w:r>
      </w:ins>
      <w:r>
        <w:t xml:space="preserve"> to focus but </w:t>
      </w:r>
      <w:del w:id="10929" w:author="Editor" w:date="2026-09-25T09:00:00Z">
        <w:r>
          <w:delText xml:space="preserve">was failing</w:delText>
        </w:r>
      </w:del>
      <w:ins w:id="10930" w:author="Editor" w:date="2026-09-25T09:00:00Z">
        <w:r>
          <w:t xml:space="preserve">failed</w:t>
        </w:r>
      </w:ins>
      <w:r>
        <w:t xml:space="preserve"> miserably. Then she saw them appearing one by one</w:t>
      </w:r>
      <w:ins w:id="10931" w:author="Editor" w:date="2026-09-25T09:00:00Z">
        <w:r>
          <w:t xml:space="preserve">,</w:t>
        </w:r>
      </w:ins>
      <w:r>
        <w:t xml:space="preserve"> morphing their way into her cabin through the open door. Some were aghast, and the others were too eager to </w:t>
      </w:r>
      <w:del w:id="10932" w:author="Editor" w:date="2026-09-25T09:00:00Z">
        <w:r>
          <w:delText xml:space="preserve">cast</w:delText>
        </w:r>
      </w:del>
      <w:ins w:id="10933" w:author="Editor" w:date="2026-09-25T09:00:00Z">
        <w:r>
          <w:t xml:space="preserve">lay</w:t>
        </w:r>
      </w:ins>
      <w:r>
        <w:t xml:space="preserve"> their hands on her. The voices were becoming unbearable. With all her might she tried to escape, but her body refused to follow her mind, and she helplessly </w:t>
      </w:r>
      <w:del w:id="10934" w:author="Editor" w:date="2026-09-25T09:00:00Z">
        <w:r>
          <w:delText xml:space="preserve">saw</w:delText>
        </w:r>
      </w:del>
      <w:ins w:id="10935" w:author="Editor" w:date="2026-09-25T09:00:00Z">
        <w:r>
          <w:t xml:space="preserve">watched</w:t>
        </w:r>
      </w:ins>
      <w:r>
        <w:t xml:space="preserve"> those ghost-like creatures </w:t>
      </w:r>
      <w:del w:id="10936" w:author="Editor" w:date="2026-09-25T09:00:00Z">
        <w:r>
          <w:delText xml:space="preserve">sauntering</w:delText>
        </w:r>
      </w:del>
      <w:ins w:id="10937" w:author="Editor" w:date="2026-09-25T09:00:00Z">
        <w:r>
          <w:t xml:space="preserve">moving</w:t>
        </w:r>
      </w:ins>
      <w:r>
        <w:t xml:space="preserve"> towards her with unprecedented angst.</w:t>
      </w:r>
    </w:p>
    <w:p w14:paraId="1D643BF5" w14:textId="77777777" w:rsidR="005F7D0C" w:rsidRPr="005F7D0C" w:rsidRDefault="005F7D0C" w:rsidP="005F7D0C">
      <w:commentRangeStart w:id="319"/>
      <w:del w:id="10938" w:author="Editor" w:date="2026-09-25T09:00:00Z">
        <w:r>
          <w:delText xml:space="preserve">The demeanor of one</w:delText>
        </w:r>
      </w:del>
      <w:ins w:id="10939" w:author="Editor" w:date="2026-09-25T09:00:00Z">
        <w:r>
          <w:t xml:space="preserve">One</w:t>
        </w:r>
      </w:ins>
      <w:r>
        <w:t xml:space="preserve"> of them slowly morphed into a distinct </w:t>
      </w:r>
      <w:del w:id="10940" w:author="Editor" w:date="2026-09-25T09:00:00Z">
        <w:r>
          <w:delText xml:space="preserve">structure</w:delText>
        </w:r>
      </w:del>
      <w:ins w:id="10941" w:author="Editor" w:date="2026-09-25T09:00:00Z">
        <w:r>
          <w:t xml:space="preserve">figure</w:t>
        </w:r>
      </w:ins>
      <w:r>
        <w:t xml:space="preserve">, and out of the shallow darkness, she could see the hazy shadow of Benedikt. She craned her neck to get a good </w:t>
      </w:r>
      <w:del w:id="10942" w:author="Editor" w:date="2026-09-25T09:00:00Z">
        <w:r>
          <w:delText xml:space="preserve">sight</w:delText>
        </w:r>
      </w:del>
      <w:ins w:id="10943" w:author="Editor" w:date="2026-09-25T09:00:00Z">
        <w:r>
          <w:t xml:space="preserve">look</w:t>
        </w:r>
      </w:ins>
      <w:r>
        <w:t xml:space="preserve"> but failed</w:t>
      </w:r>
      <w:del w:id="10944" w:author="Editor" w:date="2026-09-25T09:00:00Z">
        <w:r>
          <w:delText xml:space="preserve"> haplessly</w:delText>
        </w:r>
      </w:del>
      <w:r>
        <w:t xml:space="preserve">. Benedikt’s hand was slowly extending towards her. She gave one final push</w:t>
      </w:r>
      <w:del w:id="10945" w:author="Editor" w:date="2026-09-25T09:00:00Z">
        <w:r>
          <w:delText xml:space="preserve">,</w:delText>
        </w:r>
      </w:del>
      <w:ins w:id="10946" w:author="Editor" w:date="2026-09-25T09:00:00Z">
        <w:r>
          <w:t xml:space="preserve"> and</w:t>
        </w:r>
      </w:ins>
      <w:r>
        <w:t xml:space="preserve"> managed to find her lost voice. She screamed and jumped out of her constrained state, perspiring profusely from head to toe.  </w:t>
      </w:r>
      <w:del w:id="10947" w:author="Editor" w:date="2026-09-25T09:00:00Z">
        <w:r>
          <w:delText xml:space="preserve">The</w:delText>
        </w:r>
      </w:del>
      <w:ins w:id="10948" w:author="Editor" w:date="2026-09-25T09:00:00Z">
        <w:r>
          <w:t xml:space="preserve">Behind the heavy curtains the</w:t>
        </w:r>
      </w:ins>
      <w:r>
        <w:t xml:space="preserve"> room was pitch dark and she couldn</w:t>
      </w:r>
      <w:del w:id="10949" w:author="Editor (Typography)" w:date="2026-09-25T09:00:00Z">
        <w:r>
          <w:delText xml:space="preserve">'</w:delText>
        </w:r>
      </w:del>
      <w:ins w:id="10950" w:author="Editor (Typography)" w:date="2026-09-25T09:00:00Z">
        <w:r>
          <w:t xml:space="preserve">’</w:t>
        </w:r>
      </w:ins>
      <w:r>
        <w:t xml:space="preserve">t see any of those disturbing souls anymore.  The voices also had surprisingly receded.</w:t>
      </w:r>
      <w:commentRangeEnd w:id="319"/>
      <w:r>
        <w:commentReference w:id="319"/>
      </w:r>
    </w:p>
    <w:p w14:paraId="295CF727" w14:textId="77777777" w:rsidR="005F7D0C" w:rsidRPr="005F7D0C" w:rsidRDefault="005F7D0C" w:rsidP="005F7D0C">
      <w:r>
        <w:t xml:space="preserve">It took her</w:t>
      </w:r>
      <w:ins w:id="10951" w:author="Editor" w:date="2026-09-25T09:00:00Z">
        <w:r>
          <w:t xml:space="preserve"> a</w:t>
        </w:r>
      </w:ins>
      <w:r>
        <w:t xml:space="preserve"> few minutes to adjust to the darkness and to ascertain that she</w:t>
      </w:r>
      <w:ins w:id="10952" w:author="Editor" w:date="2026-09-25T09:00:00Z">
        <w:r>
          <w:t xml:space="preserve"> had</w:t>
        </w:r>
      </w:ins>
      <w:r>
        <w:t xml:space="preserve"> had a bad dream. She turned the lights on and checked the time. It was 8:00 AM. </w:t>
      </w:r>
      <w:del w:id="10953" w:author="Editor" w:date="2026-09-25T09:00:00Z">
        <w:r>
          <w:delText xml:space="preserve">A sense of relief regained</w:delText>
        </w:r>
      </w:del>
      <w:ins w:id="10954" w:author="Editor" w:date="2026-09-25T09:00:00Z">
        <w:r>
          <w:t xml:space="preserve">She was relieved</w:t>
        </w:r>
      </w:ins>
      <w:r>
        <w:t xml:space="preserve">, and a wry smile crossed her lips.</w:t>
      </w:r>
    </w:p>
    <w:p w14:paraId="6E826224" w14:textId="77777777" w:rsidR="005F7D0C" w:rsidRPr="005F7D0C" w:rsidRDefault="005F7D0C" w:rsidP="005F7D0C">
      <w:del w:id="10955" w:author="Editor (Typography)" w:date="2026-09-25T09:00:00Z">
        <w:r>
          <w:delText xml:space="preserve">"</w:delText>
        </w:r>
      </w:del>
      <w:ins w:id="10956" w:author="Editor (Typography)" w:date="2026-09-25T09:00:00Z">
        <w:r>
          <w:t xml:space="preserve">“</w:t>
        </w:r>
      </w:ins>
      <w:r>
        <w:t xml:space="preserve">I have to stop overthinking,” she </w:t>
      </w:r>
      <w:del w:id="10957" w:author="Editor" w:date="2026-09-25T09:00:00Z">
        <w:r>
          <w:delText xml:space="preserve">made a promise to</w:delText>
        </w:r>
      </w:del>
      <w:ins w:id="10958" w:author="Editor" w:date="2026-09-25T09:00:00Z">
        <w:r>
          <w:t xml:space="preserve">promised</w:t>
        </w:r>
      </w:ins>
      <w:r>
        <w:t xml:space="preserve"> herself and put her mind to </w:t>
      </w:r>
      <w:del w:id="10959" w:author="Editor" w:date="2026-09-25T09:00:00Z">
        <w:r>
          <w:delText xml:space="preserve">replay</w:delText>
        </w:r>
      </w:del>
      <w:ins w:id="10960" w:author="Editor" w:date="2026-09-25T09:00:00Z">
        <w:r>
          <w:t xml:space="preserve">replaying</w:t>
        </w:r>
      </w:ins>
      <w:r>
        <w:t xml:space="preserve"> the plan she had for the day.</w:t>
      </w:r>
    </w:p>
    <w:p w14:paraId="1AFBEA27" w14:textId="77777777" w:rsidR="005F7D0C" w:rsidRPr="005F7D0C" w:rsidRDefault="005F7D0C" w:rsidP="005F7D0C">
      <w:r>
        <w:t xml:space="preserve">Going to the warehouse with Benedikt was the first thing on her list. Her hope was to find someone who might have seen her father, someone who </w:t>
      </w:r>
      <w:del w:id="10961" w:author="Editor" w:date="2026-09-25T09:00:00Z">
        <w:r>
          <w:delText xml:space="preserve">may be</w:delText>
        </w:r>
      </w:del>
      <w:ins w:id="10962" w:author="Editor" w:date="2026-09-25T09:00:00Z">
        <w:r>
          <w:t xml:space="preserve">might have been</w:t>
        </w:r>
      </w:ins>
      <w:r>
        <w:t xml:space="preserve"> his friend. She knew her plan was vague, but she couldn</w:t>
      </w:r>
      <w:del w:id="10963" w:author="Editor (Typography)" w:date="2026-09-25T09:00:00Z">
        <w:r>
          <w:delText xml:space="preserve">'</w:delText>
        </w:r>
      </w:del>
      <w:ins w:id="10964" w:author="Editor (Typography)" w:date="2026-09-25T09:00:00Z">
        <w:r>
          <w:t xml:space="preserve">’</w:t>
        </w:r>
      </w:ins>
      <w:r>
        <w:t xml:space="preserve">t figure out any better alternative. Benedikt could have been a great help, but after the </w:t>
      </w:r>
      <w:del w:id="10965" w:author="Editor" w:date="2026-09-25T09:00:00Z">
        <w:r>
          <w:delText xml:space="preserve">last evening</w:delText>
        </w:r>
      </w:del>
      <w:ins w:id="10966" w:author="Editor" w:date="2026-09-25T09:00:00Z">
        <w:r>
          <w:t xml:space="preserve">previous evening’s</w:t>
        </w:r>
      </w:ins>
      <w:r>
        <w:t xml:space="preserve"> episode, she was averse </w:t>
      </w:r>
      <w:del w:id="10967" w:author="Editor" w:date="2026-09-25T09:00:00Z">
        <w:r>
          <w:delText xml:space="preserve">from</w:delText>
        </w:r>
      </w:del>
      <w:ins w:id="10968" w:author="Editor" w:date="2026-09-25T09:00:00Z">
        <w:r>
          <w:t xml:space="preserve">to</w:t>
        </w:r>
      </w:ins>
      <w:r>
        <w:t xml:space="preserve"> taking any help from him.</w:t>
      </w:r>
    </w:p>
    <w:p w14:paraId="4D52A35F" w14:textId="4A3AF0FD" w:rsidR="005F7D0C" w:rsidRPr="005F7D0C" w:rsidRDefault="005F7D0C" w:rsidP="005F7D0C">
      <w:r>
        <w:t xml:space="preserve">“Why</w:t>
      </w:r>
      <w:ins w:id="10969" w:author="Editor" w:date="2026-09-25T09:00:00Z">
        <w:r>
          <w:t xml:space="preserve"> does</w:t>
        </w:r>
      </w:ins>
      <w:r>
        <w:t xml:space="preserve"> my heart </w:t>
      </w:r>
      <w:del w:id="10970" w:author="Editor" w:date="2026-09-25T09:00:00Z">
        <w:r>
          <w:delText xml:space="preserve">breaks</w:delText>
        </w:r>
      </w:del>
      <w:ins w:id="10971" w:author="Editor" w:date="2026-09-25T09:00:00Z">
        <w:r>
          <w:t xml:space="preserve">break</w:t>
        </w:r>
      </w:ins>
      <w:r>
        <w:t xml:space="preserve"> when he talks harshly? Why am I bothered when he misbehaves?” </w:t>
      </w:r>
      <w:del w:id="10972" w:author="Editor" w:date="2026-09-25T09:00:00Z">
        <w:r>
          <w:delText xml:space="preserve">she</w:delText>
        </w:r>
      </w:del>
      <w:ins w:id="10973" w:author="Editor" w:date="2026-09-25T09:00:00Z">
        <w:r>
          <w:t xml:space="preserve">She</w:t>
        </w:r>
      </w:ins>
      <w:r>
        <w:t xml:space="preserve"> tried reasoning but couldn’t </w:t>
      </w:r>
      <w:del w:id="10974" w:author="Editor" w:date="2026-09-25T09:00:00Z">
        <w:r>
          <w:delText xml:space="preserve">attribute to any convulsive</w:delText>
        </w:r>
      </w:del>
      <w:ins w:id="10975" w:author="Editor" w:date="2026-09-25T09:00:00Z">
        <w:r>
          <w:t xml:space="preserve">arrive at any conclusive</w:t>
        </w:r>
      </w:ins>
      <w:r>
        <w:t xml:space="preserve"> answer.</w:t>
      </w:r>
    </w:p>
    <w:p w14:paraId="76525F1B" w14:textId="77777777" w:rsidR="005F7D0C" w:rsidRPr="005F7D0C" w:rsidRDefault="005F7D0C" w:rsidP="005F7D0C">
      <w:r>
        <w:t xml:space="preserve">“Am I</w:t>
      </w:r>
      <w:del w:id="10976" w:author="Editor" w:date="2026-09-25T09:00:00Z">
        <w:r>
          <w:delText xml:space="preserve"> am</w:delText>
        </w:r>
      </w:del>
      <w:r>
        <w:t xml:space="preserve"> avoiding the truth? Am I in love?” </w:t>
      </w:r>
      <w:del w:id="10977" w:author="Editor" w:date="2026-09-25T09:00:00Z">
        <w:r>
          <w:delText xml:space="preserve">those</w:delText>
        </w:r>
      </w:del>
      <w:ins w:id="10978" w:author="Editor" w:date="2026-09-25T09:00:00Z">
        <w:r>
          <w:t xml:space="preserve">Those</w:t>
        </w:r>
      </w:ins>
      <w:r>
        <w:t xml:space="preserve"> competing </w:t>
      </w:r>
      <w:del w:id="10979" w:author="Editor" w:date="2026-09-25T09:00:00Z">
        <w:r>
          <w:delText xml:space="preserve">views</w:delText>
        </w:r>
      </w:del>
      <w:ins w:id="10980" w:author="Editor" w:date="2026-09-25T09:00:00Z">
        <w:r>
          <w:t xml:space="preserve">thoughts</w:t>
        </w:r>
      </w:ins>
      <w:r>
        <w:t xml:space="preserve"> rattled her</w:t>
      </w:r>
      <w:del w:id="10981" w:author="Editor" w:date="2026-09-25T09:00:00Z">
        <w:r>
          <w:delText xml:space="preserve"> in entirety</w:delText>
        </w:r>
      </w:del>
      <w:r>
        <w:t xml:space="preserve">, and she knew no matter how vehemently she refused to accept it, she was in love!</w:t>
      </w:r>
    </w:p>
    <w:p w14:paraId="511788B7" w14:textId="6F127304" w:rsidR="005F7D0C" w:rsidRPr="005F7D0C" w:rsidRDefault="005F7D0C" w:rsidP="005F7D0C">
      <w:r>
        <w:t xml:space="preserve">“What have I done?” she mumbled. She </w:t>
      </w:r>
      <w:del w:id="10982" w:author="Editor" w:date="2026-09-25T09:00:00Z">
        <w:r>
          <w:delText xml:space="preserve">paced</w:delText>
        </w:r>
      </w:del>
      <w:ins w:id="10983" w:author="Editor" w:date="2026-09-25T09:00:00Z">
        <w:r>
          <w:t xml:space="preserve">walked</w:t>
        </w:r>
      </w:ins>
      <w:r>
        <w:t xml:space="preserve"> to the bathroom, splashed some cold water on her face, stared at the mirror and </w:t>
      </w:r>
      <w:del w:id="10984" w:author="Editor" w:date="2026-09-25T09:00:00Z">
        <w:r>
          <w:delText xml:space="preserve">spoke</w:delText>
        </w:r>
      </w:del>
      <w:ins w:id="10985" w:author="Editor" w:date="2026-09-25T09:00:00Z">
        <w:r>
          <w:t xml:space="preserve">said</w:t>
        </w:r>
      </w:ins>
      <w:r>
        <w:t xml:space="preserve"> to herself in a quiet</w:t>
      </w:r>
      <w:del w:id="10986" w:author="Editor" w:date="2026-09-25T09:00:00Z">
        <w:r>
          <w:delText xml:space="preserve">,</w:delText>
        </w:r>
      </w:del>
      <w:r>
        <w:t xml:space="preserve"> but firm voice, “You are here for a mission. You don’t have time to fall in love. Find your dad and get the hell out of this place.”</w:t>
      </w:r>
    </w:p>
    <w:p w14:paraId="0EE4C2B4" w14:textId="5758D04E" w:rsidR="005F7D0C" w:rsidRPr="005F7D0C" w:rsidRDefault="005F7D0C" w:rsidP="005F7D0C">
      <w:r>
        <w:t>With renewed energy and determination, she headed back to the office.</w:t>
      </w:r>
    </w:p>
    <w:p w14:paraId="790E2E48" w14:textId="77777777" w:rsidR="005F7D0C" w:rsidRPr="005F7D0C" w:rsidRDefault="005F7D0C" w:rsidP="005F7D0C">
      <w:r>
        <w:t xml:space="preserve">Benedikt was </w:t>
      </w:r>
      <w:del w:id="10987" w:author="Editor" w:date="2026-09-25T09:00:00Z">
        <w:r>
          <w:delText xml:space="preserve">on</w:delText>
        </w:r>
      </w:del>
      <w:ins w:id="10988" w:author="Editor" w:date="2026-09-25T09:00:00Z">
        <w:r>
          <w:t xml:space="preserve">at</w:t>
        </w:r>
      </w:ins>
      <w:r>
        <w:t xml:space="preserve"> his desk, busy going through some files. He was </w:t>
      </w:r>
      <w:ins w:id="10989" w:author="Editor" w:date="2026-09-25T09:00:00Z">
        <w:r>
          <w:t xml:space="preserve">as </w:t>
        </w:r>
      </w:ins>
      <w:r>
        <w:t xml:space="preserve">charming as ever</w:t>
      </w:r>
      <w:del w:id="10990" w:author="Editor" w:date="2026-09-25T09:00:00Z">
        <w:r>
          <w:delText xml:space="preserve">, wearing his pixie smile</w:delText>
        </w:r>
      </w:del>
      <w:r>
        <w:t xml:space="preserve">. The rugged look, the unkempt hair and the infectious smile made all her fortitude </w:t>
      </w:r>
      <w:del w:id="10991" w:author="Editor" w:date="2026-09-25T09:00:00Z">
        <w:r>
          <w:delText xml:space="preserve">slipped</w:delText>
        </w:r>
      </w:del>
      <w:ins w:id="10992" w:author="Editor" w:date="2026-09-25T09:00:00Z">
        <w:r>
          <w:t xml:space="preserve">slip</w:t>
        </w:r>
      </w:ins>
      <w:r>
        <w:t xml:space="preserve"> into oblivion. Before she could recover, he announced in a husky tone, “I am heading to the warehouse</w:t>
      </w:r>
      <w:del w:id="10993" w:author="Editor" w:date="2026-09-25T09:00:00Z">
        <w:r>
          <w:delText xml:space="preserve"> would</w:delText>
        </w:r>
      </w:del>
      <w:ins w:id="10994" w:author="Editor" w:date="2026-09-25T09:00:00Z">
        <w:r>
          <w:t xml:space="preserve">. Would</w:t>
        </w:r>
      </w:ins>
      <w:r>
        <w:t xml:space="preserve"> you like to join me?”</w:t>
      </w:r>
    </w:p>
    <w:p w14:paraId="30127785" w14:textId="77777777" w:rsidR="005F7D0C" w:rsidRPr="005F7D0C" w:rsidRDefault="005F7D0C" w:rsidP="005F7D0C">
      <w:r>
        <w:t xml:space="preserve">She was spellbound. It appeared he had read her mind. All she could manage was </w:t>
      </w:r>
      <w:ins w:id="10995" w:author="Editor" w:date="2026-09-25T09:00:00Z">
        <w:r>
          <w:t xml:space="preserve">to </w:t>
        </w:r>
      </w:ins>
      <w:r>
        <w:t xml:space="preserve">continue staring at him with awe.</w:t>
      </w:r>
    </w:p>
    <w:p w14:paraId="4F7FEA6E" w14:textId="77777777" w:rsidR="005F7D0C" w:rsidRPr="005F7D0C" w:rsidRDefault="005F7D0C" w:rsidP="005F7D0C">
      <w:r>
        <w:t xml:space="preserve">“I know</w:t>
      </w:r>
      <w:ins w:id="10996" w:author="Editor" w:date="2026-09-25T09:00:00Z">
        <w:r>
          <w:t xml:space="preserve"> the</w:t>
        </w:r>
      </w:ins>
      <w:r>
        <w:t xml:space="preserve"> warehouse is no fun</w:t>
      </w:r>
      <w:ins w:id="10997" w:author="Editor" w:date="2026-09-25T09:00:00Z">
        <w:r>
          <w:t xml:space="preserve">,</w:t>
        </w:r>
      </w:ins>
      <w:r>
        <w:t xml:space="preserve"> but here is what I can do to make it interesting. Right after our visit, we can check out the beautiful Market Square.”</w:t>
      </w:r>
    </w:p>
    <w:p w14:paraId="795151E1" w14:textId="77777777" w:rsidR="005F7D0C" w:rsidRPr="005F7D0C" w:rsidRDefault="005F7D0C" w:rsidP="005F7D0C">
      <w:r>
        <w:t xml:space="preserve">Her mind was running in many directions</w:t>
      </w:r>
      <w:ins w:id="10998" w:author="Editor" w:date="2026-09-25T09:00:00Z">
        <w:r>
          <w:t xml:space="preserve">,</w:t>
        </w:r>
      </w:ins>
      <w:r>
        <w:t xml:space="preserve"> and she failed to offer a response for a while. </w:t>
      </w:r>
      <w:del w:id="10999" w:author="Editor" w:date="2026-09-25T09:00:00Z">
        <w:r>
          <w:delText xml:space="preserve">Little</w:delText>
        </w:r>
      </w:del>
      <w:ins w:id="11000" w:author="Editor" w:date="2026-09-25T09:00:00Z">
        <w:r>
          <w:t xml:space="preserve">A little</w:t>
        </w:r>
      </w:ins>
      <w:r>
        <w:t xml:space="preserve"> embarrassed</w:t>
      </w:r>
      <w:del w:id="11001" w:author="Editor" w:date="2026-09-25T09:00:00Z">
        <w:r>
          <w:delText xml:space="preserve"> she sheepishly spoke</w:delText>
        </w:r>
      </w:del>
      <w:ins w:id="11002" w:author="Editor" w:date="2026-09-25T09:00:00Z">
        <w:r>
          <w:t xml:space="preserve">, she responded</w:t>
        </w:r>
      </w:ins>
      <w:r>
        <w:t xml:space="preserve">, “Sure. When do we leave?”</w:t>
      </w:r>
    </w:p>
    <w:p w14:paraId="3FBF0F5D" w14:textId="77777777" w:rsidR="005F7D0C" w:rsidRPr="005F7D0C" w:rsidRDefault="005F7D0C" w:rsidP="005F7D0C">
      <w:commentRangeStart w:id="320"/>
      <w:r>
        <w:t xml:space="preserve">“Well, the </w:t>
      </w:r>
      <w:del w:id="11003" w:author="Editor" w:date="2026-09-25T09:00:00Z">
        <w:r>
          <w:delText xml:space="preserve">undocking</w:delText>
        </w:r>
      </w:del>
      <w:ins w:id="11004" w:author="Editor" w:date="2026-09-25T09:00:00Z">
        <w:r>
          <w:t xml:space="preserve">unloading</w:t>
        </w:r>
      </w:ins>
      <w:r>
        <w:t xml:space="preserve"> will take another few hours. Around 11:00?”</w:t>
      </w:r>
      <w:commentRangeEnd w:id="320"/>
      <w:r>
        <w:commentReference w:id="320"/>
      </w:r>
    </w:p>
    <w:p w14:paraId="1FBD288C" w14:textId="77777777" w:rsidR="005F7D0C" w:rsidRPr="005F7D0C" w:rsidRDefault="005F7D0C" w:rsidP="005F7D0C">
      <w:r>
        <w:t xml:space="preserve">“Sure, that works</w:t>
      </w:r>
      <w:del w:id="11005" w:author="Editor" w:date="2026-09-25T09:00:00Z">
        <w:r>
          <w:delText xml:space="preserve">” she</w:delText>
        </w:r>
      </w:del>
      <w:ins w:id="11006" w:author="Editor" w:date="2026-09-25T09:00:00Z">
        <w:r>
          <w:t xml:space="preserve">.” She</w:t>
        </w:r>
      </w:ins>
      <w:r>
        <w:t xml:space="preserve"> appeared much relieved</w:t>
      </w:r>
      <w:ins w:id="11007" w:author="Editor" w:date="2026-09-25T09:00:00Z">
        <w:r>
          <w:t xml:space="preserve">,</w:t>
        </w:r>
      </w:ins>
      <w:r>
        <w:t xml:space="preserve"> for she</w:t>
      </w:r>
      <w:ins w:id="11008" w:author="Editor" w:date="2026-09-25T09:00:00Z">
        <w:r>
          <w:t xml:space="preserve"> had</w:t>
        </w:r>
      </w:ins>
      <w:r>
        <w:t xml:space="preserve"> found a way out of her mortified brooding.</w:t>
      </w:r>
    </w:p>
    <w:p w14:paraId="36C93A75" w14:textId="77777777" w:rsidR="005F7D0C" w:rsidRPr="005F7D0C" w:rsidRDefault="005F7D0C" w:rsidP="005F7D0C">
      <w:r>
        <w:t xml:space="preserve">“So, I will see you at 11:00 by the gangway.</w:t>
      </w:r>
      <w:del w:id="11009" w:author="Editor (Typography)" w:date="2026-09-25T09:00:00Z">
        <w:r>
          <w:delText xml:space="preserve">"</w:delText>
        </w:r>
      </w:del>
      <w:ins w:id="11010" w:author="Editor (Typography)" w:date="2026-09-25T09:00:00Z">
        <w:r>
          <w:t xml:space="preserve">”</w:t>
        </w:r>
      </w:ins>
    </w:p>
    <w:p w14:paraId="05632CAA" w14:textId="31D34E86" w:rsidR="00357478" w:rsidRDefault="005F7D0C" w:rsidP="00357478">
      <w:r>
        <w:t xml:space="preserve">She reciprocated with a small smile and headed out to her cabin more confused than </w:t>
      </w:r>
      <w:del w:id="11011" w:author="Editor" w:date="2026-09-25T09:00:00Z">
        <w:r>
          <w:delText xml:space="preserve">she was </w:delText>
        </w:r>
      </w:del>
      <w:r>
        <w:t xml:space="preserve">before. </w:t>
      </w:r>
    </w:p>
    <w:p w14:paraId="48B524D8" w14:textId="77777777" w:rsidR="00357478" w:rsidRDefault="00357478" w:rsidP="00357478"/>
    <w:p w14:paraId="68535E0A" w14:textId="77777777" w:rsidR="00357478" w:rsidRDefault="00357478" w:rsidP="00357478"/>
    <w:p w14:paraId="28AD4E62" w14:textId="77777777" w:rsidR="00355D35" w:rsidRDefault="00355D35">
      <w:pPr>
        <w:spacing w:line="259" w:lineRule="auto"/>
        <w:jc w:val="left"/>
      </w:pPr>
      <w:r>
        <w:br w:type="page"/>
      </w:r>
    </w:p>
    <w:p w14:paraId="614B9FC4" w14:textId="061D2F54" w:rsidR="00357478" w:rsidRPr="006F7882" w:rsidRDefault="00357478" w:rsidP="00F56514">
      <w:pPr>
        <w:outlineLvl w:val="0"/>
        <w:rPr>
          <w:b/>
        </w:rPr>
      </w:pPr>
      <w:r>
        <w:rPr>
          <w:b/>
        </w:rPr>
        <w:lastRenderedPageBreak/>
        <w:t>Chapter 68</w:t>
      </w:r>
    </w:p>
    <w:p w14:paraId="180B3EC2" w14:textId="77777777" w:rsidR="00357478" w:rsidRPr="006F7882" w:rsidRDefault="00357478" w:rsidP="00357478">
      <w:pPr>
        <w:rPr>
          <w:b/>
        </w:rPr>
      </w:pPr>
      <w:r>
        <w:rPr>
          <w:b/>
        </w:rPr>
        <w:t>10:30 AM 24th April 2014, Ventspils, Latvia</w:t>
      </w:r>
    </w:p>
    <w:p w14:paraId="05D4F294" w14:textId="77777777" w:rsidR="00D07E05" w:rsidRPr="00D07E05" w:rsidRDefault="00D07E05" w:rsidP="00D07E05">
      <w:commentRangeStart w:id="321"/>
      <w:r>
        <w:t xml:space="preserve">The dark clouds</w:t>
      </w:r>
      <w:del w:id="11012" w:author="Editor" w:date="2026-09-25T09:00:00Z">
        <w:r>
          <w:delText xml:space="preserve"> were</w:delText>
        </w:r>
      </w:del>
      <w:r>
        <w:t xml:space="preserve"> looming over the rough sea made the port city look exquisite</w:t>
      </w:r>
      <w:del w:id="11013" w:author="Editor" w:date="2026-09-25T09:00:00Z">
        <w:r>
          <w:delText xml:space="preserve">, like some artwork from Guggenheim</w:delText>
        </w:r>
      </w:del>
      <w:r>
        <w:t xml:space="preserve">. A strong gust of wind was moving at a fast pace, appearing unruly, for it dared to take everything away with it. Sanchez was by the gangway</w:t>
      </w:r>
      <w:del w:id="11014" w:author="Editor" w:date="2026-09-25T09:00:00Z">
        <w:r>
          <w:delText xml:space="preserve">, way</w:delText>
        </w:r>
      </w:del>
      <w:ins w:id="11015" w:author="Editor" w:date="2026-09-25T09:00:00Z">
        <w:r>
          <w:t xml:space="preserve"> well</w:t>
        </w:r>
      </w:ins>
      <w:r>
        <w:t xml:space="preserve"> before time</w:t>
      </w:r>
      <w:ins w:id="11016" w:author="Editor" w:date="2026-09-25T09:00:00Z">
        <w:r>
          <w:t xml:space="preserve">,</w:t>
        </w:r>
      </w:ins>
      <w:r>
        <w:t xml:space="preserve"> and she hardly regretted her decision. Ventspils port was breathtakingly charming. Despite the large concrete structure that draped the port, it had a distinct aura of its own, and there was something in it that reminded her of Ayr.</w:t>
      </w:r>
      <w:commentRangeEnd w:id="321"/>
      <w:r>
        <w:commentReference w:id="321"/>
      </w:r>
    </w:p>
    <w:p w14:paraId="556ACDA3" w14:textId="1956B2F6" w:rsidR="00D07E05" w:rsidRPr="00D07E05" w:rsidRDefault="00D07E05" w:rsidP="00D07E05">
      <w:r>
        <w:t xml:space="preserve">“Madam</w:t>
      </w:r>
      <w:ins w:id="11017" w:author="Editor" w:date="2026-09-25T09:00:00Z">
        <w:r>
          <w:t xml:space="preserve">,</w:t>
        </w:r>
      </w:ins>
      <w:r>
        <w:t xml:space="preserve"> I need to have a word with you</w:t>
      </w:r>
      <w:del w:id="11018" w:author="Editor" w:date="2026-09-25T09:00:00Z">
        <w:r>
          <w:delText xml:space="preserve">”, the</w:delText>
        </w:r>
      </w:del>
      <w:ins w:id="11019" w:author="Editor" w:date="2026-09-25T09:00:00Z">
        <w:r>
          <w:t xml:space="preserve">.” The</w:t>
        </w:r>
      </w:ins>
      <w:r>
        <w:t xml:space="preserve"> disembodied voice almost made her jump</w:t>
      </w:r>
      <w:del w:id="11020" w:author="Editor" w:date="2026-09-25T09:00:00Z">
        <w:r>
          <w:delText xml:space="preserve"> out of scare</w:delText>
        </w:r>
      </w:del>
      <w:r>
        <w:t xml:space="preserve">. She turned around and found Finch standing by the edge of the hatch right where the gangway ended. He looked edgy</w:t>
      </w:r>
      <w:ins w:id="11021" w:author="Editor" w:date="2026-09-25T09:00:00Z">
        <w:r>
          <w:t xml:space="preserve">,</w:t>
        </w:r>
      </w:ins>
      <w:r>
        <w:t xml:space="preserve"> and when he got Sanchez’s attention</w:t>
      </w:r>
      <w:ins w:id="11022" w:author="Editor" w:date="2026-09-25T09:00:00Z">
        <w:r>
          <w:t xml:space="preserve">,</w:t>
        </w:r>
      </w:ins>
      <w:r>
        <w:t xml:space="preserve"> he turned and started </w:t>
      </w:r>
      <w:del w:id="11023" w:author="Editor" w:date="2026-09-25T09:00:00Z">
        <w:r>
          <w:delText xml:space="preserve">pacing</w:delText>
        </w:r>
      </w:del>
      <w:ins w:id="11024" w:author="Editor" w:date="2026-09-25T09:00:00Z">
        <w:r>
          <w:t xml:space="preserve">walking</w:t>
        </w:r>
      </w:ins>
      <w:r>
        <w:t xml:space="preserve"> towards the stern of the ship, far away from the crowd.</w:t>
      </w:r>
    </w:p>
    <w:p w14:paraId="7D5FD70E" w14:textId="77777777" w:rsidR="00D07E05" w:rsidRPr="00D07E05" w:rsidRDefault="00D07E05" w:rsidP="00D07E05">
      <w:commentRangeStart w:id="322"/>
      <w:r>
        <w:t xml:space="preserve">Sanchez was confused but decided to follow him </w:t>
      </w:r>
      <w:del w:id="11025" w:author="Editor" w:date="2026-09-25T09:00:00Z">
        <w:r>
          <w:delText xml:space="preserve">anyways</w:delText>
        </w:r>
      </w:del>
      <w:ins w:id="11026" w:author="Editor" w:date="2026-09-25T09:00:00Z">
        <w:r>
          <w:t xml:space="preserve">anyway</w:t>
        </w:r>
      </w:ins>
      <w:r>
        <w:t xml:space="preserve">. She tried keeping some distance to ensure no one </w:t>
      </w:r>
      <w:del w:id="11027" w:author="Editor" w:date="2026-09-25T09:00:00Z">
        <w:r>
          <w:delText xml:space="preserve">notices</w:delText>
        </w:r>
      </w:del>
      <w:ins w:id="11028" w:author="Editor" w:date="2026-09-25T09:00:00Z">
        <w:r>
          <w:t xml:space="preserve">noticed</w:t>
        </w:r>
      </w:ins>
      <w:r>
        <w:t xml:space="preserve"> them. After a few minutes</w:t>
      </w:r>
      <w:del w:id="11029" w:author="Editor" w:date="2026-09-25T09:00:00Z">
        <w:r>
          <w:delText xml:space="preserve"> of</w:delText>
        </w:r>
      </w:del>
      <w:ins w:id="11030" w:author="Editor" w:date="2026-09-25T09:00:00Z">
        <w:r>
          <w:t xml:space="preserve">’</w:t>
        </w:r>
      </w:ins>
      <w:r>
        <w:t xml:space="preserve"> walk, he slipped </w:t>
      </w:r>
      <w:del w:id="11031" w:author="Editor" w:date="2026-09-25T09:00:00Z">
        <w:r>
          <w:delText xml:space="preserve">inside</w:delText>
        </w:r>
      </w:del>
      <w:ins w:id="11032" w:author="Editor" w:date="2026-09-25T09:00:00Z">
        <w:r>
          <w:t xml:space="preserve">into</w:t>
        </w:r>
      </w:ins>
      <w:r>
        <w:t xml:space="preserve"> a hidden </w:t>
      </w:r>
      <w:del w:id="11033" w:author="Editor" w:date="2026-09-25T09:00:00Z">
        <w:r>
          <w:delText xml:space="preserve">rail</w:delText>
        </w:r>
      </w:del>
      <w:ins w:id="11034" w:author="Editor" w:date="2026-09-25T09:00:00Z">
        <w:r>
          <w:t xml:space="preserve">corner</w:t>
        </w:r>
      </w:ins>
      <w:r>
        <w:t xml:space="preserve"> by the end of the </w:t>
      </w:r>
      <w:del w:id="11035" w:author="Editor" w:date="2026-09-25T09:00:00Z">
        <w:r>
          <w:delText xml:space="preserve">raft</w:delText>
        </w:r>
      </w:del>
      <w:ins w:id="11036" w:author="Editor" w:date="2026-09-25T09:00:00Z">
        <w:r>
          <w:t xml:space="preserve">deck</w:t>
        </w:r>
      </w:ins>
      <w:r>
        <w:t xml:space="preserve">. Sanchez followed</w:t>
      </w:r>
      <w:del w:id="11037" w:author="Editor" w:date="2026-09-25T09:00:00Z">
        <w:r>
          <w:delText xml:space="preserve"> the course</w:delText>
        </w:r>
      </w:del>
      <w:ins w:id="11038" w:author="Editor" w:date="2026-09-25T09:00:00Z">
        <w:r>
          <w:t xml:space="preserve">,</w:t>
        </w:r>
      </w:ins>
      <w:r>
        <w:t xml:space="preserve"> and soon she was standing across </w:t>
      </w:r>
      <w:ins w:id="11039" w:author="Editor" w:date="2026-09-25T09:00:00Z">
        <w:r>
          <w:t xml:space="preserve">from </w:t>
        </w:r>
      </w:ins>
      <w:r>
        <w:t xml:space="preserve">him.</w:t>
      </w:r>
      <w:commentRangeEnd w:id="322"/>
      <w:r>
        <w:commentReference w:id="322"/>
      </w:r>
    </w:p>
    <w:p w14:paraId="60CA230E" w14:textId="102652D0" w:rsidR="00D07E05" w:rsidRPr="00D07E05" w:rsidRDefault="00D07E05" w:rsidP="00D07E05">
      <w:commentRangeStart w:id="323"/>
      <w:r>
        <w:t xml:space="preserve">In a</w:t>
      </w:r>
      <w:del w:id="11040" w:author="Editor" w:date="2026-09-25T09:00:00Z">
        <w:r>
          <w:delText xml:space="preserve"> low</w:delText>
        </w:r>
      </w:del>
      <w:r>
        <w:t xml:space="preserve"> hushed tone, Finch stated, “I know him. He used to work on this ship. One day he and a friend of mine, </w:t>
      </w:r>
      <w:del w:id="11041" w:author="Editor (Names)" w:date="2026-09-25T09:00:00Z">
        <w:r>
          <w:delText xml:space="preserve">Albert</w:delText>
        </w:r>
      </w:del>
      <w:ins w:id="11042" w:author="Editor (Names)" w:date="2026-09-25T09:00:00Z">
        <w:r>
          <w:t xml:space="preserve">Yuri</w:t>
        </w:r>
      </w:ins>
      <w:r>
        <w:t xml:space="preserve"> Avilov</w:t>
      </w:r>
      <w:ins w:id="11043" w:author="Editor" w:date="2026-09-25T09:00:00Z">
        <w:r>
          <w:t xml:space="preserve">,</w:t>
        </w:r>
      </w:ins>
      <w:r>
        <w:t xml:space="preserve"> moved to </w:t>
      </w:r>
      <w:del w:id="11044" w:author="Editor" w:date="2026-09-25T09:00:00Z">
        <w:r>
          <w:delText xml:space="preserve">Viciebsk</w:delText>
        </w:r>
      </w:del>
      <w:ins w:id="11045" w:author="Editor" w:date="2026-09-25T09:00:00Z">
        <w:r>
          <w:t xml:space="preserve">Vitebsk</w:t>
        </w:r>
      </w:ins>
      <w:r>
        <w:t xml:space="preserve">. They were good friends. I </w:t>
      </w:r>
      <w:del w:id="11046" w:author="Editor" w:date="2026-09-25T09:00:00Z">
        <w:r>
          <w:delText xml:space="preserve">am not</w:delText>
        </w:r>
      </w:del>
      <w:ins w:id="11047" w:author="Editor" w:date="2026-09-25T09:00:00Z">
        <w:r>
          <w:t xml:space="preserve">have not been</w:t>
        </w:r>
      </w:ins>
      <w:r>
        <w:t xml:space="preserve"> in touch with </w:t>
      </w:r>
      <w:del w:id="11048" w:author="Editor (Names)" w:date="2026-09-25T09:00:00Z">
        <w:r>
          <w:delText xml:space="preserve">Albert</w:delText>
        </w:r>
      </w:del>
      <w:ins w:id="11049" w:author="Editor (Names)" w:date="2026-09-25T09:00:00Z">
        <w:r>
          <w:t xml:space="preserve">Yuri</w:t>
        </w:r>
      </w:ins>
      <w:r>
        <w:t xml:space="preserve"> for a long</w:t>
      </w:r>
      <w:del w:id="11050" w:author="Editor" w:date="2026-09-25T09:00:00Z">
        <w:r>
          <w:delText xml:space="preserve"> a</w:delText>
        </w:r>
      </w:del>
      <w:r>
        <w:t xml:space="preserve"> time. And he is the only person who can help you find Daniel.”</w:t>
      </w:r>
      <w:commentRangeEnd w:id="323"/>
      <w:r>
        <w:commentReference w:id="323"/>
      </w:r>
    </w:p>
    <w:p w14:paraId="45AFAA60" w14:textId="6930BFA9" w:rsidR="00D07E05" w:rsidRPr="00D07E05" w:rsidRDefault="00D07E05" w:rsidP="00D07E05">
      <w:r>
        <w:t xml:space="preserve">This was the first substantial lead she </w:t>
      </w:r>
      <w:ins w:id="11051" w:author="Editor" w:date="2026-09-25T09:00:00Z">
        <w:r>
          <w:t xml:space="preserve">had </w:t>
        </w:r>
      </w:ins>
      <w:r>
        <w:t xml:space="preserve">got hold of </w:t>
      </w:r>
      <w:del w:id="11052" w:author="Editor" w:date="2026-09-25T09:00:00Z">
        <w:r>
          <w:delText xml:space="preserve">after</w:delText>
        </w:r>
      </w:del>
      <w:ins w:id="11053" w:author="Editor" w:date="2026-09-25T09:00:00Z">
        <w:r>
          <w:t xml:space="preserve">in</w:t>
        </w:r>
      </w:ins>
      <w:r>
        <w:t xml:space="preserve"> a long</w:t>
      </w:r>
      <w:del w:id="11054" w:author="Editor" w:date="2026-09-25T09:00:00Z">
        <w:r>
          <w:delText xml:space="preserve"> period of</w:delText>
        </w:r>
      </w:del>
      <w:r>
        <w:t xml:space="preserve"> time. Before she could react, Finch continued </w:t>
      </w:r>
      <w:del w:id="11055" w:author="Editor" w:date="2026-09-25T09:00:00Z">
        <w:r>
          <w:delText xml:space="preserve">with</w:delText>
        </w:r>
      </w:del>
      <w:ins w:id="11056" w:author="Editor" w:date="2026-09-25T09:00:00Z">
        <w:r>
          <w:t xml:space="preserve">in</w:t>
        </w:r>
      </w:ins>
      <w:r>
        <w:t xml:space="preserve"> the same urgent</w:t>
      </w:r>
      <w:del w:id="11057" w:author="Editor" w:date="2026-09-25T09:00:00Z">
        <w:r>
          <w:delText xml:space="preserve"> hushed</w:delText>
        </w:r>
      </w:del>
      <w:r>
        <w:t xml:space="preserve"> tone, “Take this letter. Tell him it’s from me. He won’t refuse to help.”</w:t>
      </w:r>
    </w:p>
    <w:p w14:paraId="7F27F9FD" w14:textId="77777777" w:rsidR="00D07E05" w:rsidRPr="00D07E05" w:rsidRDefault="00D07E05" w:rsidP="00D07E05">
      <w:r>
        <w:t xml:space="preserve">Sanchez was all teary as she thanked him. He smiled and </w:t>
      </w:r>
      <w:del w:id="11058" w:author="Editor" w:date="2026-09-25T09:00:00Z">
        <w:r>
          <w:delText xml:space="preserve">mentioned</w:delText>
        </w:r>
      </w:del>
      <w:ins w:id="11059" w:author="Editor" w:date="2026-09-25T09:00:00Z">
        <w:r>
          <w:t xml:space="preserve">uttered</w:t>
        </w:r>
      </w:ins>
      <w:r>
        <w:t xml:space="preserve"> the most genuine words he could </w:t>
      </w:r>
      <w:del w:id="11060" w:author="Editor" w:date="2026-09-25T09:00:00Z">
        <w:r>
          <w:delText xml:space="preserve">ravel</w:delText>
        </w:r>
      </w:del>
      <w:ins w:id="11061" w:author="Editor" w:date="2026-09-25T09:00:00Z">
        <w:r>
          <w:t xml:space="preserve">muster</w:t>
        </w:r>
      </w:ins>
      <w:r>
        <w:t xml:space="preserve">, “You are a good person. Take care of yourself.” And he left.</w:t>
      </w:r>
    </w:p>
    <w:p w14:paraId="3BAE6C4D" w14:textId="77777777" w:rsidR="00D07E05" w:rsidRPr="00D07E05" w:rsidRDefault="00D07E05" w:rsidP="00D07E05">
      <w:commentRangeStart w:id="324"/>
      <w:r>
        <w:t xml:space="preserve">It would be another </w:t>
      </w:r>
      <w:del w:id="11062" w:author="Editor" w:date="2026-09-25T09:00:00Z">
        <w:r>
          <w:delText xml:space="preserve">four</w:delText>
        </w:r>
      </w:del>
      <w:ins w:id="11063" w:author="Editor" w:date="2026-09-25T09:00:00Z">
        <w:r>
          <w:t xml:space="preserve">five</w:t>
        </w:r>
      </w:ins>
      <w:r>
        <w:t xml:space="preserve"> days before they </w:t>
      </w:r>
      <w:del w:id="11064" w:author="Editor" w:date="2026-09-25T09:00:00Z">
        <w:r>
          <w:delText xml:space="preserve">would arrive at Viciebsk</w:delText>
        </w:r>
      </w:del>
      <w:ins w:id="11065" w:author="Editor" w:date="2026-09-25T09:00:00Z">
        <w:r>
          <w:t xml:space="preserve">arrived at Vitebsk</w:t>
        </w:r>
      </w:ins>
      <w:r>
        <w:t xml:space="preserve"> and she knew these </w:t>
      </w:r>
      <w:del w:id="11066" w:author="Editor" w:date="2026-09-25T09:00:00Z">
        <w:r>
          <w:delText xml:space="preserve">four</w:delText>
        </w:r>
      </w:del>
      <w:ins w:id="11067" w:author="Editor" w:date="2026-09-25T09:00:00Z">
        <w:r>
          <w:t xml:space="preserve">five</w:t>
        </w:r>
      </w:ins>
      <w:r>
        <w:t xml:space="preserve"> days would be excruciatingly long.</w:t>
      </w:r>
      <w:commentRangeEnd w:id="324"/>
      <w:r>
        <w:commentReference w:id="324"/>
      </w:r>
    </w:p>
    <w:p w14:paraId="39D08ADC" w14:textId="77777777" w:rsidR="00357478" w:rsidRDefault="00357478" w:rsidP="00357478"/>
    <w:p w14:paraId="77771F01" w14:textId="77777777" w:rsidR="006F7882" w:rsidRDefault="006F7882">
      <w:pPr>
        <w:spacing w:line="259" w:lineRule="auto"/>
        <w:jc w:val="left"/>
      </w:pPr>
      <w:r>
        <w:br w:type="page"/>
      </w:r>
    </w:p>
    <w:p w14:paraId="106BDBA3" w14:textId="62E49D65" w:rsidR="00357478" w:rsidRPr="00496AE3" w:rsidRDefault="00357478" w:rsidP="00F56514">
      <w:pPr>
        <w:outlineLvl w:val="0"/>
        <w:rPr>
          <w:b/>
        </w:rPr>
      </w:pPr>
      <w:r>
        <w:rPr>
          <w:b/>
        </w:rPr>
        <w:lastRenderedPageBreak/>
        <w:t>Chapter 69</w:t>
      </w:r>
    </w:p>
    <w:p w14:paraId="6679B72F" w14:textId="77777777" w:rsidR="00357478" w:rsidRPr="00496AE3" w:rsidRDefault="00357478" w:rsidP="00357478">
      <w:pPr>
        <w:rPr>
          <w:b/>
        </w:rPr>
      </w:pPr>
      <w:r>
        <w:rPr>
          <w:b/>
        </w:rPr>
        <w:t>11:00 AM 25th April 2014, Ventspils, Latvia</w:t>
      </w:r>
    </w:p>
    <w:p w14:paraId="41D079F8" w14:textId="77777777" w:rsidR="00927B4A" w:rsidRPr="00927B4A" w:rsidRDefault="00927B4A" w:rsidP="00927B4A">
      <w:r>
        <w:t xml:space="preserve">Sanchez</w:t>
      </w:r>
      <w:del w:id="11068" w:author="Editor (Typography)" w:date="2026-09-25T09:00:00Z">
        <w:r>
          <w:delText xml:space="preserve">'</w:delText>
        </w:r>
      </w:del>
      <w:ins w:id="11069" w:author="Editor (Typography)" w:date="2026-09-25T09:00:00Z">
        <w:r>
          <w:t xml:space="preserve">’</w:t>
        </w:r>
      </w:ins>
      <w:r>
        <w:t xml:space="preserve">s stay at Ventspils was laced with frustration. The </w:t>
      </w:r>
      <w:del w:id="11070" w:author="Editor" w:date="2026-09-25T09:00:00Z">
        <w:r>
          <w:delText xml:space="preserve">annoyance</w:delText>
        </w:r>
      </w:del>
      <w:ins w:id="11071" w:author="Editor" w:date="2026-09-25T09:00:00Z">
        <w:r>
          <w:t xml:space="preserve">anxiety</w:t>
        </w:r>
      </w:ins>
      <w:r>
        <w:t xml:space="preserve"> of what</w:t>
      </w:r>
      <w:ins w:id="11072" w:author="Editor" w:date="2026-09-25T09:00:00Z">
        <w:r>
          <w:t xml:space="preserve"> the</w:t>
        </w:r>
      </w:ins>
      <w:r>
        <w:t xml:space="preserve"> future would unfold kept her in an </w:t>
      </w:r>
      <w:del w:id="11073" w:author="Editor" w:date="2026-09-25T09:00:00Z">
        <w:r>
          <w:delText xml:space="preserve">ambivalent</w:delText>
        </w:r>
      </w:del>
      <w:ins w:id="11074" w:author="Editor" w:date="2026-09-25T09:00:00Z">
        <w:r>
          <w:t xml:space="preserve">uneasy</w:t>
        </w:r>
      </w:ins>
      <w:r>
        <w:t xml:space="preserve"> disposition all the time. She was engulfed in </w:t>
      </w:r>
      <w:del w:id="11075" w:author="Editor" w:date="2026-09-25T09:00:00Z">
        <w:r>
          <w:delText xml:space="preserve">an uncalled</w:delText>
        </w:r>
      </w:del>
      <w:ins w:id="11076" w:author="Editor" w:date="2026-09-25T09:00:00Z">
        <w:r>
          <w:t xml:space="preserve">a</w:t>
        </w:r>
      </w:ins>
      <w:r>
        <w:t xml:space="preserve"> frisson of fear, something she knew she could only </w:t>
      </w:r>
      <w:del w:id="11077" w:author="Editor" w:date="2026-09-25T09:00:00Z">
        <w:r>
          <w:delText xml:space="preserve">bring</w:delText>
        </w:r>
      </w:del>
      <w:ins w:id="11078" w:author="Editor" w:date="2026-09-25T09:00:00Z">
        <w:r>
          <w:t xml:space="preserve">put</w:t>
        </w:r>
      </w:ins>
      <w:r>
        <w:t xml:space="preserve"> to rest after meeting </w:t>
      </w:r>
      <w:del w:id="11079" w:author="Editor (Names)" w:date="2026-09-25T09:00:00Z">
        <w:r>
          <w:delText xml:space="preserve">Albert</w:delText>
        </w:r>
      </w:del>
      <w:ins w:id="11080" w:author="Editor (Names)" w:date="2026-09-25T09:00:00Z">
        <w:r>
          <w:t xml:space="preserve">Yuri</w:t>
        </w:r>
      </w:ins>
      <w:r>
        <w:t xml:space="preserve">.</w:t>
      </w:r>
    </w:p>
    <w:p w14:paraId="75E40465" w14:textId="77777777" w:rsidR="00927B4A" w:rsidRPr="00927B4A" w:rsidRDefault="00927B4A" w:rsidP="00927B4A">
      <w:r>
        <w:t xml:space="preserve">While she was at the warehouse, she managed to get some valuable evidence, but nothing </w:t>
      </w:r>
      <w:del w:id="11081" w:author="Editor" w:date="2026-09-25T09:00:00Z">
        <w:r>
          <w:delText xml:space="preserve">significant enough </w:delText>
        </w:r>
      </w:del>
      <w:r>
        <w:t xml:space="preserve">that could</w:t>
      </w:r>
      <w:del w:id="11082" w:author="Editor" w:date="2026-09-25T09:00:00Z">
        <w:r>
          <w:delText xml:space="preserve"> help</w:delText>
        </w:r>
      </w:del>
      <w:r>
        <w:t xml:space="preserve"> provide any substantial lead to find her father.</w:t>
      </w:r>
    </w:p>
    <w:p w14:paraId="478986B6" w14:textId="69082FD6" w:rsidR="00927B4A" w:rsidRPr="00927B4A" w:rsidRDefault="00927B4A" w:rsidP="00927B4A">
      <w:commentRangeStart w:id="325"/>
      <w:r>
        <w:t xml:space="preserve">Benedikt tried hard to lift her spirits</w:t>
      </w:r>
      <w:del w:id="11083" w:author="Editor" w:date="2026-09-25T09:00:00Z">
        <w:r>
          <w:delText xml:space="preserve"> but failed</w:delText>
        </w:r>
      </w:del>
      <w:r>
        <w:t xml:space="preserve">. They visited the beautiful </w:t>
      </w:r>
      <w:del w:id="11084" w:author="Editor" w:date="2026-09-25T09:00:00Z">
        <w:r>
          <w:delText xml:space="preserve">market square</w:delText>
        </w:r>
      </w:del>
      <w:ins w:id="11085" w:author="Editor" w:date="2026-09-25T09:00:00Z">
        <w:r>
          <w:t xml:space="preserve">Market Square</w:t>
        </w:r>
      </w:ins>
      <w:r>
        <w:t xml:space="preserve">, ate at an upscale restaurant, and he took every opportunity to </w:t>
      </w:r>
      <w:del w:id="11086" w:author="Editor (Spelling)" w:date="2026-09-25T09:00:00Z">
        <w:r>
          <w:delText xml:space="preserve">humor</w:delText>
        </w:r>
      </w:del>
      <w:ins w:id="11087" w:author="Editor (Spelling)" w:date="2026-09-25T09:00:00Z">
        <w:r>
          <w:t xml:space="preserve">humour</w:t>
        </w:r>
      </w:ins>
      <w:r>
        <w:t xml:space="preserve"> her, but nothing worked.  The only </w:t>
      </w:r>
      <w:del w:id="11088" w:author="Editor" w:date="2026-09-25T09:00:00Z">
        <w:r>
          <w:delText xml:space="preserve">place where</w:delText>
        </w:r>
      </w:del>
      <w:ins w:id="11089" w:author="Editor" w:date="2026-09-25T09:00:00Z">
        <w:r>
          <w:t xml:space="preserve">time</w:t>
        </w:r>
      </w:ins>
      <w:r>
        <w:t xml:space="preserve"> he found her engaged was </w:t>
      </w:r>
      <w:del w:id="11090" w:author="Editor" w:date="2026-09-25T09:00:00Z">
        <w:r>
          <w:delText xml:space="preserve">when they were in</w:delText>
        </w:r>
      </w:del>
      <w:ins w:id="11091" w:author="Editor" w:date="2026-09-25T09:00:00Z">
        <w:r>
          <w:t xml:space="preserve">at</w:t>
        </w:r>
      </w:ins>
      <w:r>
        <w:t xml:space="preserve"> the Baltica Concert. However, it was short</w:t>
      </w:r>
      <w:del w:id="11092" w:author="Editor" w:date="2026-09-25T09:00:00Z">
        <w:r>
          <w:delText xml:space="preserve"> </w:delText>
        </w:r>
      </w:del>
      <w:ins w:id="11093" w:author="Editor" w:date="2026-09-25T09:00:00Z">
        <w:r>
          <w:t xml:space="preserve">-</w:t>
        </w:r>
      </w:ins>
      <w:r>
        <w:t xml:space="preserve">lived. She returned to her despondent state </w:t>
      </w:r>
      <w:ins w:id="11094" w:author="Editor" w:date="2026-09-25T09:00:00Z">
        <w:r>
          <w:t xml:space="preserve">the </w:t>
        </w:r>
      </w:ins>
      <w:r>
        <w:t xml:space="preserve">moment they stepped out of the hall.</w:t>
      </w:r>
      <w:del w:id="11095" w:author="Editor" w:date="2026-09-25T09:00:00Z">
        <w:r>
          <w:delText xml:space="preserve"> He tried many times to talk through her anxiety, but without any noticeable success.</w:delText>
        </w:r>
      </w:del>
      <w:commentRangeEnd w:id="325"/>
      <w:r>
        <w:commentReference w:id="325"/>
      </w:r>
    </w:p>
    <w:p w14:paraId="0201BCE0" w14:textId="77777777" w:rsidR="00927B4A" w:rsidRPr="00927B4A" w:rsidRDefault="00927B4A" w:rsidP="00927B4A">
      <w:commentRangeStart w:id="326"/>
      <w:r>
        <w:t xml:space="preserve">He had so far failed to get any information about her father. The trusted sources he </w:t>
      </w:r>
      <w:ins w:id="11096" w:author="Editor" w:date="2026-09-25T09:00:00Z">
        <w:r>
          <w:t xml:space="preserve">had </w:t>
        </w:r>
      </w:ins>
      <w:r>
        <w:t xml:space="preserve">called had no clue, and </w:t>
      </w:r>
      <w:del w:id="11097" w:author="Editor" w:date="2026-09-25T09:00:00Z">
        <w:r>
          <w:delText xml:space="preserve">rightfully</w:delText>
        </w:r>
      </w:del>
      <w:ins w:id="11098" w:author="Editor" w:date="2026-09-25T09:00:00Z">
        <w:r>
          <w:t xml:space="preserve">rightly</w:t>
        </w:r>
      </w:ins>
      <w:r>
        <w:t xml:space="preserve"> so, for </w:t>
      </w:r>
      <w:del w:id="11099" w:author="Editor" w:date="2026-09-25T09:00:00Z">
        <w:r>
          <w:delText xml:space="preserve">Daniel</w:delText>
        </w:r>
      </w:del>
      <w:ins w:id="11100" w:author="Editor" w:date="2026-09-25T09:00:00Z">
        <w:r>
          <w:t xml:space="preserve">Daniel’s</w:t>
        </w:r>
      </w:ins>
      <w:r>
        <w:t xml:space="preserve"> disappearance was an </w:t>
      </w:r>
      <w:del w:id="11101" w:author="Editor" w:date="2026-09-25T09:00:00Z">
        <w:r>
          <w:delText xml:space="preserve">extreme</w:delText>
        </w:r>
      </w:del>
      <w:ins w:id="11102" w:author="Editor" w:date="2026-09-25T09:00:00Z">
        <w:r>
          <w:t xml:space="preserve">extremely</w:t>
        </w:r>
      </w:ins>
      <w:r>
        <w:t xml:space="preserve"> hushed affair. He knew a call to the higher</w:t>
      </w:r>
      <w:del w:id="11103" w:author="Editor" w:date="2026-09-25T09:00:00Z">
        <w:r>
          <w:delText xml:space="preserve"> </w:delText>
        </w:r>
      </w:del>
      <w:ins w:id="11104" w:author="Editor" w:date="2026-09-25T09:00:00Z">
        <w:r>
          <w:t xml:space="preserve">-</w:t>
        </w:r>
      </w:ins>
      <w:r>
        <w:t xml:space="preserve">ups would give him all the answers, but he was unable to find a good reason to </w:t>
      </w:r>
      <w:del w:id="11105" w:author="Editor" w:date="2026-09-25T09:00:00Z">
        <w:r>
          <w:delText xml:space="preserve">convince them on</w:delText>
        </w:r>
      </w:del>
      <w:ins w:id="11106" w:author="Editor" w:date="2026-09-25T09:00:00Z">
        <w:r>
          <w:t xml:space="preserve">justify</w:t>
        </w:r>
      </w:ins>
      <w:r>
        <w:t xml:space="preserve"> the probing. He knew </w:t>
      </w:r>
      <w:ins w:id="11107" w:author="Editor" w:date="2026-09-25T09:00:00Z">
        <w:r>
          <w:t xml:space="preserve">that </w:t>
        </w:r>
      </w:ins>
      <w:r>
        <w:t xml:space="preserve">once they </w:t>
      </w:r>
      <w:del w:id="11108" w:author="Editor" w:date="2026-09-25T09:00:00Z">
        <w:r>
          <w:delText xml:space="preserve">doubt</w:delText>
        </w:r>
      </w:del>
      <w:ins w:id="11109" w:author="Editor" w:date="2026-09-25T09:00:00Z">
        <w:r>
          <w:t xml:space="preserve">doubted</w:t>
        </w:r>
      </w:ins>
      <w:r>
        <w:t xml:space="preserve"> his intention he would be </w:t>
      </w:r>
      <w:del w:id="11110" w:author="Editor (Spelling)" w:date="2026-09-25T09:00:00Z">
        <w:r>
          <w:delText xml:space="preserve">scrutinized</w:delText>
        </w:r>
      </w:del>
      <w:ins w:id="11111" w:author="Editor (Spelling)" w:date="2026-09-25T09:00:00Z">
        <w:r>
          <w:t xml:space="preserve">scrutinised</w:t>
        </w:r>
      </w:ins>
      <w:ins w:id="11112" w:author="Editor" w:date="2026-09-25T09:00:00Z">
        <w:r>
          <w:t xml:space="preserve">,</w:t>
        </w:r>
      </w:ins>
      <w:r>
        <w:t xml:space="preserve"> and that might expose Sanchez, </w:t>
      </w:r>
      <w:del w:id="11113" w:author="Editor" w:date="2026-09-25T09:00:00Z">
        <w:r>
          <w:delText xml:space="preserve">which</w:delText>
        </w:r>
      </w:del>
      <w:ins w:id="11114" w:author="Editor" w:date="2026-09-25T09:00:00Z">
        <w:r>
          <w:t xml:space="preserve">a risk</w:t>
        </w:r>
      </w:ins>
      <w:r>
        <w:t xml:space="preserve"> he was not ready to </w:t>
      </w:r>
      <w:del w:id="11115" w:author="Editor" w:date="2026-09-25T09:00:00Z">
        <w:r>
          <w:delText xml:space="preserve">compromise</w:delText>
        </w:r>
      </w:del>
      <w:ins w:id="11116" w:author="Editor" w:date="2026-09-25T09:00:00Z">
        <w:r>
          <w:t xml:space="preserve">take</w:t>
        </w:r>
      </w:ins>
      <w:r>
        <w:t xml:space="preserve"> at any cost. </w:t>
      </w:r>
      <w:del w:id="11117" w:author="Editor" w:date="2026-09-25T09:00:00Z">
        <w:r>
          <w:delText xml:space="preserve">The only way he</w:delText>
        </w:r>
      </w:del>
      <w:ins w:id="11118" w:author="Editor" w:date="2026-09-25T09:00:00Z">
        <w:r>
          <w:t xml:space="preserve">He</w:t>
        </w:r>
      </w:ins>
      <w:r>
        <w:t xml:space="preserve"> could take the chance of calling his higher-ups </w:t>
      </w:r>
      <w:del w:id="11119" w:author="Editor" w:date="2026-09-25T09:00:00Z">
        <w:r>
          <w:delText xml:space="preserve">was</w:delText>
        </w:r>
      </w:del>
      <w:ins w:id="11120" w:author="Editor" w:date="2026-09-25T09:00:00Z">
        <w:r>
          <w:t xml:space="preserve">only</w:t>
        </w:r>
      </w:ins>
      <w:r>
        <w:t xml:space="preserve"> when he </w:t>
      </w:r>
      <w:del w:id="11121" w:author="Editor" w:date="2026-09-25T09:00:00Z">
        <w:r>
          <w:delText xml:space="preserve">would be</w:delText>
        </w:r>
      </w:del>
      <w:ins w:id="11122" w:author="Editor" w:date="2026-09-25T09:00:00Z">
        <w:r>
          <w:t xml:space="preserve">was</w:t>
        </w:r>
      </w:ins>
      <w:r>
        <w:t xml:space="preserve"> convinced </w:t>
      </w:r>
      <w:del w:id="11123" w:author="Editor" w:date="2026-09-25T09:00:00Z">
        <w:r>
          <w:delText xml:space="preserve">about</w:delText>
        </w:r>
      </w:del>
      <w:ins w:id="11124" w:author="Editor" w:date="2026-09-25T09:00:00Z">
        <w:r>
          <w:t xml:space="preserve">of</w:t>
        </w:r>
      </w:ins>
      <w:r>
        <w:t xml:space="preserve"> her well-being, and her safety could </w:t>
      </w:r>
      <w:del w:id="11125" w:author="Editor" w:date="2026-09-25T09:00:00Z">
        <w:r>
          <w:delText xml:space="preserve">be only confirmed when she would leave</w:delText>
        </w:r>
      </w:del>
      <w:ins w:id="11126" w:author="Editor" w:date="2026-09-25T09:00:00Z">
        <w:r>
          <w:t xml:space="preserve">only be assured once she left</w:t>
        </w:r>
      </w:ins>
      <w:r>
        <w:t xml:space="preserve"> the ship. Convincing her</w:t>
      </w:r>
      <w:ins w:id="11127" w:author="Editor" w:date="2026-09-25T09:00:00Z">
        <w:r>
          <w:t xml:space="preserve"> to leave</w:t>
        </w:r>
      </w:ins>
      <w:r>
        <w:t xml:space="preserve"> was the only resort he was left with. Though he knew it would be a tough conversation, he decided to confront her one last time.</w:t>
      </w:r>
      <w:commentRangeEnd w:id="326"/>
      <w:r>
        <w:commentReference w:id="326"/>
      </w:r>
    </w:p>
    <w:p w14:paraId="17B79F2A" w14:textId="77777777" w:rsidR="00927B4A" w:rsidRPr="00927B4A" w:rsidRDefault="00927B4A" w:rsidP="00927B4A">
      <w:commentRangeStart w:id="327"/>
      <w:r>
        <w:t xml:space="preserve">It was the </w:t>
      </w:r>
      <w:del w:id="11128" w:author="Editor" w:date="2026-09-25T09:00:00Z">
        <w:r>
          <w:delText xml:space="preserve">day before</w:delText>
        </w:r>
      </w:del>
      <w:ins w:id="11129" w:author="Editor" w:date="2026-09-25T09:00:00Z">
        <w:r>
          <w:t xml:space="preserve">evening of</w:t>
        </w:r>
      </w:ins>
      <w:r>
        <w:t xml:space="preserve"> their scheduled departure to Gdynia. They were sitting in the office taking a final look at the work when Benedikt announced a short break. Sanchez was about to leave the office when Benedikt </w:t>
      </w:r>
      <w:del w:id="11130" w:author="Editor" w:date="2026-09-25T09:00:00Z">
        <w:r>
          <w:delText xml:space="preserve">requested</w:delText>
        </w:r>
      </w:del>
      <w:ins w:id="11131" w:author="Editor" w:date="2026-09-25T09:00:00Z">
        <w:r>
          <w:t xml:space="preserve">asked</w:t>
        </w:r>
      </w:ins>
      <w:r>
        <w:t xml:space="preserve"> her to accompany him for a stroll on the deck. With some hesitation, she </w:t>
      </w:r>
      <w:del w:id="11132" w:author="Editor" w:date="2026-09-25T09:00:00Z">
        <w:r>
          <w:delText xml:space="preserve">naively accepted</w:delText>
        </w:r>
      </w:del>
      <w:ins w:id="11133" w:author="Editor" w:date="2026-09-25T09:00:00Z">
        <w:r>
          <w:t xml:space="preserve">agreed</w:t>
        </w:r>
      </w:ins>
      <w:r>
        <w:t xml:space="preserve"> to come along.</w:t>
      </w:r>
      <w:commentRangeEnd w:id="327"/>
      <w:r>
        <w:commentReference w:id="327"/>
      </w:r>
    </w:p>
    <w:p w14:paraId="7A61D42A" w14:textId="77777777" w:rsidR="00927B4A" w:rsidRPr="00927B4A" w:rsidRDefault="00927B4A" w:rsidP="00927B4A">
      <w:r>
        <w:t xml:space="preserve">It was a gorgeous evening. The </w:t>
      </w:r>
      <w:del w:id="11134" w:author="Editor" w:date="2026-09-25T09:00:00Z">
        <w:r>
          <w:delText xml:space="preserve">gush</w:delText>
        </w:r>
      </w:del>
      <w:ins w:id="11135" w:author="Editor" w:date="2026-09-25T09:00:00Z">
        <w:r>
          <w:t xml:space="preserve">gust</w:t>
        </w:r>
      </w:ins>
      <w:r>
        <w:t xml:space="preserve"> of wind made the temperature </w:t>
      </w:r>
      <w:del w:id="11136" w:author="Editor" w:date="2026-09-25T09:00:00Z">
        <w:r>
          <w:delText xml:space="preserve">plummet</w:delText>
        </w:r>
      </w:del>
      <w:ins w:id="11137" w:author="Editor" w:date="2026-09-25T09:00:00Z">
        <w:r>
          <w:t xml:space="preserve">drop</w:t>
        </w:r>
      </w:ins>
      <w:r>
        <w:t xml:space="preserve">, but not enough to make it unpleasant. They kept walking for a while without uttering </w:t>
      </w:r>
      <w:del w:id="11138" w:author="Editor" w:date="2026-09-25T09:00:00Z">
        <w:r>
          <w:delText xml:space="preserve">any</w:delText>
        </w:r>
      </w:del>
      <w:ins w:id="11139" w:author="Editor" w:date="2026-09-25T09:00:00Z">
        <w:r>
          <w:t xml:space="preserve">a</w:t>
        </w:r>
      </w:ins>
      <w:r>
        <w:t xml:space="preserve"> word. After a few minutes of uneasy silence, Benedikt </w:t>
      </w:r>
      <w:del w:id="11140" w:author="Editor" w:date="2026-09-25T09:00:00Z">
        <w:r>
          <w:delText xml:space="preserve">blurted in his most unconventional way</w:delText>
        </w:r>
      </w:del>
      <w:ins w:id="11141" w:author="Editor" w:date="2026-09-25T09:00:00Z">
        <w:r>
          <w:t xml:space="preserve">said</w:t>
        </w:r>
      </w:ins>
      <w:r>
        <w:t xml:space="preserve">, “I have a request to make.”</w:t>
      </w:r>
    </w:p>
    <w:p w14:paraId="16155229" w14:textId="77777777" w:rsidR="00927B4A" w:rsidRPr="00927B4A" w:rsidRDefault="00927B4A" w:rsidP="00927B4A">
      <w:r>
        <w:t>“What is it about?”</w:t>
      </w:r>
    </w:p>
    <w:p w14:paraId="4AFDAEF5" w14:textId="3E1F2A9F" w:rsidR="00927B4A" w:rsidRPr="00927B4A" w:rsidRDefault="00927B4A" w:rsidP="00927B4A">
      <w:r>
        <w:t xml:space="preserve">Sanchez appeared lost, sensing something untoward.</w:t>
      </w:r>
    </w:p>
    <w:p w14:paraId="012DD276" w14:textId="77777777" w:rsidR="00927B4A" w:rsidRPr="00927B4A" w:rsidRDefault="00927B4A" w:rsidP="00927B4A">
      <w:r>
        <w:t xml:space="preserve">“You need to first agree that you will give me a </w:t>
      </w:r>
      <w:del w:id="11142" w:author="Editor" w:date="2026-09-25T09:00:00Z">
        <w:r>
          <w:delText xml:space="preserve">good listening</w:delText>
        </w:r>
      </w:del>
      <w:ins w:id="11143" w:author="Editor" w:date="2026-09-25T09:00:00Z">
        <w:r>
          <w:t xml:space="preserve">fair hearing</w:t>
        </w:r>
      </w:ins>
      <w:r>
        <w:t xml:space="preserve"> and react rationally</w:t>
      </w:r>
      <w:ins w:id="11144" w:author="Editor" w:date="2026-09-25T09:00:00Z">
        <w:r>
          <w:t xml:space="preserve">,</w:t>
        </w:r>
      </w:ins>
      <w:r>
        <w:t xml:space="preserve"> not emotionally</w:t>
      </w:r>
      <w:ins w:id="11145" w:author="Editor" w:date="2026-09-25T09:00:00Z">
        <w:r>
          <w:t xml:space="preserve">.</w:t>
        </w:r>
      </w:ins>
      <w:r>
        <w:t xml:space="preserve">”</w:t>
      </w:r>
    </w:p>
    <w:p w14:paraId="55EFAA18" w14:textId="77777777" w:rsidR="00927B4A" w:rsidRPr="00927B4A" w:rsidRDefault="00927B4A" w:rsidP="00927B4A">
      <w:r>
        <w:t xml:space="preserve">Sanchez was anxious to know what Benedikt had to say</w:t>
      </w:r>
      <w:del w:id="11146" w:author="Editor" w:date="2026-09-25T09:00:00Z">
        <w:r>
          <w:delText xml:space="preserve"> and with an inquisitive mind she continued,</w:delText>
        </w:r>
      </w:del>
      <w:ins w:id="11147" w:author="Editor" w:date="2026-09-25T09:00:00Z">
        <w:r>
          <w:t xml:space="preserve">.</w:t>
        </w:r>
      </w:ins>
      <w:r>
        <w:t xml:space="preserve"> “Sure, I’m listening.”</w:t>
      </w:r>
    </w:p>
    <w:p w14:paraId="665D4185" w14:textId="06C44273" w:rsidR="00927B4A" w:rsidRPr="00927B4A" w:rsidRDefault="00927B4A" w:rsidP="00927B4A">
      <w:r>
        <w:t xml:space="preserve">“I have been contemplating for the past few days</w:t>
      </w:r>
      <w:del w:id="11148" w:author="Editor" w:date="2026-09-25T09:00:00Z">
        <w:r>
          <w:delText xml:space="preserve"> about</w:delText>
        </w:r>
      </w:del>
      <w:r>
        <w:t xml:space="preserve"> how to find your father. Yesterday, I spoke to some of my trusted contacts, but no one knows anything about him. After a lot of </w:t>
      </w:r>
      <w:del w:id="11149" w:author="Editor" w:date="2026-09-25T09:00:00Z">
        <w:r>
          <w:delText xml:space="preserve">deliberations and considerations</w:delText>
        </w:r>
      </w:del>
      <w:ins w:id="11150" w:author="Editor" w:date="2026-09-25T09:00:00Z">
        <w:r>
          <w:t xml:space="preserve">deliberation</w:t>
        </w:r>
      </w:ins>
      <w:r>
        <w:t xml:space="preserve">, I am left with only one option, calling the top executives.”</w:t>
      </w:r>
    </w:p>
    <w:p w14:paraId="22A778B7" w14:textId="77777777" w:rsidR="00927B4A" w:rsidRPr="00927B4A" w:rsidRDefault="00927B4A" w:rsidP="00927B4A">
      <w:r>
        <w:t>Sanchez was listening with great interest, and she waited for him to make his point.</w:t>
      </w:r>
    </w:p>
    <w:p w14:paraId="0DCEBF74" w14:textId="77777777" w:rsidR="00927B4A" w:rsidRPr="00927B4A" w:rsidRDefault="00927B4A" w:rsidP="00927B4A">
      <w:r>
        <w:t xml:space="preserve">“They are dangerous people. If I go and inquire </w:t>
      </w:r>
      <w:del w:id="11151" w:author="Editor" w:date="2026-09-25T09:00:00Z">
        <w:r>
          <w:delText xml:space="preserve">anything </w:delText>
        </w:r>
      </w:del>
      <w:r>
        <w:t xml:space="preserve">about Daniel</w:t>
      </w:r>
      <w:ins w:id="11152" w:author="Editor" w:date="2026-09-25T09:00:00Z">
        <w:r>
          <w:t xml:space="preserve">,</w:t>
        </w:r>
      </w:ins>
      <w:r>
        <w:t xml:space="preserve"> they will come after me. They will </w:t>
      </w:r>
      <w:del w:id="11153" w:author="Editor (Spelling)" w:date="2026-09-25T09:00:00Z">
        <w:r>
          <w:delText xml:space="preserve">scrutinize</w:delText>
        </w:r>
      </w:del>
      <w:ins w:id="11154" w:author="Editor (Spelling)" w:date="2026-09-25T09:00:00Z">
        <w:r>
          <w:t xml:space="preserve">scrutinise</w:t>
        </w:r>
      </w:ins>
      <w:r>
        <w:t xml:space="preserve"> me. Eventually, they will come to know about you. And once they find </w:t>
      </w:r>
      <w:del w:id="11155" w:author="Editor" w:date="2026-09-25T09:00:00Z">
        <w:r>
          <w:delText xml:space="preserve">about</w:delText>
        </w:r>
      </w:del>
      <w:ins w:id="11156" w:author="Editor" w:date="2026-09-25T09:00:00Z">
        <w:r>
          <w:t xml:space="preserve">out</w:t>
        </w:r>
      </w:ins>
      <w:r>
        <w:t xml:space="preserve"> your real identity, you won’t be spared.”</w:t>
      </w:r>
    </w:p>
    <w:p w14:paraId="4F9376BE" w14:textId="77777777" w:rsidR="00927B4A" w:rsidRPr="00927B4A" w:rsidRDefault="00927B4A" w:rsidP="00927B4A">
      <w:r>
        <w:t>She didn’t react and patiently waited for him to conclude.</w:t>
      </w:r>
    </w:p>
    <w:p w14:paraId="673F3A4D" w14:textId="77777777" w:rsidR="00927B4A" w:rsidRPr="00927B4A" w:rsidRDefault="00927B4A" w:rsidP="00927B4A">
      <w:r>
        <w:t xml:space="preserve">Seeing her </w:t>
      </w:r>
      <w:del w:id="11157" w:author="Editor" w:date="2026-09-25T09:00:00Z">
        <w:r>
          <w:delText xml:space="preserve">captivated</w:delText>
        </w:r>
      </w:del>
      <w:ins w:id="11158" w:author="Editor" w:date="2026-09-25T09:00:00Z">
        <w:r>
          <w:t xml:space="preserve">engrossed</w:t>
        </w:r>
      </w:ins>
      <w:r>
        <w:t xml:space="preserve"> in the conversation</w:t>
      </w:r>
      <w:ins w:id="11159" w:author="Editor" w:date="2026-09-25T09:00:00Z">
        <w:r>
          <w:t xml:space="preserve">,</w:t>
        </w:r>
      </w:ins>
      <w:r>
        <w:t xml:space="preserve"> he continued</w:t>
      </w:r>
      <w:del w:id="11160" w:author="Editor" w:date="2026-09-25T09:00:00Z">
        <w:r>
          <w:delText xml:space="preserve"> further</w:delText>
        </w:r>
      </w:del>
      <w:r>
        <w:t xml:space="preserve">, “I want you to leave the ship. I care a lot about you and </w:t>
      </w:r>
      <w:del w:id="11161" w:author="Editor" w:date="2026-09-25T09:00:00Z">
        <w:r>
          <w:delText xml:space="preserve">knowingly </w:delText>
        </w:r>
      </w:del>
      <w:r>
        <w:t xml:space="preserve">I cannot</w:t>
      </w:r>
      <w:ins w:id="11162" w:author="Editor" w:date="2026-09-25T09:00:00Z">
        <w:r>
          <w:t xml:space="preserve"> knowingly</w:t>
        </w:r>
      </w:ins>
      <w:r>
        <w:t xml:space="preserve"> put you in any danger. I promise I will do everything required to find your father. Trust me, I won’t fail you.”</w:t>
      </w:r>
    </w:p>
    <w:p w14:paraId="7FAC8FA9" w14:textId="77777777" w:rsidR="00927B4A" w:rsidRPr="00927B4A" w:rsidRDefault="00927B4A" w:rsidP="00927B4A">
      <w:r>
        <w:t xml:space="preserve">“You are hiding something from me. Tell me the truth. What do you know about my father?” Sanchez struggled to calm her </w:t>
      </w:r>
      <w:del w:id="11163" w:author="Editor" w:date="2026-09-25T09:00:00Z">
        <w:r>
          <w:delText xml:space="preserve">senses</w:delText>
        </w:r>
      </w:del>
      <w:ins w:id="11164" w:author="Editor" w:date="2026-09-25T09:00:00Z">
        <w:r>
          <w:t xml:space="preserve">nerves,</w:t>
        </w:r>
      </w:ins>
      <w:r>
        <w:t xml:space="preserve"> and it was evident in her fidgety </w:t>
      </w:r>
      <w:del w:id="11165" w:author="Editor" w:date="2026-09-25T09:00:00Z">
        <w:r>
          <w:delText xml:space="preserve">deportment</w:delText>
        </w:r>
      </w:del>
      <w:ins w:id="11166" w:author="Editor" w:date="2026-09-25T09:00:00Z">
        <w:r>
          <w:t xml:space="preserve">manner</w:t>
        </w:r>
      </w:ins>
      <w:r>
        <w:t xml:space="preserve">.</w:t>
      </w:r>
    </w:p>
    <w:p w14:paraId="1A10319F" w14:textId="77777777" w:rsidR="00927B4A" w:rsidRPr="00927B4A" w:rsidRDefault="00927B4A" w:rsidP="00927B4A">
      <w:r>
        <w:t xml:space="preserve">“Trust me</w:t>
      </w:r>
      <w:ins w:id="11167" w:author="Editor" w:date="2026-09-25T09:00:00Z">
        <w:r>
          <w:t xml:space="preserve">,</w:t>
        </w:r>
      </w:ins>
      <w:r>
        <w:t xml:space="preserve"> I don’t know anything about him beyond what I have told you before.”  His words were laced with </w:t>
      </w:r>
      <w:del w:id="11168" w:author="Editor" w:date="2026-09-25T09:00:00Z">
        <w:r>
          <w:delText xml:space="preserve">uncertainties.  And</w:delText>
        </w:r>
      </w:del>
      <w:ins w:id="11169" w:author="Editor" w:date="2026-09-25T09:00:00Z">
        <w:r>
          <w:t xml:space="preserve">uncertainty, and</w:t>
        </w:r>
      </w:ins>
      <w:r>
        <w:t xml:space="preserve"> he struggled to speak with </w:t>
      </w:r>
      <w:del w:id="11170" w:author="Editor" w:date="2026-09-25T09:00:00Z">
        <w:r>
          <w:delText xml:space="preserve">affirmation</w:delText>
        </w:r>
      </w:del>
      <w:ins w:id="11171" w:author="Editor" w:date="2026-09-25T09:00:00Z">
        <w:r>
          <w:t xml:space="preserve">conviction</w:t>
        </w:r>
      </w:ins>
      <w:r>
        <w:t xml:space="preserve">.</w:t>
      </w:r>
    </w:p>
    <w:p w14:paraId="7A4C5189" w14:textId="77777777" w:rsidR="00927B4A" w:rsidRPr="00927B4A" w:rsidRDefault="00927B4A" w:rsidP="00927B4A">
      <w:commentRangeStart w:id="328"/>
      <w:r>
        <w:t xml:space="preserve">Sanchez couldn’t </w:t>
      </w:r>
      <w:del w:id="11172" w:author="Editor" w:date="2026-09-25T09:00:00Z">
        <w:r>
          <w:delText xml:space="preserve">hold</w:delText>
        </w:r>
      </w:del>
      <w:ins w:id="11173" w:author="Editor" w:date="2026-09-25T09:00:00Z">
        <w:r>
          <w:t xml:space="preserve">maintain</w:t>
        </w:r>
      </w:ins>
      <w:r>
        <w:t xml:space="preserve"> her stoicism anymore and </w:t>
      </w:r>
      <w:del w:id="11174" w:author="Editor" w:date="2026-09-25T09:00:00Z">
        <w:r>
          <w:delText xml:space="preserve">spoke with</w:delText>
        </w:r>
      </w:del>
      <w:ins w:id="11175" w:author="Editor" w:date="2026-09-25T09:00:00Z">
        <w:r>
          <w:t xml:space="preserve">said in</w:t>
        </w:r>
      </w:ins>
      <w:r>
        <w:t xml:space="preserve"> a raised voice, “How do you expect me to trust you</w:t>
      </w:r>
      <w:del w:id="11176" w:author="Editor" w:date="2026-09-25T09:00:00Z">
        <w:r>
          <w:delText xml:space="preserve">.</w:delText>
        </w:r>
      </w:del>
      <w:ins w:id="11177" w:author="Editor" w:date="2026-09-25T09:00:00Z">
        <w:r>
          <w:t xml:space="preserve">?</w:t>
        </w:r>
      </w:ins>
      <w:r>
        <w:t xml:space="preserve"> You have told me</w:t>
      </w:r>
      <w:del w:id="11178" w:author="Editor" w:date="2026-09-25T09:00:00Z">
        <w:r>
          <w:delText xml:space="preserve"> before,</w:delText>
        </w:r>
      </w:del>
      <w:r>
        <w:t xml:space="preserve"> you don’t know my dad</w:t>
      </w:r>
      <w:del w:id="11179" w:author="Editor" w:date="2026-09-25T09:00:00Z">
        <w:r>
          <w:delText xml:space="preserve"> then</w:delText>
        </w:r>
      </w:del>
      <w:ins w:id="11180" w:author="Editor" w:date="2026-09-25T09:00:00Z">
        <w:r>
          <w:t xml:space="preserve">, so</w:t>
        </w:r>
      </w:ins>
      <w:r>
        <w:t xml:space="preserve"> how do you know his name? </w:t>
      </w:r>
      <w:del w:id="11181" w:author="Editor" w:date="2026-09-25T09:00:00Z">
        <w:r>
          <w:delText xml:space="preserve">I am wrong</w:delText>
        </w:r>
      </w:del>
      <w:ins w:id="11182" w:author="Editor" w:date="2026-09-25T09:00:00Z">
        <w:r>
          <w:t xml:space="preserve">Am I wrong in</w:t>
        </w:r>
      </w:ins>
      <w:r>
        <w:t xml:space="preserve"> assuming we have a connection, a </w:t>
      </w:r>
      <w:del w:id="11183" w:author="Editor" w:date="2026-09-25T09:00:00Z">
        <w:r>
          <w:delText xml:space="preserve">bonding</w:delText>
        </w:r>
      </w:del>
      <w:ins w:id="11184" w:author="Editor" w:date="2026-09-25T09:00:00Z">
        <w:r>
          <w:t xml:space="preserve">bond</w:t>
        </w:r>
      </w:ins>
      <w:r>
        <w:t xml:space="preserve"> that is built on mutual trust and respect</w:t>
      </w:r>
      <w:del w:id="11185" w:author="Editor" w:date="2026-09-25T09:00:00Z">
        <w:r>
          <w:delText xml:space="preserve">.</w:delText>
        </w:r>
      </w:del>
      <w:ins w:id="11186" w:author="Editor" w:date="2026-09-25T09:00:00Z">
        <w:r>
          <w:t xml:space="preserve">?</w:t>
        </w:r>
      </w:ins>
      <w:r>
        <w:t xml:space="preserve"> My father means everything to me</w:t>
      </w:r>
      <w:ins w:id="11187" w:author="Editor" w:date="2026-09-25T09:00:00Z">
        <w:r>
          <w:t xml:space="preserve">,</w:t>
        </w:r>
      </w:ins>
      <w:r>
        <w:t xml:space="preserve"> and by hiding things you are breaking that special thing that exists between us.</w:t>
      </w:r>
      <w:del w:id="11188" w:author="Editor (Typography)" w:date="2026-09-25T09:00:00Z">
        <w:r>
          <w:delText xml:space="preserve">"</w:delText>
        </w:r>
      </w:del>
      <w:ins w:id="11189" w:author="Editor (Typography)" w:date="2026-09-25T09:00:00Z">
        <w:r>
          <w:t xml:space="preserve">”</w:t>
        </w:r>
      </w:ins>
      <w:commentRangeEnd w:id="328"/>
      <w:r>
        <w:commentReference w:id="328"/>
      </w:r>
    </w:p>
    <w:p w14:paraId="5CE0FE7C" w14:textId="77777777" w:rsidR="00927B4A" w:rsidRPr="00927B4A" w:rsidRDefault="00927B4A" w:rsidP="00927B4A">
      <w:r>
        <w:t xml:space="preserve">Benedikt wasn’t sure how to react. His voice was </w:t>
      </w:r>
      <w:del w:id="11190" w:author="Editor" w:date="2026-09-25T09:00:00Z">
        <w:r>
          <w:delText xml:space="preserve">fumbling,</w:delText>
        </w:r>
      </w:del>
      <w:ins w:id="11191" w:author="Editor" w:date="2026-09-25T09:00:00Z">
        <w:r>
          <w:t xml:space="preserve">shaking</w:t>
        </w:r>
      </w:ins>
      <w:r>
        <w:t xml:space="preserve"> as he continued, “You know you are special to me. </w:t>
      </w:r>
      <w:del w:id="11192" w:author="Editor" w:date="2026-09-25T09:00:00Z">
        <w:r>
          <w:delText xml:space="preserve">The</w:delText>
        </w:r>
      </w:del>
      <w:ins w:id="11193" w:author="Editor" w:date="2026-09-25T09:00:00Z">
        <w:r>
          <w:t xml:space="preserve">In the</w:t>
        </w:r>
      </w:ins>
      <w:r>
        <w:t xml:space="preserve"> last few days I have done things that I have never done in my entire lifetime. Trust me</w:t>
      </w:r>
      <w:ins w:id="11194" w:author="Editor" w:date="2026-09-25T09:00:00Z">
        <w:r>
          <w:t xml:space="preserve">,</w:t>
        </w:r>
      </w:ins>
      <w:r>
        <w:t xml:space="preserve"> I don’t know where your father is. I don’t want trouble for you</w:t>
      </w:r>
      <w:del w:id="11195" w:author="Editor" w:date="2026-09-25T09:00:00Z">
        <w:r>
          <w:delText xml:space="preserve">, that</w:delText>
        </w:r>
      </w:del>
      <w:ins w:id="11196" w:author="Editor" w:date="2026-09-25T09:00:00Z">
        <w:r>
          <w:t xml:space="preserve">. That</w:t>
        </w:r>
      </w:ins>
      <w:r>
        <w:t xml:space="preserve"> is the only reason</w:t>
      </w:r>
      <w:del w:id="11197" w:author="Editor" w:date="2026-09-25T09:00:00Z">
        <w:r>
          <w:delText xml:space="preserve"> why</w:delText>
        </w:r>
      </w:del>
      <w:r>
        <w:t xml:space="preserve"> I am requesting you to leave</w:t>
      </w:r>
      <w:ins w:id="11198" w:author="Editor" w:date="2026-09-25T09:00:00Z">
        <w:r>
          <w:t xml:space="preserve">.</w:t>
        </w:r>
      </w:ins>
      <w:r>
        <w:t xml:space="preserve">”</w:t>
      </w:r>
    </w:p>
    <w:p w14:paraId="3E8FD5DB" w14:textId="7380E804" w:rsidR="00927B4A" w:rsidRPr="00927B4A" w:rsidRDefault="00927B4A" w:rsidP="00927B4A">
      <w:r>
        <w:t xml:space="preserve">Sanchez was aware that he was hiding something about her father, but she also knew that he genuinely wanted to help her. She couldn’t leave the ship until she </w:t>
      </w:r>
      <w:del w:id="11199" w:author="Editor" w:date="2026-09-25T09:00:00Z">
        <w:r>
          <w:delText xml:space="preserve">meets</w:delText>
        </w:r>
      </w:del>
      <w:ins w:id="11200" w:author="Editor" w:date="2026-09-25T09:00:00Z">
        <w:r>
          <w:t xml:space="preserve">had met</w:t>
        </w:r>
      </w:ins>
      <w:r>
        <w:t xml:space="preserve"> </w:t>
      </w:r>
      <w:del w:id="11201" w:author="Editor (Names)" w:date="2026-09-25T09:00:00Z">
        <w:r>
          <w:delText xml:space="preserve">Albert</w:delText>
        </w:r>
      </w:del>
      <w:ins w:id="11202" w:author="Editor (Names)" w:date="2026-09-25T09:00:00Z">
        <w:r>
          <w:t xml:space="preserve">Yuri</w:t>
        </w:r>
      </w:ins>
      <w:r>
        <w:t xml:space="preserve">. She was in a quandary, for she didn’t want him to know what </w:t>
      </w:r>
      <w:ins w:id="11203" w:author="Editor" w:date="2026-09-25T09:00:00Z">
        <w:r>
          <w:t xml:space="preserve">had </w:t>
        </w:r>
      </w:ins>
      <w:r>
        <w:t xml:space="preserve">transpired between her and Finch.</w:t>
      </w:r>
    </w:p>
    <w:p w14:paraId="2F0C013C" w14:textId="77777777" w:rsidR="00927B4A" w:rsidRPr="00927B4A" w:rsidRDefault="00927B4A" w:rsidP="00927B4A">
      <w:r>
        <w:t xml:space="preserve">“If you truly respect me</w:t>
      </w:r>
      <w:ins w:id="11204" w:author="Editor" w:date="2026-09-25T09:00:00Z">
        <w:r>
          <w:t xml:space="preserve">,</w:t>
        </w:r>
      </w:ins>
      <w:r>
        <w:t xml:space="preserve"> then let me stay. I want to personally see every location. Let me stay until the end of this trip. If I still fail to find him, I will do as you say.” She demonstrated clear hesitation as she uttered those words.</w:t>
      </w:r>
    </w:p>
    <w:p w14:paraId="7A9829FE" w14:textId="77777777" w:rsidR="00927B4A" w:rsidRPr="00927B4A" w:rsidRDefault="00927B4A" w:rsidP="00927B4A">
      <w:del w:id="11205" w:author="Editor" w:date="2026-09-25T09:00:00Z">
        <w:r>
          <w:delText xml:space="preserve">Benedikt was unsure how to react to her request. </w:delText>
        </w:r>
      </w:del>
      <w:r>
        <w:t xml:space="preserve">After a long pause, </w:t>
      </w:r>
      <w:del w:id="11206" w:author="Editor" w:date="2026-09-25T09:00:00Z">
        <w:r>
          <w:delText xml:space="preserve">he</w:delText>
        </w:r>
      </w:del>
      <w:ins w:id="11207" w:author="Editor" w:date="2026-09-25T09:00:00Z">
        <w:r>
          <w:t xml:space="preserve">Benedikt</w:t>
        </w:r>
      </w:ins>
      <w:r>
        <w:t xml:space="preserve"> continued, “Alright, if this is what you want. I will not insist </w:t>
      </w:r>
      <w:del w:id="11208" w:author="Editor" w:date="2026-09-25T09:00:00Z">
        <w:r>
          <w:delText xml:space="preserve">you to</w:delText>
        </w:r>
      </w:del>
      <w:ins w:id="11209" w:author="Editor" w:date="2026-09-25T09:00:00Z">
        <w:r>
          <w:t xml:space="preserve">that you</w:t>
        </w:r>
      </w:ins>
      <w:r>
        <w:t xml:space="preserve"> leave. But I </w:t>
      </w:r>
      <w:del w:id="11210" w:author="Editor" w:date="2026-09-25T09:00:00Z">
        <w:r>
          <w:delText xml:space="preserve">wouldn’t</w:delText>
        </w:r>
      </w:del>
      <w:ins w:id="11211" w:author="Editor" w:date="2026-09-25T09:00:00Z">
        <w:r>
          <w:t xml:space="preserve">will not</w:t>
        </w:r>
      </w:ins>
      <w:r>
        <w:t xml:space="preserve"> go and actively look for your father until I am sure you are safe.”</w:t>
      </w:r>
    </w:p>
    <w:p w14:paraId="3A8FF540" w14:textId="77777777" w:rsidR="00927B4A" w:rsidRPr="00927B4A" w:rsidRDefault="00927B4A" w:rsidP="00927B4A">
      <w:r>
        <w:t xml:space="preserve">Sanchez saw how dejected he looked. She </w:t>
      </w:r>
      <w:del w:id="11212" w:author="Editor" w:date="2026-09-25T09:00:00Z">
        <w:r>
          <w:delText xml:space="preserve">was </w:delText>
        </w:r>
      </w:del>
      <w:r>
        <w:t xml:space="preserve">struggled hard to comprehend why she </w:t>
      </w:r>
      <w:del w:id="11213" w:author="Editor" w:date="2026-09-25T09:00:00Z">
        <w:r>
          <w:delText xml:space="preserve">becomes bereft</w:delText>
        </w:r>
      </w:del>
      <w:ins w:id="11214" w:author="Editor" w:date="2026-09-25T09:00:00Z">
        <w:r>
          <w:t xml:space="preserve">became so perturbed</w:t>
        </w:r>
      </w:ins>
      <w:r>
        <w:t xml:space="preserve"> whenever it </w:t>
      </w:r>
      <w:del w:id="11215" w:author="Editor" w:date="2026-09-25T09:00:00Z">
        <w:r>
          <w:delText xml:space="preserve">concerns</w:delText>
        </w:r>
      </w:del>
      <w:ins w:id="11216" w:author="Editor" w:date="2026-09-25T09:00:00Z">
        <w:r>
          <w:t xml:space="preserve">concerned</w:t>
        </w:r>
      </w:ins>
      <w:r>
        <w:t xml:space="preserve"> Benedikt</w:t>
      </w:r>
      <w:del w:id="11217" w:author="Editor" w:date="2026-09-25T09:00:00Z">
        <w:r>
          <w:delText xml:space="preserve">? Particularly</w:delText>
        </w:r>
      </w:del>
      <w:ins w:id="11218" w:author="Editor" w:date="2026-09-25T09:00:00Z">
        <w:r>
          <w:t xml:space="preserve">, particularly</w:t>
        </w:r>
      </w:ins>
      <w:r>
        <w:t xml:space="preserve"> when she was aware he was hiding something </w:t>
      </w:r>
      <w:del w:id="11219" w:author="Editor" w:date="2026-09-25T09:00:00Z">
        <w:r>
          <w:delText xml:space="preserve">he knew </w:delText>
        </w:r>
      </w:del>
      <w:r>
        <w:t xml:space="preserve">about her father.</w:t>
      </w:r>
    </w:p>
    <w:p w14:paraId="3FC07B61" w14:textId="77777777" w:rsidR="00927B4A" w:rsidRPr="00927B4A" w:rsidRDefault="00927B4A" w:rsidP="00927B4A">
      <w:r>
        <w:t xml:space="preserve">How she wished she had a </w:t>
      </w:r>
      <w:del w:id="11220" w:author="Editor" w:date="2026-09-25T09:00:00Z">
        <w:r>
          <w:delText xml:space="preserve">preview</w:delText>
        </w:r>
      </w:del>
      <w:ins w:id="11221" w:author="Editor" w:date="2026-09-25T09:00:00Z">
        <w:r>
          <w:t xml:space="preserve">glimpse</w:t>
        </w:r>
      </w:ins>
      <w:r>
        <w:t xml:space="preserve"> of what might be transpiring </w:t>
      </w:r>
      <w:del w:id="11222" w:author="Editor" w:date="2026-09-25T09:00:00Z">
        <w:r>
          <w:delText xml:space="preserve">on</w:delText>
        </w:r>
      </w:del>
      <w:ins w:id="11223" w:author="Editor" w:date="2026-09-25T09:00:00Z">
        <w:r>
          <w:t xml:space="preserve">in</w:t>
        </w:r>
      </w:ins>
      <w:r>
        <w:t xml:space="preserve"> his mind, and with great reluctance, she left for her cabin.</w:t>
      </w:r>
    </w:p>
    <w:p w14:paraId="08ED16DF" w14:textId="7ABA0599" w:rsidR="00D751AE" w:rsidRDefault="00D751AE" w:rsidP="00357478">
      <w:r>
        <w:br w:type="page"/>
      </w:r>
    </w:p>
    <w:p w14:paraId="70745567" w14:textId="77777777" w:rsidR="004A5123" w:rsidRPr="0060793C" w:rsidRDefault="004A5123" w:rsidP="00F56514">
      <w:pPr>
        <w:outlineLvl w:val="0"/>
        <w:rPr>
          <w:b/>
        </w:rPr>
      </w:pPr>
      <w:r>
        <w:rPr>
          <w:b/>
        </w:rPr>
        <w:lastRenderedPageBreak/>
        <w:t>Chapter 70</w:t>
      </w:r>
    </w:p>
    <w:p w14:paraId="46F94AD9" w14:textId="77777777" w:rsidR="004A5123" w:rsidRPr="0060793C" w:rsidRDefault="004A5123" w:rsidP="004A5123">
      <w:pPr>
        <w:rPr>
          <w:b/>
        </w:rPr>
      </w:pPr>
      <w:r>
        <w:rPr>
          <w:b/>
        </w:rPr>
        <w:t>11:00 AM 26th April 2014, Gdynia, Poland</w:t>
      </w:r>
    </w:p>
    <w:p w14:paraId="68F69987" w14:textId="77777777" w:rsidR="00927B4A" w:rsidRPr="00927B4A" w:rsidRDefault="00927B4A" w:rsidP="00927B4A">
      <w:r>
        <w:t xml:space="preserve">The port at Gdynia was one busy place. Maxwell had an old </w:t>
      </w:r>
      <w:del w:id="11224" w:author="Editor" w:date="2026-09-25T09:00:00Z">
        <w:r>
          <w:delText xml:space="preserve">connect</w:delText>
        </w:r>
      </w:del>
      <w:ins w:id="11225" w:author="Editor" w:date="2026-09-25T09:00:00Z">
        <w:r>
          <w:t xml:space="preserve">contact</w:t>
        </w:r>
      </w:ins>
      <w:r>
        <w:t xml:space="preserve"> who worked in the local port authority. </w:t>
      </w:r>
      <w:del w:id="11226" w:author="Editor" w:date="2026-09-25T09:00:00Z">
        <w:r>
          <w:delText xml:space="preserve">He took</w:delText>
        </w:r>
      </w:del>
      <w:ins w:id="11227" w:author="Editor" w:date="2026-09-25T09:00:00Z">
        <w:r>
          <w:t xml:space="preserve">With</w:t>
        </w:r>
      </w:ins>
      <w:r>
        <w:t xml:space="preserve"> his help</w:t>
      </w:r>
      <w:del w:id="11228" w:author="Editor" w:date="2026-09-25T09:00:00Z">
        <w:r>
          <w:delText xml:space="preserve"> to get</w:delText>
        </w:r>
      </w:del>
      <w:ins w:id="11229" w:author="Editor" w:date="2026-09-25T09:00:00Z">
        <w:r>
          <w:t xml:space="preserve">, he got</w:t>
        </w:r>
      </w:ins>
      <w:r>
        <w:t xml:space="preserve"> the arrival information of Benedikt</w:t>
      </w:r>
      <w:del w:id="11230" w:author="Editor (Typography)" w:date="2026-09-25T09:00:00Z">
        <w:r>
          <w:delText xml:space="preserve">'</w:delText>
        </w:r>
      </w:del>
      <w:ins w:id="11231" w:author="Editor (Typography)" w:date="2026-09-25T09:00:00Z">
        <w:r>
          <w:t xml:space="preserve">’</w:t>
        </w:r>
      </w:ins>
      <w:r>
        <w:t xml:space="preserve">s ship. With no concrete plan in hand, waiting for the </w:t>
      </w:r>
      <w:del w:id="11232" w:author="Editor" w:date="2026-09-25T09:00:00Z">
        <w:r>
          <w:delText xml:space="preserve">cargo</w:delText>
        </w:r>
      </w:del>
      <w:ins w:id="11233" w:author="Editor" w:date="2026-09-25T09:00:00Z">
        <w:r>
          <w:t xml:space="preserve">ship</w:t>
        </w:r>
      </w:ins>
      <w:r>
        <w:t xml:space="preserve"> was the only viable option left for them. They chose a small coffee joint right outside the </w:t>
      </w:r>
      <w:del w:id="11234" w:author="Editor (Spelling)" w:date="2026-09-25T09:00:00Z">
        <w:r>
          <w:delText xml:space="preserve">harbor</w:delText>
        </w:r>
      </w:del>
      <w:ins w:id="11235" w:author="Editor (Spelling)" w:date="2026-09-25T09:00:00Z">
        <w:r>
          <w:t xml:space="preserve">harbour</w:t>
        </w:r>
      </w:ins>
      <w:r>
        <w:t xml:space="preserve"> to kill time. </w:t>
      </w:r>
    </w:p>
    <w:p w14:paraId="576CCB99" w14:textId="77777777" w:rsidR="00927B4A" w:rsidRPr="00927B4A" w:rsidRDefault="00927B4A" w:rsidP="00927B4A">
      <w:commentRangeStart w:id="329"/>
      <w:r>
        <w:t xml:space="preserve">Their last conversation with Sanchez barely gave them any insight into her plans.  They</w:t>
      </w:r>
      <w:del w:id="11236" w:author="Editor" w:date="2026-09-25T09:00:00Z">
        <w:r>
          <w:delText xml:space="preserve"> were clueless about what she was up to and</w:delText>
        </w:r>
      </w:del>
      <w:r>
        <w:t xml:space="preserve"> had no idea how she was planning to get any information about her father from Benedikt. Maxwell was unable to comprehend Benedikt’s motive. He was unclear </w:t>
      </w:r>
      <w:ins w:id="11237" w:author="Editor" w:date="2026-09-25T09:00:00Z">
        <w:r>
          <w:t xml:space="preserve">about </w:t>
        </w:r>
      </w:ins>
      <w:r>
        <w:t xml:space="preserve">what kind of business deal she could have with him. He was struggling to find any </w:t>
      </w:r>
      <w:del w:id="11238" w:author="Editor" w:date="2026-09-25T09:00:00Z">
        <w:r>
          <w:delText xml:space="preserve">riposte</w:delText>
        </w:r>
      </w:del>
      <w:ins w:id="11239" w:author="Editor" w:date="2026-09-25T09:00:00Z">
        <w:r>
          <w:t xml:space="preserve">answer</w:t>
        </w:r>
      </w:ins>
      <w:r>
        <w:t xml:space="preserve"> to pacify his intrusive mind. Every time he pondered, he was left with resentment and discomfort. He had a faint inkling that Benedikt might be in love with Sanchez</w:t>
      </w:r>
      <w:del w:id="11240" w:author="Editor" w:date="2026-09-25T09:00:00Z">
        <w:r>
          <w:delText xml:space="preserve">. Something</w:delText>
        </w:r>
      </w:del>
      <w:ins w:id="11241" w:author="Editor" w:date="2026-09-25T09:00:00Z">
        <w:r>
          <w:t xml:space="preserve">, something</w:t>
        </w:r>
      </w:ins>
      <w:r>
        <w:t xml:space="preserve"> he tried not to </w:t>
      </w:r>
      <w:del w:id="11242" w:author="Editor" w:date="2026-09-25T09:00:00Z">
        <w:r>
          <w:delText xml:space="preserve">deliberate</w:delText>
        </w:r>
      </w:del>
      <w:ins w:id="11243" w:author="Editor" w:date="2026-09-25T09:00:00Z">
        <w:r>
          <w:t xml:space="preserve">dwell</w:t>
        </w:r>
      </w:ins>
      <w:r>
        <w:t xml:space="preserve"> on, but it kept resurfacing. The more he contemplated disposing of the idea, </w:t>
      </w:r>
      <w:ins w:id="11244" w:author="Editor" w:date="2026-09-25T09:00:00Z">
        <w:r>
          <w:t xml:space="preserve">the </w:t>
        </w:r>
      </w:ins>
      <w:r>
        <w:t xml:space="preserve">more forcefully it revisited</w:t>
      </w:r>
      <w:ins w:id="11245" w:author="Editor" w:date="2026-09-25T09:00:00Z">
        <w:r>
          <w:t xml:space="preserve"> him</w:t>
        </w:r>
      </w:ins>
      <w:r>
        <w:t xml:space="preserve">.</w:t>
      </w:r>
      <w:commentRangeEnd w:id="329"/>
      <w:r>
        <w:commentReference w:id="329"/>
      </w:r>
    </w:p>
    <w:p w14:paraId="4E730C30" w14:textId="22D4D258" w:rsidR="0060793C" w:rsidRDefault="00927B4A" w:rsidP="00927B4A">
      <w:commentRangeStart w:id="330"/>
      <w:r>
        <w:t xml:space="preserve">The phone rang </w:t>
      </w:r>
      <w:del w:id="11246" w:author="Editor" w:date="2026-09-25T09:00:00Z">
        <w:r>
          <w:delText xml:space="preserve">with a loud noise, rattling</w:delText>
        </w:r>
      </w:del>
      <w:ins w:id="11247" w:author="Editor" w:date="2026-09-25T09:00:00Z">
        <w:r>
          <w:t xml:space="preserve">loudly, breaking into</w:t>
        </w:r>
      </w:ins>
      <w:r>
        <w:t xml:space="preserve"> the contemplations he </w:t>
      </w:r>
      <w:del w:id="11248" w:author="Editor" w:date="2026-09-25T09:00:00Z">
        <w:r>
          <w:delText xml:space="preserve">was</w:delText>
        </w:r>
      </w:del>
      <w:ins w:id="11249" w:author="Editor" w:date="2026-09-25T09:00:00Z">
        <w:r>
          <w:t xml:space="preserve">had been</w:t>
        </w:r>
      </w:ins>
      <w:r>
        <w:t xml:space="preserve"> battling with for the past few hours. He looked at the phone and saw his friend</w:t>
      </w:r>
      <w:del w:id="11250" w:author="Editor (Typography)" w:date="2026-09-25T09:00:00Z">
        <w:r>
          <w:delText xml:space="preserve">'</w:delText>
        </w:r>
      </w:del>
      <w:ins w:id="11251" w:author="Editor (Typography)" w:date="2026-09-25T09:00:00Z">
        <w:r>
          <w:t xml:space="preserve">’</w:t>
        </w:r>
      </w:ins>
      <w:r>
        <w:t xml:space="preserve">s name on the display. It was time for action. The ship was about to arrive.</w:t>
      </w:r>
      <w:r>
        <w:br w:type="page"/>
      </w:r>
      <w:commentRangeEnd w:id="330"/>
      <w:r>
        <w:commentReference w:id="330"/>
      </w:r>
    </w:p>
    <w:p w14:paraId="1DD5BD84" w14:textId="3509A7B1" w:rsidR="004A5123" w:rsidRPr="0060793C" w:rsidRDefault="004A5123" w:rsidP="00F56514">
      <w:pPr>
        <w:outlineLvl w:val="0"/>
        <w:rPr>
          <w:b/>
        </w:rPr>
      </w:pPr>
      <w:r>
        <w:rPr>
          <w:b/>
        </w:rPr>
        <w:lastRenderedPageBreak/>
        <w:t>Chapter 71</w:t>
      </w:r>
    </w:p>
    <w:p w14:paraId="04DC9DC2" w14:textId="77777777" w:rsidR="004A5123" w:rsidRPr="0060793C" w:rsidRDefault="004A5123" w:rsidP="004A5123">
      <w:pPr>
        <w:rPr>
          <w:b/>
        </w:rPr>
      </w:pPr>
      <w:r>
        <w:rPr>
          <w:b/>
        </w:rPr>
        <w:t>3:00 PM 26th April 2014, Gdynia, Poland</w:t>
      </w:r>
    </w:p>
    <w:p w14:paraId="49EBA319" w14:textId="5AFB7D02" w:rsidR="00A43CF8" w:rsidRPr="00A43CF8" w:rsidRDefault="00A43CF8" w:rsidP="00A43CF8">
      <w:commentRangeStart w:id="331"/>
      <w:r>
        <w:t xml:space="preserve">During her stay at Gdynia</w:t>
      </w:r>
      <w:ins w:id="11252" w:author="Editor" w:date="2026-09-25T09:00:00Z">
        <w:r>
          <w:t xml:space="preserve">,</w:t>
        </w:r>
      </w:ins>
      <w:r>
        <w:t xml:space="preserve"> Sanchez discovered a disturbing fact about the goods the ship was carrying. They were trafficking items of archeological importance. She learned about it by accident during one of the inspection tours she took along with Benedikt. The wrapper of one of the boxes was ripped, and gold-plated </w:t>
      </w:r>
      <w:del w:id="11253" w:author="Editor" w:date="2026-09-25T09:00:00Z">
        <w:r>
          <w:delText xml:space="preserve">statutes,</w:delText>
        </w:r>
      </w:del>
      <w:ins w:id="11254" w:author="Editor" w:date="2026-09-25T09:00:00Z">
        <w:r>
          <w:t xml:space="preserve">statues</w:t>
        </w:r>
      </w:ins>
      <w:r>
        <w:t xml:space="preserve"> of some historical significance</w:t>
      </w:r>
      <w:del w:id="11255" w:author="Editor" w:date="2026-09-25T09:00:00Z">
        <w:r>
          <w:delText xml:space="preserve">,</w:delText>
        </w:r>
      </w:del>
      <w:r>
        <w:t xml:space="preserve"> were dangling out. Using her stealth body camera, she took </w:t>
      </w:r>
      <w:del w:id="11256" w:author="Editor" w:date="2026-09-25T09:00:00Z">
        <w:r>
          <w:delText xml:space="preserve">some</w:delText>
        </w:r>
      </w:del>
      <w:ins w:id="11257" w:author="Editor" w:date="2026-09-25T09:00:00Z">
        <w:r>
          <w:t xml:space="preserve">a</w:t>
        </w:r>
      </w:ins>
      <w:r>
        <w:t xml:space="preserve"> good number of pictures. Later</w:t>
      </w:r>
      <w:ins w:id="11258" w:author="Editor" w:date="2026-09-25T09:00:00Z">
        <w:r>
          <w:t xml:space="preserve">,</w:t>
        </w:r>
      </w:ins>
      <w:r>
        <w:t xml:space="preserve"> when she checked </w:t>
      </w:r>
      <w:del w:id="11259" w:author="Editor" w:date="2026-09-25T09:00:00Z">
        <w:r>
          <w:delText xml:space="preserve">the captures</w:delText>
        </w:r>
      </w:del>
      <w:ins w:id="11260" w:author="Editor" w:date="2026-09-25T09:00:00Z">
        <w:r>
          <w:t xml:space="preserve">them</w:t>
        </w:r>
      </w:ins>
      <w:r>
        <w:t xml:space="preserve"> in private, she found </w:t>
      </w:r>
      <w:del w:id="11261" w:author="Editor" w:date="2026-09-25T09:00:00Z">
        <w:r>
          <w:delText xml:space="preserve">the resemblance of the images to the residuals of</w:delText>
        </w:r>
      </w:del>
      <w:ins w:id="11262" w:author="Editor" w:date="2026-09-25T09:00:00Z">
        <w:r>
          <w:t xml:space="preserve">that they resembled the remains of a</w:t>
        </w:r>
      </w:ins>
      <w:r>
        <w:t xml:space="preserve"> second</w:t>
      </w:r>
      <w:del w:id="11263" w:author="Editor" w:date="2026-09-25T09:00:00Z">
        <w:r>
          <w:delText xml:space="preserve"> </w:delText>
        </w:r>
      </w:del>
      <w:ins w:id="11264" w:author="Editor" w:date="2026-09-25T09:00:00Z">
        <w:r>
          <w:t xml:space="preserve">-</w:t>
        </w:r>
      </w:ins>
      <w:r>
        <w:t xml:space="preserve">century BC temple from Vietnam</w:t>
      </w:r>
      <w:del w:id="11265" w:author="Editor" w:date="2026-09-25T09:00:00Z">
        <w:r>
          <w:delText xml:space="preserve">. Something</w:delText>
        </w:r>
      </w:del>
      <w:ins w:id="11266" w:author="Editor" w:date="2026-09-25T09:00:00Z">
        <w:r>
          <w:t xml:space="preserve">, something</w:t>
        </w:r>
      </w:ins>
      <w:r>
        <w:t xml:space="preserve"> she had learned about during her </w:t>
      </w:r>
      <w:del w:id="11267" w:author="Editor" w:date="2026-09-25T09:00:00Z">
        <w:r>
          <w:delText xml:space="preserve">school</w:delText>
        </w:r>
      </w:del>
      <w:ins w:id="11268" w:author="Editor" w:date="2026-09-25T09:00:00Z">
        <w:r>
          <w:t xml:space="preserve">college</w:t>
        </w:r>
      </w:ins>
      <w:r>
        <w:t xml:space="preserve"> days in Ayr. It was a substantial finding, and she was certain </w:t>
      </w:r>
      <w:ins w:id="11269" w:author="Editor" w:date="2026-09-25T09:00:00Z">
        <w:r>
          <w:t xml:space="preserve">that </w:t>
        </w:r>
      </w:ins>
      <w:r>
        <w:t xml:space="preserve">this</w:t>
      </w:r>
      <w:ins w:id="11270" w:author="Editor" w:date="2026-09-25T09:00:00Z">
        <w:r>
          <w:t xml:space="preserve">,</w:t>
        </w:r>
      </w:ins>
      <w:r>
        <w:t xml:space="preserve"> along with the other evidence she had gathered</w:t>
      </w:r>
      <w:ins w:id="11271" w:author="Editor" w:date="2026-09-25T09:00:00Z">
        <w:r>
          <w:t xml:space="preserve">,</w:t>
        </w:r>
      </w:ins>
      <w:r>
        <w:t xml:space="preserve"> could easily help to </w:t>
      </w:r>
      <w:del w:id="11272" w:author="Editor" w:date="2026-09-25T09:00:00Z">
        <w:r>
          <w:delText xml:space="preserve">nail</w:delText>
        </w:r>
      </w:del>
      <w:ins w:id="11273" w:author="Editor" w:date="2026-09-25T09:00:00Z">
        <w:r>
          <w:t xml:space="preserve">bring</w:t>
        </w:r>
      </w:ins>
      <w:r>
        <w:t xml:space="preserve"> down TransPacific. She carefully stored the pictures in her online account and cleared every </w:t>
      </w:r>
      <w:del w:id="11274" w:author="Editor" w:date="2026-09-25T09:00:00Z">
        <w:r>
          <w:delText xml:space="preserve">scathe of its</w:delText>
        </w:r>
      </w:del>
      <w:ins w:id="11275" w:author="Editor" w:date="2026-09-25T09:00:00Z">
        <w:r>
          <w:t xml:space="preserve">trace of their</w:t>
        </w:r>
      </w:ins>
      <w:r>
        <w:t xml:space="preserve"> existence from the camera.</w:t>
      </w:r>
      <w:commentRangeEnd w:id="331"/>
      <w:r>
        <w:commentReference w:id="331"/>
      </w:r>
    </w:p>
    <w:p w14:paraId="6FDCC2A8" w14:textId="77777777" w:rsidR="00A43CF8" w:rsidRPr="00A43CF8" w:rsidRDefault="00A43CF8" w:rsidP="00A43CF8">
      <w:commentRangeStart w:id="332"/>
      <w:r>
        <w:t xml:space="preserve">The unloading of </w:t>
      </w:r>
      <w:ins w:id="11276" w:author="Editor" w:date="2026-09-25T09:00:00Z">
        <w:r>
          <w:t xml:space="preserve">the </w:t>
        </w:r>
      </w:ins>
      <w:r>
        <w:t xml:space="preserve">cargo </w:t>
      </w:r>
      <w:del w:id="11277" w:author="Editor" w:date="2026-09-25T09:00:00Z">
        <w:r>
          <w:delText xml:space="preserve">got</w:delText>
        </w:r>
      </w:del>
      <w:ins w:id="11278" w:author="Editor" w:date="2026-09-25T09:00:00Z">
        <w:r>
          <w:t xml:space="preserve">was</w:t>
        </w:r>
      </w:ins>
      <w:r>
        <w:t xml:space="preserve"> concluded late in the evening, and they were on schedule. </w:t>
      </w:r>
      <w:del w:id="11279" w:author="Editor" w:date="2026-09-25T09:00:00Z">
        <w:r>
          <w:delText xml:space="preserve">Next</w:delText>
        </w:r>
      </w:del>
      <w:ins w:id="11280" w:author="Editor" w:date="2026-09-25T09:00:00Z">
        <w:r>
          <w:t xml:space="preserve">The next</w:t>
        </w:r>
      </w:ins>
      <w:r>
        <w:t xml:space="preserve"> morning, they were leaving for Warsaw. “</w:t>
      </w:r>
      <w:del w:id="11281" w:author="Editor" w:date="2026-09-25T09:00:00Z">
        <w:r>
          <w:delText xml:space="preserve">Two</w:delText>
        </w:r>
      </w:del>
      <w:ins w:id="11282" w:author="Editor" w:date="2026-09-25T09:00:00Z">
        <w:r>
          <w:t xml:space="preserve">Three</w:t>
        </w:r>
      </w:ins>
      <w:r>
        <w:t xml:space="preserve"> more days before I arrive in </w:t>
      </w:r>
      <w:del w:id="11283" w:author="Editor" w:date="2026-09-25T09:00:00Z">
        <w:r>
          <w:delText xml:space="preserve">Viciebsk”,</w:delText>
        </w:r>
      </w:del>
      <w:ins w:id="11284" w:author="Editor" w:date="2026-09-25T09:00:00Z">
        <w:r>
          <w:t xml:space="preserve">Vitebsk,”</w:t>
        </w:r>
      </w:ins>
      <w:r>
        <w:t xml:space="preserve"> she mumbled as she lay </w:t>
      </w:r>
      <w:ins w:id="11285" w:author="Editor" w:date="2026-09-25T09:00:00Z">
        <w:r>
          <w:t xml:space="preserve">restless </w:t>
        </w:r>
      </w:ins>
      <w:r>
        <w:t xml:space="preserve">on the bed</w:t>
      </w:r>
      <w:del w:id="11286" w:author="Editor" w:date="2026-09-25T09:00:00Z">
        <w:r>
          <w:delText xml:space="preserve"> restless</w:delText>
        </w:r>
      </w:del>
      <w:r>
        <w:t xml:space="preserve">, staring at infinity. An unknown fear was looming </w:t>
      </w:r>
      <w:ins w:id="11287" w:author="Editor" w:date="2026-09-25T09:00:00Z">
        <w:r>
          <w:t xml:space="preserve">over </w:t>
        </w:r>
      </w:ins>
      <w:r>
        <w:t xml:space="preserve">her mind. She tried hard to distract </w:t>
      </w:r>
      <w:del w:id="11288" w:author="Editor" w:date="2026-09-25T09:00:00Z">
        <w:r>
          <w:delText xml:space="preserve">her mind</w:delText>
        </w:r>
      </w:del>
      <w:ins w:id="11289" w:author="Editor" w:date="2026-09-25T09:00:00Z">
        <w:r>
          <w:t xml:space="preserve">herself</w:t>
        </w:r>
      </w:ins>
      <w:r>
        <w:t xml:space="preserve">, but it kept revisiting her</w:t>
      </w:r>
      <w:del w:id="11290" w:author="Editor" w:date="2026-09-25T09:00:00Z">
        <w:r>
          <w:delText xml:space="preserve">, making her restive</w:delText>
        </w:r>
      </w:del>
      <w:r>
        <w:t xml:space="preserve">. She kept tossing and turning for hours before succeeding in getting some respite from her overthinking mind.</w:t>
      </w:r>
      <w:commentRangeEnd w:id="332"/>
      <w:r>
        <w:commentReference w:id="332"/>
      </w:r>
    </w:p>
    <w:p w14:paraId="0324994D" w14:textId="666FAC4D" w:rsidR="00A43CF8" w:rsidRPr="00A43CF8" w:rsidRDefault="00A43CF8" w:rsidP="00A43CF8">
      <w:r>
        <w:t xml:space="preserve">The </w:t>
      </w:r>
      <w:ins w:id="11291" w:author="Editor" w:date="2026-09-25T09:00:00Z">
        <w:r>
          <w:t xml:space="preserve">shimmering </w:t>
        </w:r>
      </w:ins>
      <w:r>
        <w:t xml:space="preserve">morning</w:t>
      </w:r>
      <w:del w:id="11292" w:author="Editor" w:date="2026-09-25T09:00:00Z">
        <w:r>
          <w:delText xml:space="preserve"> shimmering</w:delText>
        </w:r>
      </w:del>
      <w:r>
        <w:t xml:space="preserve"> hue found its way through the open edges of the window curtain and filled the room with its glare. She woke up a tad </w:t>
      </w:r>
      <w:del w:id="11293" w:author="Editor" w:date="2026-09-25T09:00:00Z">
        <w:r>
          <w:delText xml:space="preserve">crapulent, influenced by</w:delText>
        </w:r>
      </w:del>
      <w:ins w:id="11294" w:author="Editor" w:date="2026-09-25T09:00:00Z">
        <w:r>
          <w:t xml:space="preserve">tired from</w:t>
        </w:r>
      </w:ins>
      <w:r>
        <w:t xml:space="preserve"> her night</w:t>
      </w:r>
      <w:del w:id="11295" w:author="Editor" w:date="2026-09-25T09:00:00Z">
        <w:r>
          <w:delText xml:space="preserve"> </w:delText>
        </w:r>
      </w:del>
      <w:ins w:id="11296" w:author="Editor" w:date="2026-09-25T09:00:00Z">
        <w:r>
          <w:t xml:space="preserve">-</w:t>
        </w:r>
      </w:ins>
      <w:r>
        <w:t xml:space="preserve">long brooding. The cold shower helped her to rejuvenate and </w:t>
      </w:r>
      <w:del w:id="11297" w:author="Editor" w:date="2026-09-25T09:00:00Z">
        <w:r>
          <w:delText xml:space="preserve">be ready to brace</w:delText>
        </w:r>
      </w:del>
      <w:ins w:id="11298" w:author="Editor" w:date="2026-09-25T09:00:00Z">
        <w:r>
          <w:t xml:space="preserve">brace herself for</w:t>
        </w:r>
      </w:ins>
      <w:r>
        <w:t xml:space="preserve"> the day. The drive to Warsaw was smooth. The traffic was light, and they took less than the anticipated time to reach the hotel. Benedikt had </w:t>
      </w:r>
      <w:ins w:id="11299" w:author="Editor" w:date="2026-09-25T09:00:00Z">
        <w:r>
          <w:t xml:space="preserve">a </w:t>
        </w:r>
      </w:ins>
      <w:r>
        <w:t xml:space="preserve">few meetings </w:t>
      </w:r>
      <w:del w:id="11300" w:author="Editor (Spelling)" w:date="2026-09-25T09:00:00Z">
        <w:r>
          <w:delText xml:space="preserve">organized</w:delText>
        </w:r>
      </w:del>
      <w:ins w:id="11301" w:author="Editor (Spelling)" w:date="2026-09-25T09:00:00Z">
        <w:r>
          <w:t xml:space="preserve">organised</w:t>
        </w:r>
      </w:ins>
      <w:r>
        <w:t xml:space="preserve"> for the </w:t>
      </w:r>
      <w:del w:id="11302" w:author="Editor" w:date="2026-09-25T09:00:00Z">
        <w:r>
          <w:delText xml:space="preserve">morning. Taking</w:delText>
        </w:r>
      </w:del>
      <w:ins w:id="11303" w:author="Editor" w:date="2026-09-25T09:00:00Z">
        <w:r>
          <w:t xml:space="preserve">afternoon. On</w:t>
        </w:r>
      </w:ins>
      <w:r>
        <w:t xml:space="preserve"> that pretext, Sanchez excused herself to spend some time visiting </w:t>
      </w:r>
      <w:del w:id="11304" w:author="Editor" w:date="2026-09-25T09:00:00Z">
        <w:r>
          <w:delText xml:space="preserve">the </w:delText>
        </w:r>
      </w:del>
      <w:r>
        <w:t xml:space="preserve">downtown.</w:t>
      </w:r>
    </w:p>
    <w:p w14:paraId="2E19D29A" w14:textId="06D3BBC0" w:rsidR="00A43CF8" w:rsidRPr="00A43CF8" w:rsidRDefault="00A43CF8" w:rsidP="00A43CF8">
      <w:r>
        <w:t xml:space="preserve">The weather was beautiful, and the temperature was soothing, making her stroll enjoyable. She traversed the </w:t>
      </w:r>
      <w:del w:id="11305" w:author="Editor" w:date="2026-09-25T09:00:00Z">
        <w:r>
          <w:delText xml:space="preserve">cobble-webbed</w:delText>
        </w:r>
      </w:del>
      <w:ins w:id="11306" w:author="Editor" w:date="2026-09-25T09:00:00Z">
        <w:r>
          <w:t xml:space="preserve">cobbled</w:t>
        </w:r>
      </w:ins>
      <w:r>
        <w:t xml:space="preserve"> streets in no defined order, experiencing the architectural brilliance the city offered. From the sprawled gothic churches and the neoclassical palaces to the modern skyscrapers, the town reflected </w:t>
      </w:r>
      <w:del w:id="11307" w:author="Editor" w:date="2026-09-25T09:00:00Z">
        <w:r>
          <w:delText xml:space="preserve">the time-tested</w:delText>
        </w:r>
      </w:del>
      <w:ins w:id="11308" w:author="Editor" w:date="2026-09-25T09:00:00Z">
        <w:r>
          <w:t xml:space="preserve">its</w:t>
        </w:r>
      </w:ins>
      <w:r>
        <w:t xml:space="preserve"> turbulent history and its resurrection. The pewter evening sky was casting long shadows on the town</w:t>
      </w:r>
      <w:del w:id="11309" w:author="Editor (Typography)" w:date="2026-09-25T09:00:00Z">
        <w:r>
          <w:delText xml:space="preserve">'</w:delText>
        </w:r>
      </w:del>
      <w:ins w:id="11310" w:author="Editor (Typography)" w:date="2026-09-25T09:00:00Z">
        <w:r>
          <w:t xml:space="preserve">’</w:t>
        </w:r>
      </w:ins>
      <w:r>
        <w:t xml:space="preserve">s façade. It was time to head back to the hotel. She </w:t>
      </w:r>
      <w:del w:id="11311" w:author="Editor (Spelling)" w:date="2026-09-25T09:00:00Z">
        <w:r>
          <w:delText xml:space="preserve">realized</w:delText>
        </w:r>
      </w:del>
      <w:ins w:id="11312" w:author="Editor (Spelling)" w:date="2026-09-25T09:00:00Z">
        <w:r>
          <w:t xml:space="preserve">realised</w:t>
        </w:r>
      </w:ins>
      <w:r>
        <w:t xml:space="preserve"> she had not called Stephen for a while. A lot </w:t>
      </w:r>
      <w:ins w:id="11313" w:author="Editor" w:date="2026-09-25T09:00:00Z">
        <w:r>
          <w:t xml:space="preserve">had </w:t>
        </w:r>
      </w:ins>
      <w:r>
        <w:t xml:space="preserve">happened since she had boarded the ship</w:t>
      </w:r>
      <w:ins w:id="11314" w:author="Editor" w:date="2026-09-25T09:00:00Z">
        <w:r>
          <w:t xml:space="preserve">,</w:t>
        </w:r>
      </w:ins>
      <w:r>
        <w:t xml:space="preserve"> and she had </w:t>
      </w:r>
      <w:del w:id="11315" w:author="Editor" w:date="2026-09-25T09:00:00Z">
        <w:r>
          <w:delText xml:space="preserve">invariably</w:delText>
        </w:r>
      </w:del>
      <w:ins w:id="11316" w:author="Editor" w:date="2026-09-25T09:00:00Z">
        <w:r>
          <w:t xml:space="preserve">repeatedly</w:t>
        </w:r>
      </w:ins>
      <w:r>
        <w:t xml:space="preserve"> missed calling him</w:t>
      </w:r>
      <w:del w:id="11317" w:author="Editor" w:date="2026-09-25T09:00:00Z">
        <w:r>
          <w:delText xml:space="preserve">. Sometimes by error</w:delText>
        </w:r>
      </w:del>
      <w:ins w:id="11318" w:author="Editor" w:date="2026-09-25T09:00:00Z">
        <w:r>
          <w:t xml:space="preserve">, sometimes by mistake</w:t>
        </w:r>
      </w:ins>
      <w:r>
        <w:t xml:space="preserve">, but mostly because of her </w:t>
      </w:r>
      <w:del w:id="11319" w:author="Editor" w:date="2026-09-25T09:00:00Z">
        <w:r>
          <w:delText xml:space="preserve">emotional</w:delText>
        </w:r>
      </w:del>
      <w:ins w:id="11320" w:author="Editor" w:date="2026-09-25T09:00:00Z">
        <w:r>
          <w:t xml:space="preserve">emotionally</w:t>
        </w:r>
      </w:ins>
      <w:r>
        <w:t xml:space="preserve"> worn</w:t>
      </w:r>
      <w:del w:id="11321" w:author="Editor" w:date="2026-09-25T09:00:00Z">
        <w:r>
          <w:delText xml:space="preserve"> </w:delText>
        </w:r>
      </w:del>
      <w:ins w:id="11322" w:author="Editor" w:date="2026-09-25T09:00:00Z">
        <w:r>
          <w:t xml:space="preserve">-</w:t>
        </w:r>
      </w:ins>
      <w:r>
        <w:t xml:space="preserve">out state. Now that she was alone, she concluded it was the best time to call him.</w:t>
      </w:r>
    </w:p>
    <w:p w14:paraId="2FB11732" w14:textId="77777777" w:rsidR="00A43CF8" w:rsidRPr="00A43CF8" w:rsidRDefault="00A43CF8" w:rsidP="00A43CF8">
      <w:commentRangeStart w:id="333"/>
      <w:r>
        <w:t xml:space="preserve">Stephen</w:t>
      </w:r>
      <w:ins w:id="11323" w:author="Editor" w:date="2026-09-25T09:00:00Z">
        <w:r>
          <w:t xml:space="preserve">,</w:t>
        </w:r>
      </w:ins>
      <w:r>
        <w:t xml:space="preserve"> like always</w:t>
      </w:r>
      <w:ins w:id="11324" w:author="Editor" w:date="2026-09-25T09:00:00Z">
        <w:r>
          <w:t xml:space="preserve">,</w:t>
        </w:r>
      </w:ins>
      <w:r>
        <w:t xml:space="preserve"> sounded anxious. It was </w:t>
      </w:r>
      <w:del w:id="11325" w:author="Editor" w:date="2026-09-25T09:00:00Z">
        <w:r>
          <w:delText xml:space="preserve">over three days she was on</w:delText>
        </w:r>
      </w:del>
      <w:ins w:id="11326" w:author="Editor" w:date="2026-09-25T09:00:00Z">
        <w:r>
          <w:t xml:space="preserve">nearly a week since she had boarded</w:t>
        </w:r>
      </w:ins>
      <w:r>
        <w:t xml:space="preserve"> that ship</w:t>
      </w:r>
      <w:ins w:id="11327" w:author="Editor" w:date="2026-09-25T09:00:00Z">
        <w:r>
          <w:t xml:space="preserve">,</w:t>
        </w:r>
      </w:ins>
      <w:r>
        <w:t xml:space="preserve"> and they were looking forward to meeting her in Warsaw. When Sanchez announced her presence in the old town, at first Stephen was thrilled</w:t>
      </w:r>
      <w:ins w:id="11328" w:author="Editor" w:date="2026-09-25T09:00:00Z">
        <w:r>
          <w:t xml:space="preserve">,</w:t>
        </w:r>
      </w:ins>
      <w:r>
        <w:t xml:space="preserve"> but then signs of </w:t>
      </w:r>
      <w:del w:id="11329" w:author="Editor" w:date="2026-09-25T09:00:00Z">
        <w:r>
          <w:delText xml:space="preserve">concerns</w:delText>
        </w:r>
      </w:del>
      <w:ins w:id="11330" w:author="Editor" w:date="2026-09-25T09:00:00Z">
        <w:r>
          <w:t xml:space="preserve">concern</w:t>
        </w:r>
      </w:ins>
      <w:r>
        <w:t xml:space="preserve"> dwarfed his excitement. He </w:t>
      </w:r>
      <w:del w:id="11331" w:author="Editor" w:date="2026-09-25T09:00:00Z">
        <w:r>
          <w:delText xml:space="preserve">was</w:delText>
        </w:r>
      </w:del>
      <w:ins w:id="11332" w:author="Editor" w:date="2026-09-25T09:00:00Z">
        <w:r>
          <w:t xml:space="preserve">had been</w:t>
        </w:r>
      </w:ins>
      <w:r>
        <w:t xml:space="preserve"> near the hotel all the while</w:t>
      </w:r>
      <w:ins w:id="11333" w:author="Editor" w:date="2026-09-25T09:00:00Z">
        <w:r>
          <w:t xml:space="preserve">,</w:t>
        </w:r>
      </w:ins>
      <w:r>
        <w:t xml:space="preserve"> with his eyes </w:t>
      </w:r>
      <w:del w:id="11334" w:author="Editor" w:date="2026-09-25T09:00:00Z">
        <w:r>
          <w:delText xml:space="preserve">at</w:delText>
        </w:r>
      </w:del>
      <w:ins w:id="11335" w:author="Editor" w:date="2026-09-25T09:00:00Z">
        <w:r>
          <w:t xml:space="preserve">on</w:t>
        </w:r>
      </w:ins>
      <w:r>
        <w:t xml:space="preserve"> the hotel entrance. He was unsure how Sanchez could </w:t>
      </w:r>
      <w:del w:id="11336" w:author="Editor" w:date="2026-09-25T09:00:00Z">
        <w:r>
          <w:delText xml:space="preserve">go pass</w:delText>
        </w:r>
      </w:del>
      <w:ins w:id="11337" w:author="Editor" w:date="2026-09-25T09:00:00Z">
        <w:r>
          <w:t xml:space="preserve">have gone past</w:t>
        </w:r>
      </w:ins>
      <w:r>
        <w:t xml:space="preserve"> their vigilant watch.  He was baffled and concerned</w:t>
      </w:r>
      <w:del w:id="11338" w:author="Editor" w:date="2026-09-25T09:00:00Z">
        <w:r>
          <w:delText xml:space="preserve">. And</w:delText>
        </w:r>
      </w:del>
      <w:ins w:id="11339" w:author="Editor" w:date="2026-09-25T09:00:00Z">
        <w:r>
          <w:t xml:space="preserve">, and</w:t>
        </w:r>
      </w:ins>
      <w:r>
        <w:t xml:space="preserve"> promised himself to be extra prudent from </w:t>
      </w:r>
      <w:del w:id="11340" w:author="Editor" w:date="2026-09-25T09:00:00Z">
        <w:r>
          <w:delText xml:space="preserve">next time onwards</w:delText>
        </w:r>
      </w:del>
      <w:ins w:id="11341" w:author="Editor" w:date="2026-09-25T09:00:00Z">
        <w:r>
          <w:t xml:space="preserve">then on</w:t>
        </w:r>
      </w:ins>
      <w:r>
        <w:t xml:space="preserve">.</w:t>
      </w:r>
      <w:commentRangeEnd w:id="333"/>
      <w:r>
        <w:commentReference w:id="333"/>
      </w:r>
    </w:p>
    <w:p w14:paraId="37D39AF4" w14:textId="77777777" w:rsidR="00A43CF8" w:rsidRPr="00A43CF8" w:rsidRDefault="00A43CF8" w:rsidP="00A43CF8">
      <w:r>
        <w:t>Sanchez agreed to meet them at a nearby coffee shop and raised her hand to stop an approaching taxi.</w:t>
      </w:r>
    </w:p>
    <w:p w14:paraId="4BEC488C" w14:textId="77777777" w:rsidR="00A43CF8" w:rsidRPr="00A43CF8" w:rsidRDefault="00A43CF8" w:rsidP="00A43CF8">
      <w:r>
        <w:t xml:space="preserve">The wait was not long. The fact that his sister was walking without any visible limp</w:t>
      </w:r>
      <w:del w:id="11342" w:author="Editor" w:date="2026-09-25T09:00:00Z">
        <w:r>
          <w:delText xml:space="preserve">,</w:delText>
        </w:r>
      </w:del>
      <w:r>
        <w:t xml:space="preserve"> made Stephen beam. While they wanted to spend the evening with her, Sanchez refused. She </w:t>
      </w:r>
      <w:del w:id="11343" w:author="Editor" w:date="2026-09-25T09:00:00Z">
        <w:r>
          <w:delText xml:space="preserve">was</w:delText>
        </w:r>
      </w:del>
      <w:ins w:id="11344" w:author="Editor" w:date="2026-09-25T09:00:00Z">
        <w:r>
          <w:t xml:space="preserve">had been</w:t>
        </w:r>
      </w:ins>
      <w:r>
        <w:t xml:space="preserve"> away for a while, and she didn’t want Benedikt to come looking for her. After the usual prattle and </w:t>
      </w:r>
      <w:del w:id="11345" w:author="Editor" w:date="2026-09-25T09:00:00Z">
        <w:r>
          <w:delText xml:space="preserve">giving reassurance on</w:delText>
        </w:r>
      </w:del>
      <w:ins w:id="11346" w:author="Editor" w:date="2026-09-25T09:00:00Z">
        <w:r>
          <w:t xml:space="preserve">reassurances about</w:t>
        </w:r>
      </w:ins>
      <w:r>
        <w:t xml:space="preserve"> her safety</w:t>
      </w:r>
      <w:ins w:id="11347" w:author="Editor" w:date="2026-09-25T09:00:00Z">
        <w:r>
          <w:t xml:space="preserve">,</w:t>
        </w:r>
      </w:ins>
      <w:r>
        <w:t xml:space="preserve"> she came straight to the point.</w:t>
      </w:r>
    </w:p>
    <w:p w14:paraId="42A80EC2" w14:textId="77777777" w:rsidR="00A43CF8" w:rsidRPr="00A43CF8" w:rsidRDefault="00A43CF8" w:rsidP="00A43CF8">
      <w:r>
        <w:t xml:space="preserve">“I have enough evidence to pull the racket down. I have </w:t>
      </w:r>
      <w:del w:id="11348" w:author="Editor" w:date="2026-09-25T09:00:00Z">
        <w:r>
          <w:delText xml:space="preserve">them</w:delText>
        </w:r>
      </w:del>
      <w:ins w:id="11349" w:author="Editor" w:date="2026-09-25T09:00:00Z">
        <w:r>
          <w:t xml:space="preserve">it</w:t>
        </w:r>
      </w:ins>
      <w:r>
        <w:t xml:space="preserve"> all in my private online account. Before I hand it over to you, I need one assurance</w:t>
      </w:r>
      <w:ins w:id="11350" w:author="Editor" w:date="2026-09-25T09:00:00Z">
        <w:r>
          <w:t xml:space="preserve">.</w:t>
        </w:r>
      </w:ins>
      <w:r>
        <w:t xml:space="preserve">” Sanchez looked squarely at Maxwell</w:t>
      </w:r>
      <w:ins w:id="11351" w:author="Editor" w:date="2026-09-25T09:00:00Z">
        <w:r>
          <w:t xml:space="preserve">,</w:t>
        </w:r>
      </w:ins>
      <w:r>
        <w:t xml:space="preserve"> waiting for his response.</w:t>
      </w:r>
    </w:p>
    <w:p w14:paraId="444AF188" w14:textId="77777777" w:rsidR="00A43CF8" w:rsidRPr="00A43CF8" w:rsidRDefault="00A43CF8" w:rsidP="00A43CF8">
      <w:r>
        <w:t>“What is it?”</w:t>
      </w:r>
    </w:p>
    <w:p w14:paraId="0A20CC12" w14:textId="77777777" w:rsidR="00A43CF8" w:rsidRPr="00A43CF8" w:rsidRDefault="00A43CF8" w:rsidP="00A43CF8">
      <w:r>
        <w:t xml:space="preserve">“You won’t do anything until I advise you to do so. I don’t want to </w:t>
      </w:r>
      <w:del w:id="11352" w:author="Editor (Spelling)" w:date="2026-09-25T09:00:00Z">
        <w:r>
          <w:delText xml:space="preserve">jeopardize</w:delText>
        </w:r>
      </w:del>
      <w:ins w:id="11353" w:author="Editor (Spelling)" w:date="2026-09-25T09:00:00Z">
        <w:r>
          <w:t xml:space="preserve">jeopardise</w:t>
        </w:r>
      </w:ins>
      <w:r>
        <w:t xml:space="preserve"> </w:t>
      </w:r>
      <w:del w:id="11354" w:author="Editor" w:date="2026-09-25T09:00:00Z">
        <w:r>
          <w:delText xml:space="preserve">my father’s hunt</w:delText>
        </w:r>
      </w:del>
      <w:ins w:id="11355" w:author="Editor" w:date="2026-09-25T09:00:00Z">
        <w:r>
          <w:t xml:space="preserve">finding my father</w:t>
        </w:r>
      </w:ins>
      <w:r>
        <w:t xml:space="preserve">.”</w:t>
      </w:r>
    </w:p>
    <w:p w14:paraId="274183F7" w14:textId="77777777" w:rsidR="00A43CF8" w:rsidRPr="00A43CF8" w:rsidRDefault="00A43CF8" w:rsidP="00A43CF8">
      <w:r>
        <w:t xml:space="preserve">“Have you found any leads?” Stephen </w:t>
      </w:r>
      <w:del w:id="11356" w:author="Editor" w:date="2026-09-25T09:00:00Z">
        <w:r>
          <w:delText xml:space="preserve">curiously posed the question</w:delText>
        </w:r>
      </w:del>
      <w:ins w:id="11357" w:author="Editor" w:date="2026-09-25T09:00:00Z">
        <w:r>
          <w:t xml:space="preserve">asked</w:t>
        </w:r>
      </w:ins>
      <w:r>
        <w:t xml:space="preserve">.</w:t>
      </w:r>
    </w:p>
    <w:p w14:paraId="177061C4" w14:textId="77777777" w:rsidR="00A43CF8" w:rsidRPr="00A43CF8" w:rsidRDefault="00A43CF8" w:rsidP="00A43CF8">
      <w:r>
        <w:t xml:space="preserve">“Nothing concrete, but I am on it</w:t>
      </w:r>
      <w:del w:id="11358" w:author="Editor" w:date="2026-09-25T09:00:00Z">
        <w:r>
          <w:delText xml:space="preserve">”, her</w:delText>
        </w:r>
      </w:del>
      <w:ins w:id="11359" w:author="Editor" w:date="2026-09-25T09:00:00Z">
        <w:r>
          <w:t xml:space="preserve">.” Her</w:t>
        </w:r>
      </w:ins>
      <w:r>
        <w:t xml:space="preserve"> unwillingness to answer the question was visible in her </w:t>
      </w:r>
      <w:del w:id="11360" w:author="Editor" w:date="2026-09-25T09:00:00Z">
        <w:r>
          <w:delText xml:space="preserve">asphyxiated</w:delText>
        </w:r>
      </w:del>
      <w:ins w:id="11361" w:author="Editor" w:date="2026-09-25T09:00:00Z">
        <w:r>
          <w:t xml:space="preserve">shaky</w:t>
        </w:r>
      </w:ins>
      <w:r>
        <w:t xml:space="preserve"> voice.</w:t>
      </w:r>
    </w:p>
    <w:p w14:paraId="4D63572C" w14:textId="77777777" w:rsidR="00A43CF8" w:rsidRPr="00A43CF8" w:rsidRDefault="00A43CF8" w:rsidP="00A43CF8">
      <w:r>
        <w:t xml:space="preserve">“Are you hiding something from us?” </w:t>
      </w:r>
      <w:del w:id="11362" w:author="Editor" w:date="2026-09-25T09:00:00Z">
        <w:r>
          <w:delText xml:space="preserve">this</w:delText>
        </w:r>
      </w:del>
      <w:ins w:id="11363" w:author="Editor" w:date="2026-09-25T09:00:00Z">
        <w:r>
          <w:t xml:space="preserve">This</w:t>
        </w:r>
      </w:ins>
      <w:r>
        <w:t xml:space="preserve"> time it was Maxwell who put forward the question</w:t>
      </w:r>
      <w:ins w:id="11364" w:author="Editor" w:date="2026-09-25T09:00:00Z">
        <w:r>
          <w:t xml:space="preserve">,</w:t>
        </w:r>
      </w:ins>
      <w:r>
        <w:t xml:space="preserve"> looking edgy and uncomfortable.</w:t>
      </w:r>
    </w:p>
    <w:p w14:paraId="77140AF2" w14:textId="77777777" w:rsidR="00A43CF8" w:rsidRPr="00A43CF8" w:rsidRDefault="00A43CF8" w:rsidP="00A43CF8">
      <w:r>
        <w:t xml:space="preserve">“That isn’t the answer I am looking for. Do I have your word?” </w:t>
      </w:r>
      <w:del w:id="11365" w:author="Editor" w:date="2026-09-25T09:00:00Z">
        <w:r>
          <w:delText xml:space="preserve">the</w:delText>
        </w:r>
      </w:del>
      <w:ins w:id="11366" w:author="Editor" w:date="2026-09-25T09:00:00Z">
        <w:r>
          <w:t xml:space="preserve">The</w:t>
        </w:r>
      </w:ins>
      <w:r>
        <w:t xml:space="preserve"> irritation in her voice gave a clear sign of how much she detested the probing.</w:t>
      </w:r>
    </w:p>
    <w:p w14:paraId="56F4EF8E" w14:textId="60399857" w:rsidR="00A43CF8" w:rsidRPr="00A43CF8" w:rsidRDefault="00A43CF8" w:rsidP="00A43CF8">
      <w:r>
        <w:t xml:space="preserve">“You have my word. </w:t>
      </w:r>
      <w:del w:id="11367" w:author="Editor" w:date="2026-09-25T09:00:00Z">
        <w:r>
          <w:delText xml:space="preserve">Nothing </w:delText>
        </w:r>
      </w:del>
      <w:r>
        <w:t xml:space="preserve">I will do </w:t>
      </w:r>
      <w:ins w:id="11368" w:author="Editor" w:date="2026-09-25T09:00:00Z">
        <w:r>
          <w:t xml:space="preserve">nothing </w:t>
        </w:r>
      </w:ins>
      <w:r>
        <w:t xml:space="preserve">against your </w:t>
      </w:r>
      <w:del w:id="11369" w:author="Editor" w:date="2026-09-25T09:00:00Z">
        <w:r>
          <w:delText xml:space="preserve">wish</w:delText>
        </w:r>
      </w:del>
      <w:ins w:id="11370" w:author="Editor" w:date="2026-09-25T09:00:00Z">
        <w:r>
          <w:t xml:space="preserve">wishes</w:t>
        </w:r>
      </w:ins>
      <w:r>
        <w:t xml:space="preserve">. If you can share with me what is going on, I may offer some help,” Maxwell </w:t>
      </w:r>
      <w:del w:id="11371" w:author="Editor" w:date="2026-09-25T09:00:00Z">
        <w:r>
          <w:delText xml:space="preserve">explained with</w:delText>
        </w:r>
      </w:del>
      <w:ins w:id="11372" w:author="Editor" w:date="2026-09-25T09:00:00Z">
        <w:r>
          <w:t xml:space="preserve">responded in</w:t>
        </w:r>
      </w:ins>
      <w:r>
        <w:t xml:space="preserve"> a somewhat troubled tone.</w:t>
      </w:r>
    </w:p>
    <w:p w14:paraId="0D970E5B" w14:textId="77777777" w:rsidR="00A43CF8" w:rsidRPr="00A43CF8" w:rsidRDefault="00A43CF8" w:rsidP="00A43CF8">
      <w:del w:id="11373" w:author="Editor (Typography)" w:date="2026-09-25T09:00:00Z">
        <w:r>
          <w:delText xml:space="preserve">"</w:delText>
        </w:r>
      </w:del>
      <w:ins w:id="11374" w:author="Editor (Typography)" w:date="2026-09-25T09:00:00Z">
        <w:r>
          <w:t xml:space="preserve">“</w:t>
        </w:r>
      </w:ins>
      <w:r>
        <w:t xml:space="preserve">Here are the account details. Please don’t forget the agreement we have. I want to bring TransPacific down, but not at the cost of my father.” She kept the conversation short.</w:t>
      </w:r>
    </w:p>
    <w:p w14:paraId="770E5E85" w14:textId="77777777" w:rsidR="00A43CF8" w:rsidRPr="00A43CF8" w:rsidRDefault="00A43CF8" w:rsidP="00A43CF8">
      <w:r>
        <w:t xml:space="preserve">Maxwell </w:t>
      </w:r>
      <w:del w:id="11375" w:author="Editor" w:date="2026-09-25T09:00:00Z">
        <w:r>
          <w:delText xml:space="preserve">reflected uneasiness</w:delText>
        </w:r>
      </w:del>
      <w:ins w:id="11376" w:author="Editor" w:date="2026-09-25T09:00:00Z">
        <w:r>
          <w:t xml:space="preserve">looked uneasy</w:t>
        </w:r>
      </w:ins>
      <w:r>
        <w:t xml:space="preserve">, but he was constrained. They parted ways. He knew something was brewing in Sanchez’s mind, and this time he was determined to deal with the situation like a professional, ditching his </w:t>
      </w:r>
      <w:del w:id="11377" w:author="Editor" w:date="2026-09-25T09:00:00Z">
        <w:r>
          <w:delText xml:space="preserve">emotional grouse mind</w:delText>
        </w:r>
      </w:del>
      <w:ins w:id="11378" w:author="Editor" w:date="2026-09-25T09:00:00Z">
        <w:r>
          <w:t xml:space="preserve">emotions</w:t>
        </w:r>
      </w:ins>
      <w:r>
        <w:t xml:space="preserve">.</w:t>
      </w:r>
    </w:p>
    <w:p w14:paraId="448A3553" w14:textId="77777777" w:rsidR="006B6E54" w:rsidRDefault="006B6E54">
      <w:pPr>
        <w:spacing w:line="259" w:lineRule="auto"/>
        <w:jc w:val="left"/>
        <w:rPr>
          <w:b/>
        </w:rPr>
      </w:pPr>
      <w:r>
        <w:rPr>
          <w:b/>
        </w:rPr>
        <w:br w:type="page"/>
      </w:r>
    </w:p>
    <w:p w14:paraId="09B6ED1C" w14:textId="373698A1" w:rsidR="004A5123" w:rsidRPr="00793F06" w:rsidRDefault="004A5123" w:rsidP="00F56514">
      <w:pPr>
        <w:outlineLvl w:val="0"/>
        <w:rPr>
          <w:b/>
        </w:rPr>
      </w:pPr>
      <w:r>
        <w:rPr>
          <w:b/>
        </w:rPr>
        <w:lastRenderedPageBreak/>
        <w:t>Chapter 72</w:t>
      </w:r>
    </w:p>
    <w:p w14:paraId="72C05965" w14:textId="77777777" w:rsidR="004A5123" w:rsidRPr="00793F06" w:rsidRDefault="004A5123" w:rsidP="004A5123">
      <w:pPr>
        <w:rPr>
          <w:b/>
        </w:rPr>
      </w:pPr>
      <w:commentRangeStart w:id="334"/>
      <w:r>
        <w:rPr>
          <w:b/>
        </w:rPr>
        <w:t xml:space="preserve">8:00 AM </w:t>
      </w:r>
      <w:del w:id="11379" w:author="Editor" w:date="2026-09-25T09:00:00Z">
        <w:r>
          <w:rPr>
            <w:b/>
          </w:rPr>
          <w:delText xml:space="preserve">27th</w:delText>
        </w:r>
      </w:del>
      <w:ins w:id="11380" w:author="Editor" w:date="2026-09-25T09:00:00Z">
        <w:r>
          <w:rPr>
            <w:b/>
          </w:rPr>
          <w:t xml:space="preserve">29th</w:t>
        </w:r>
      </w:ins>
      <w:r>
        <w:rPr>
          <w:b/>
        </w:rPr>
        <w:t xml:space="preserve"> April 2014, </w:t>
      </w:r>
      <w:del w:id="11381" w:author="Editor" w:date="2026-09-25T09:00:00Z">
        <w:r>
          <w:rPr>
            <w:b/>
          </w:rPr>
          <w:delText xml:space="preserve">Gdynia</w:delText>
        </w:r>
      </w:del>
      <w:ins w:id="11382" w:author="Editor" w:date="2026-09-25T09:00:00Z">
        <w:r>
          <w:rPr>
            <w:b/>
          </w:rPr>
          <w:t xml:space="preserve">Warsaw</w:t>
        </w:r>
      </w:ins>
      <w:r>
        <w:rPr>
          <w:b/>
        </w:rPr>
        <w:t xml:space="preserve">, Poland</w:t>
      </w:r>
      <w:commentRangeEnd w:id="334"/>
      <w:r>
        <w:commentReference w:id="334"/>
      </w:r>
    </w:p>
    <w:p w14:paraId="4CC5733A" w14:textId="620CB4BA" w:rsidR="00BB5B67" w:rsidRPr="00BB5B67" w:rsidRDefault="00BB5B67" w:rsidP="00BB5B67">
      <w:r>
        <w:t xml:space="preserve">It was pouring in </w:t>
      </w:r>
      <w:del w:id="11383" w:author="Editor" w:date="2026-09-25T09:00:00Z">
        <w:r>
          <w:delText xml:space="preserve">Gydnia</w:delText>
        </w:r>
      </w:del>
      <w:ins w:id="11384" w:author="Editor" w:date="2026-09-25T09:00:00Z">
        <w:r>
          <w:t xml:space="preserve">Warsaw</w:t>
        </w:r>
      </w:ins>
      <w:r>
        <w:t xml:space="preserve">. The relentless rain and the gloomy weather were not helping Benedikt to drive away his</w:t>
      </w:r>
      <w:del w:id="11385" w:author="Editor" w:date="2026-09-25T09:00:00Z">
        <w:r>
          <w:delText xml:space="preserve"> unwarranted</w:delText>
        </w:r>
      </w:del>
      <w:r>
        <w:t xml:space="preserve"> restlessness. A sense of dejection engulfed him, and no matter how much he tried escaping, he failed. He could sense Sanchez drifting away from him but was unsure how to </w:t>
      </w:r>
      <w:del w:id="11386" w:author="Editor" w:date="2026-09-25T09:00:00Z">
        <w:r>
          <w:delText xml:space="preserve">evade</w:delText>
        </w:r>
      </w:del>
      <w:ins w:id="11387" w:author="Editor" w:date="2026-09-25T09:00:00Z">
        <w:r>
          <w:t xml:space="preserve">stop</w:t>
        </w:r>
      </w:ins>
      <w:r>
        <w:t xml:space="preserve"> it. The stay at Warsaw </w:t>
      </w:r>
      <w:del w:id="11388" w:author="Editor" w:date="2026-09-25T09:00:00Z">
        <w:r>
          <w:delText xml:space="preserve">was</w:delText>
        </w:r>
      </w:del>
      <w:ins w:id="11389" w:author="Editor" w:date="2026-09-25T09:00:00Z">
        <w:r>
          <w:t xml:space="preserve">had been</w:t>
        </w:r>
      </w:ins>
      <w:r>
        <w:t xml:space="preserve"> busy.  He couldn</w:t>
      </w:r>
      <w:del w:id="11390" w:author="Editor (Typography)" w:date="2026-09-25T09:00:00Z">
        <w:r>
          <w:delText xml:space="preserve">'</w:delText>
        </w:r>
      </w:del>
      <w:ins w:id="11391" w:author="Editor (Typography)" w:date="2026-09-25T09:00:00Z">
        <w:r>
          <w:t xml:space="preserve">’</w:t>
        </w:r>
      </w:ins>
      <w:r>
        <w:t xml:space="preserve">t find time to have any real conversation with her. Most of the time he was either in </w:t>
      </w:r>
      <w:del w:id="11392" w:author="Editor" w:date="2026-09-25T09:00:00Z">
        <w:r>
          <w:delText xml:space="preserve">some </w:delText>
        </w:r>
      </w:del>
      <w:r>
        <w:t xml:space="preserve">business meetings or </w:t>
      </w:r>
      <w:del w:id="11393" w:author="Editor" w:date="2026-09-25T09:00:00Z">
        <w:r>
          <w:delText xml:space="preserve">was engaged in some</w:delText>
        </w:r>
      </w:del>
      <w:ins w:id="11394" w:author="Editor" w:date="2026-09-25T09:00:00Z">
        <w:r>
          <w:t xml:space="preserve">on</w:t>
        </w:r>
      </w:ins>
      <w:r>
        <w:t xml:space="preserve"> site visits. And</w:t>
      </w:r>
      <w:ins w:id="11395" w:author="Editor" w:date="2026-09-25T09:00:00Z">
        <w:r>
          <w:t xml:space="preserve"> in</w:t>
        </w:r>
      </w:ins>
      <w:r>
        <w:t xml:space="preserve"> the little time he had</w:t>
      </w:r>
      <w:ins w:id="11396" w:author="Editor" w:date="2026-09-25T09:00:00Z">
        <w:r>
          <w:t xml:space="preserve">,</w:t>
        </w:r>
      </w:ins>
      <w:r>
        <w:t xml:space="preserve"> she always appeared aloof</w:t>
      </w:r>
      <w:ins w:id="11397" w:author="Editor" w:date="2026-09-25T09:00:00Z">
        <w:r>
          <w:t xml:space="preserve">,</w:t>
        </w:r>
      </w:ins>
      <w:r>
        <w:t xml:space="preserve"> lost in her own world, impeding any dialogue between them. After a lot of </w:t>
      </w:r>
      <w:del w:id="11398" w:author="Editor" w:date="2026-09-25T09:00:00Z">
        <w:r>
          <w:delText xml:space="preserve">deliberations</w:delText>
        </w:r>
      </w:del>
      <w:ins w:id="11399" w:author="Editor" w:date="2026-09-25T09:00:00Z">
        <w:r>
          <w:t xml:space="preserve">deliberation</w:t>
        </w:r>
      </w:ins>
      <w:r>
        <w:t xml:space="preserve">, he convinced his </w:t>
      </w:r>
      <w:del w:id="11400" w:author="Editor" w:date="2026-09-25T09:00:00Z">
        <w:r>
          <w:delText xml:space="preserve">deviant</w:delText>
        </w:r>
      </w:del>
      <w:ins w:id="11401" w:author="Editor" w:date="2026-09-25T09:00:00Z">
        <w:r>
          <w:t xml:space="preserve">hesitant</w:t>
        </w:r>
      </w:ins>
      <w:r>
        <w:t xml:space="preserve"> mind to confront her. This time he was </w:t>
      </w:r>
      <w:del w:id="11402" w:author="Editor" w:date="2026-09-25T09:00:00Z">
        <w:r>
          <w:delText xml:space="preserve">resolute</w:delText>
        </w:r>
      </w:del>
      <w:ins w:id="11403" w:author="Editor" w:date="2026-09-25T09:00:00Z">
        <w:r>
          <w:t xml:space="preserve">determined</w:t>
        </w:r>
      </w:ins>
      <w:r>
        <w:t xml:space="preserve"> to express his feelings. </w:t>
      </w:r>
      <w:del w:id="11404" w:author="Editor" w:date="2026-09-25T09:00:00Z">
        <w:r>
          <w:delText xml:space="preserve">The</w:delText>
        </w:r>
      </w:del>
      <w:ins w:id="11405" w:author="Editor" w:date="2026-09-25T09:00:00Z">
        <w:r>
          <w:t xml:space="preserve">He wanted the</w:t>
        </w:r>
      </w:ins>
      <w:r>
        <w:t xml:space="preserve"> yearnings, which </w:t>
      </w:r>
      <w:del w:id="11406" w:author="Editor" w:date="2026-09-25T09:00:00Z">
        <w:r>
          <w:delText xml:space="preserve">got</w:delText>
        </w:r>
      </w:del>
      <w:ins w:id="11407" w:author="Editor" w:date="2026-09-25T09:00:00Z">
        <w:r>
          <w:t xml:space="preserve">had been</w:t>
        </w:r>
      </w:ins>
      <w:r>
        <w:t xml:space="preserve"> subdued in the past for reasons beyond his control, </w:t>
      </w:r>
      <w:del w:id="11408" w:author="Editor" w:date="2026-09-25T09:00:00Z">
        <w:r>
          <w:delText xml:space="preserve">he wanted those emotions </w:delText>
        </w:r>
      </w:del>
      <w:r>
        <w:t xml:space="preserve">to flow uninterrupted</w:t>
      </w:r>
      <w:del w:id="11409" w:author="Editor" w:date="2026-09-25T09:00:00Z">
        <w:r>
          <w:delText xml:space="preserve"> exuding some purpose</w:delText>
        </w:r>
      </w:del>
      <w:r>
        <w:t xml:space="preserve">. The trip to Belarus was a </w:t>
      </w:r>
      <w:del w:id="11410" w:author="Editor" w:date="2026-09-25T09:00:00Z">
        <w:r>
          <w:delText xml:space="preserve">four-hour</w:delText>
        </w:r>
      </w:del>
      <w:ins w:id="11411" w:author="Editor" w:date="2026-09-25T09:00:00Z">
        <w:r>
          <w:t xml:space="preserve">short</w:t>
        </w:r>
      </w:ins>
      <w:r>
        <w:t xml:space="preserve"> journey by plane, and he wanted to use the travel time to </w:t>
      </w:r>
      <w:del w:id="11412" w:author="Editor" w:date="2026-09-25T09:00:00Z">
        <w:r>
          <w:delText xml:space="preserve">accost</w:delText>
        </w:r>
      </w:del>
      <w:ins w:id="11413" w:author="Editor" w:date="2026-09-25T09:00:00Z">
        <w:r>
          <w:t xml:space="preserve">approach</w:t>
        </w:r>
      </w:ins>
      <w:r>
        <w:t xml:space="preserve"> her. He had a plan, and with</w:t>
      </w:r>
      <w:del w:id="11414" w:author="Editor" w:date="2026-09-25T09:00:00Z">
        <w:r>
          <w:delText xml:space="preserve"> a</w:delText>
        </w:r>
      </w:del>
      <w:r>
        <w:t xml:space="preserve"> renewed hope he waited for the morning to arrive.</w:t>
      </w:r>
    </w:p>
    <w:p w14:paraId="4DE26876" w14:textId="77777777" w:rsidR="00BB5B67" w:rsidRPr="00BB5B67" w:rsidRDefault="00BB5B67" w:rsidP="00BB5B67">
      <w:commentRangeStart w:id="335"/>
      <w:r>
        <w:t xml:space="preserve">Benedikt was awake before the break of</w:t>
      </w:r>
      <w:del w:id="11415" w:author="Editor" w:date="2026-09-25T09:00:00Z">
        <w:r>
          <w:delText xml:space="preserve"> the</w:delText>
        </w:r>
      </w:del>
      <w:r>
        <w:t xml:space="preserve"> dawn.  A morning jog and a long shower worked towards calming his anxieties. Sanchez was waiting for him in the breakfast area. She couldn’t take her eyes off him. He was wearing </w:t>
      </w:r>
      <w:del w:id="11416" w:author="Editor" w:date="2026-09-25T09:00:00Z">
        <w:r>
          <w:delText xml:space="preserve">a </w:delText>
        </w:r>
      </w:del>
      <w:r>
        <w:t xml:space="preserve">faded denim </w:t>
      </w:r>
      <w:del w:id="11417" w:author="Editor" w:date="2026-09-25T09:00:00Z">
        <w:r>
          <w:delText xml:space="preserve">trouser</w:delText>
        </w:r>
      </w:del>
      <w:ins w:id="11418" w:author="Editor" w:date="2026-09-25T09:00:00Z">
        <w:r>
          <w:t xml:space="preserve">trousers</w:t>
        </w:r>
      </w:ins>
      <w:r>
        <w:t xml:space="preserve">, an off-white shirt, and </w:t>
      </w:r>
      <w:del w:id="11419" w:author="Editor" w:date="2026-09-25T09:00:00Z">
        <w:r>
          <w:delText xml:space="preserve">an </w:delText>
        </w:r>
      </w:del>
      <w:r>
        <w:t xml:space="preserve">ultramarine slip-</w:t>
      </w:r>
      <w:del w:id="11420" w:author="Editor" w:date="2026-09-25T09:00:00Z">
        <w:r>
          <w:delText xml:space="preserve">on</w:delText>
        </w:r>
      </w:del>
      <w:ins w:id="11421" w:author="Editor" w:date="2026-09-25T09:00:00Z">
        <w:r>
          <w:t xml:space="preserve">ons</w:t>
        </w:r>
      </w:ins>
      <w:r>
        <w:t xml:space="preserve">. His back-brushed long hair and the </w:t>
      </w:r>
      <w:del w:id="11422" w:author="Editor" w:date="2026-09-25T09:00:00Z">
        <w:r>
          <w:delText xml:space="preserve">5’0 Clock green</w:delText>
        </w:r>
      </w:del>
      <w:ins w:id="11423" w:author="Editor" w:date="2026-09-25T09:00:00Z">
        <w:r>
          <w:t xml:space="preserve">five o’clock</w:t>
        </w:r>
      </w:ins>
      <w:r>
        <w:t xml:space="preserve"> shadow </w:t>
      </w:r>
      <w:del w:id="11424" w:author="Editor" w:date="2026-09-25T09:00:00Z">
        <w:r>
          <w:delText xml:space="preserve">was</w:delText>
        </w:r>
      </w:del>
      <w:ins w:id="11425" w:author="Editor" w:date="2026-09-25T09:00:00Z">
        <w:r>
          <w:t xml:space="preserve">were</w:t>
        </w:r>
      </w:ins>
      <w:r>
        <w:t xml:space="preserve"> driving her insane. It was a quiet breakfast</w:t>
      </w:r>
      <w:ins w:id="11426" w:author="Editor" w:date="2026-09-25T09:00:00Z">
        <w:r>
          <w:t xml:space="preserve">,</w:t>
        </w:r>
      </w:ins>
      <w:r>
        <w:t xml:space="preserve"> and soon they headed to the airport.</w:t>
      </w:r>
      <w:commentRangeEnd w:id="335"/>
      <w:r>
        <w:commentReference w:id="335"/>
      </w:r>
    </w:p>
    <w:p w14:paraId="01CE6265" w14:textId="4811BA48" w:rsidR="00BB5B67" w:rsidRPr="00BB5B67" w:rsidRDefault="00BB5B67" w:rsidP="00BB5B67">
      <w:r>
        <w:t xml:space="preserve">The plane took off without much ado. They were halfway through the journey when Benedikt mustered some courage and handed her a paper. Before Sanchez could react, he turned and moved to the back of the plane, leaving her all by herself.</w:t>
      </w:r>
    </w:p>
    <w:p w14:paraId="65A162E7" w14:textId="55080EA2" w:rsidR="00BB5B67" w:rsidRPr="00BB5B67" w:rsidRDefault="00BB5B67" w:rsidP="00BB5B67">
      <w:r>
        <w:t>Sanchez opened the folded paper and read the content with interest.</w:t>
      </w:r>
    </w:p>
    <w:p w14:paraId="7B5C2A2F" w14:textId="77777777" w:rsidR="00BB5B67" w:rsidRPr="00BB5B67" w:rsidRDefault="00BB5B67" w:rsidP="00BB5B67">
      <w:commentRangeStart w:id="336"/>
      <w:r>
        <w:t xml:space="preserve">“You know it</w:t>
      </w:r>
      <w:del w:id="11427" w:author="Editor (Typography)" w:date="2026-09-25T09:00:00Z">
        <w:r>
          <w:delText xml:space="preserve">'</w:delText>
        </w:r>
      </w:del>
      <w:ins w:id="11428" w:author="Editor (Typography)" w:date="2026-09-25T09:00:00Z">
        <w:r>
          <w:t xml:space="preserve">’</w:t>
        </w:r>
      </w:ins>
      <w:r>
        <w:t xml:space="preserve">s true that I never wanted to disappoint you, but despite my sincere efforts, I failed miserably.</w:t>
      </w:r>
      <w:commentRangeEnd w:id="336"/>
      <w:r>
        <w:commentReference w:id="336"/>
      </w:r>
    </w:p>
    <w:p w14:paraId="19CB3DFE" w14:textId="097A1CDB" w:rsidR="00BB5B67" w:rsidRPr="00BB5B67" w:rsidRDefault="00BB5B67" w:rsidP="00BB5B67">
      <w:ins w:id="11429" w:author="Editor" w:date="2026-09-25T09:00:00Z">
        <w:r>
          <w:t xml:space="preserve">“</w:t>
        </w:r>
      </w:ins>
      <w:r>
        <w:t xml:space="preserve">Imagine a day when you and I are together, and we enjoy the moment of our camaraderie. There will be no baggage, no commitment to </w:t>
      </w:r>
      <w:del w:id="11430" w:author="Editor (Spelling)" w:date="2026-09-25T09:00:00Z">
        <w:r>
          <w:delText xml:space="preserve">honor</w:delText>
        </w:r>
      </w:del>
      <w:ins w:id="11431" w:author="Editor (Spelling)" w:date="2026-09-25T09:00:00Z">
        <w:r>
          <w:t xml:space="preserve">honour</w:t>
        </w:r>
      </w:ins>
      <w:r>
        <w:t xml:space="preserve"> and no strings that will </w:t>
      </w:r>
      <w:del w:id="11432" w:author="Editor" w:date="2026-09-25T09:00:00Z">
        <w:r>
          <w:delText xml:space="preserve">behold</w:delText>
        </w:r>
      </w:del>
      <w:ins w:id="11433" w:author="Editor" w:date="2026-09-25T09:00:00Z">
        <w:r>
          <w:t xml:space="preserve">hold</w:t>
        </w:r>
      </w:ins>
      <w:r>
        <w:t xml:space="preserve"> us. It will be beautiful, two people enjoying each other’s company, intellect and </w:t>
      </w:r>
      <w:ins w:id="11434" w:author="Editor" w:date="2026-09-25T09:00:00Z">
        <w:r>
          <w:t xml:space="preserve">the </w:t>
        </w:r>
      </w:ins>
      <w:r>
        <w:t xml:space="preserve">things that make the friendship </w:t>
      </w:r>
      <w:del w:id="11435" w:author="Editor" w:date="2026-09-25T09:00:00Z">
        <w:r>
          <w:delText xml:space="preserve">beautiful and </w:delText>
        </w:r>
      </w:del>
      <w:r>
        <w:t xml:space="preserve">real.</w:t>
      </w:r>
    </w:p>
    <w:p w14:paraId="251608ED" w14:textId="77777777" w:rsidR="00BB5B67" w:rsidRPr="00BB5B67" w:rsidRDefault="00BB5B67" w:rsidP="00BB5B67">
      <w:ins w:id="11436" w:author="Editor" w:date="2026-09-25T09:00:00Z">
        <w:r>
          <w:t xml:space="preserve">“</w:t>
        </w:r>
      </w:ins>
      <w:r>
        <w:t xml:space="preserve">I want to act on it today. For there is no tomorrow, and life is so unpredictable.  I want to take you to a </w:t>
      </w:r>
      <w:del w:id="11437" w:author="Editor" w:date="2026-09-25T09:00:00Z">
        <w:r>
          <w:delText xml:space="preserve">far</w:delText>
        </w:r>
      </w:del>
      <w:ins w:id="11438" w:author="Editor" w:date="2026-09-25T09:00:00Z">
        <w:r>
          <w:t xml:space="preserve">faraway</w:t>
        </w:r>
      </w:ins>
      <w:r>
        <w:t xml:space="preserve"> place where we can sit holding each other</w:t>
      </w:r>
      <w:del w:id="11439" w:author="Editor (Typography)" w:date="2026-09-25T09:00:00Z">
        <w:r>
          <w:delText xml:space="preserve">'</w:delText>
        </w:r>
      </w:del>
      <w:ins w:id="11440" w:author="Editor (Typography)" w:date="2026-09-25T09:00:00Z">
        <w:r>
          <w:t xml:space="preserve">’</w:t>
        </w:r>
      </w:ins>
      <w:r>
        <w:t xml:space="preserve">s </w:t>
      </w:r>
      <w:del w:id="11441" w:author="Editor" w:date="2026-09-25T09:00:00Z">
        <w:r>
          <w:delText xml:space="preserve">hand</w:delText>
        </w:r>
      </w:del>
      <w:ins w:id="11442" w:author="Editor" w:date="2026-09-25T09:00:00Z">
        <w:r>
          <w:t xml:space="preserve">hands</w:t>
        </w:r>
      </w:ins>
      <w:r>
        <w:t xml:space="preserve">, treasuring the unspoken words.</w:t>
      </w:r>
    </w:p>
    <w:p w14:paraId="596122CB" w14:textId="3793DB6F" w:rsidR="00BB5B67" w:rsidRPr="00BB5B67" w:rsidRDefault="00BB5B67" w:rsidP="00BB5B67">
      <w:ins w:id="11443" w:author="Editor" w:date="2026-09-25T09:00:00Z">
        <w:r>
          <w:t xml:space="preserve">“</w:t>
        </w:r>
      </w:ins>
      <w:r>
        <w:t xml:space="preserve">Everyone can find a reason or two to </w:t>
      </w:r>
      <w:del w:id="11444" w:author="Editor" w:date="2026-09-25T09:00:00Z">
        <w:r>
          <w:delText xml:space="preserve">abolish</w:delText>
        </w:r>
      </w:del>
      <w:ins w:id="11445" w:author="Editor" w:date="2026-09-25T09:00:00Z">
        <w:r>
          <w:t xml:space="preserve">reject</w:t>
        </w:r>
      </w:ins>
      <w:r>
        <w:t xml:space="preserve"> this viewpoint</w:t>
      </w:r>
      <w:ins w:id="11446" w:author="Editor" w:date="2026-09-25T09:00:00Z">
        <w:r>
          <w:t xml:space="preserve">,</w:t>
        </w:r>
      </w:ins>
      <w:r>
        <w:t xml:space="preserve"> or you may</w:t>
      </w:r>
      <w:del w:id="11447" w:author="Editor" w:date="2026-09-25T09:00:00Z">
        <w:r>
          <w:delText xml:space="preserve"> come and</w:delText>
        </w:r>
      </w:del>
      <w:r>
        <w:t xml:space="preserve"> ask me why now,</w:t>
      </w:r>
      <w:ins w:id="11448" w:author="Editor" w:date="2026-09-25T09:00:00Z">
        <w:r>
          <w:t xml:space="preserve"> when</w:t>
        </w:r>
      </w:ins>
      <w:r>
        <w:t xml:space="preserve"> it isn’t the right time. But I will have only one reason, enough for me to disregard all rationale</w:t>
      </w:r>
      <w:ins w:id="11449" w:author="Editor" w:date="2026-09-25T09:00:00Z">
        <w:r>
          <w:t xml:space="preserve">,</w:t>
        </w:r>
      </w:ins>
      <w:r>
        <w:t xml:space="preserve"> and the reason is </w:t>
      </w:r>
      <w:del w:id="11450" w:author="Editor" w:date="2026-09-25T09:00:00Z">
        <w:r>
          <w:delText xml:space="preserve">-</w:delText>
        </w:r>
      </w:del>
      <w:ins w:id="11451" w:author="Editor" w:date="2026-09-25T09:00:00Z">
        <w:r>
          <w:t xml:space="preserve">–</w:t>
        </w:r>
      </w:ins>
      <w:r>
        <w:t xml:space="preserve"> I love you. This one truth is strong enough to fight any amount of reasoning and questioning.</w:t>
      </w:r>
    </w:p>
    <w:p w14:paraId="7E80B682" w14:textId="77777777" w:rsidR="00BB5B67" w:rsidRPr="00BB5B67" w:rsidRDefault="00BB5B67" w:rsidP="00BB5B67">
      <w:ins w:id="11452" w:author="Editor" w:date="2026-09-25T09:00:00Z">
        <w:r>
          <w:t xml:space="preserve">“</w:t>
        </w:r>
      </w:ins>
      <w:r>
        <w:t xml:space="preserve">I want to meet you now beyond the boundaries of right and wrong, at a place where there are no obligations, no constraints, and </w:t>
      </w:r>
      <w:del w:id="11453" w:author="Editor" w:date="2026-09-25T09:00:00Z">
        <w:r>
          <w:delText xml:space="preserve">none</w:delText>
        </w:r>
      </w:del>
      <w:ins w:id="11454" w:author="Editor" w:date="2026-09-25T09:00:00Z">
        <w:r>
          <w:t xml:space="preserve">nothing</w:t>
        </w:r>
      </w:ins>
      <w:r>
        <w:t xml:space="preserve"> to justify</w:t>
      </w:r>
      <w:del w:id="11455" w:author="Editor" w:date="2026-09-25T09:00:00Z">
        <w:r>
          <w:delText xml:space="preserve">. Where</w:delText>
        </w:r>
      </w:del>
      <w:ins w:id="11456" w:author="Editor" w:date="2026-09-25T09:00:00Z">
        <w:r>
          <w:t xml:space="preserve">, where</w:t>
        </w:r>
      </w:ins>
      <w:r>
        <w:t xml:space="preserve"> you can be you, speaking your mind freely without </w:t>
      </w:r>
      <w:del w:id="11457" w:author="Editor" w:date="2026-09-25T09:00:00Z">
        <w:r>
          <w:delText xml:space="preserve">inhabitation,</w:delText>
        </w:r>
      </w:del>
      <w:ins w:id="11458" w:author="Editor" w:date="2026-09-25T09:00:00Z">
        <w:r>
          <w:t xml:space="preserve">inhibition</w:t>
        </w:r>
      </w:ins>
      <w:r>
        <w:t xml:space="preserve"> or any concern for repercussions.</w:t>
      </w:r>
    </w:p>
    <w:p w14:paraId="2AE6A798" w14:textId="77777777" w:rsidR="00BB5B67" w:rsidRPr="00BB5B67" w:rsidRDefault="00BB5B67" w:rsidP="00BB5B67">
      <w:ins w:id="11459" w:author="Editor" w:date="2026-09-25T09:00:00Z">
        <w:r>
          <w:t xml:space="preserve">“</w:t>
        </w:r>
      </w:ins>
      <w:r>
        <w:t xml:space="preserve">Believe in my words. Let us give each other our </w:t>
      </w:r>
      <w:del w:id="11460" w:author="Editor" w:date="2026-09-25T09:00:00Z">
        <w:r>
          <w:delText xml:space="preserve">hand</w:delText>
        </w:r>
      </w:del>
      <w:ins w:id="11461" w:author="Editor" w:date="2026-09-25T09:00:00Z">
        <w:r>
          <w:t xml:space="preserve">hands</w:t>
        </w:r>
      </w:ins>
      <w:r>
        <w:t xml:space="preserve"> and let</w:t>
      </w:r>
      <w:del w:id="11462" w:author="Editor" w:date="2026-09-25T09:00:00Z">
        <w:r>
          <w:delText xml:space="preserve"> the</w:delText>
        </w:r>
      </w:del>
      <w:r>
        <w:t xml:space="preserve"> destiny lead us where it wants </w:t>
      </w:r>
      <w:del w:id="11463" w:author="Editor" w:date="2026-09-25T09:00:00Z">
        <w:r>
          <w:delText xml:space="preserve">us </w:delText>
        </w:r>
      </w:del>
      <w:r>
        <w:t xml:space="preserve">to take</w:t>
      </w:r>
      <w:ins w:id="11464" w:author="Editor" w:date="2026-09-25T09:00:00Z">
        <w:r>
          <w:t xml:space="preserve"> us</w:t>
        </w:r>
      </w:ins>
      <w:r>
        <w:t xml:space="preserve">. I assure you it will be the best thing you will ever experience. It will not be transient but for eternity, which we will keep in our own world away from anyone</w:t>
      </w:r>
      <w:del w:id="11465" w:author="Editor (Typography)" w:date="2026-09-25T09:00:00Z">
        <w:r>
          <w:delText xml:space="preserve">'</w:delText>
        </w:r>
      </w:del>
      <w:ins w:id="11466" w:author="Editor (Typography)" w:date="2026-09-25T09:00:00Z">
        <w:r>
          <w:t xml:space="preserve">’</w:t>
        </w:r>
      </w:ins>
      <w:r>
        <w:t xml:space="preserve">s prejudice or judgment.”</w:t>
      </w:r>
    </w:p>
    <w:p w14:paraId="6DB82A30" w14:textId="6649BF15" w:rsidR="00BB5B67" w:rsidRPr="00BB5B67" w:rsidRDefault="00BB5B67" w:rsidP="00BB5B67">
      <w:r>
        <w:t xml:space="preserve">As Sanchez read the message, her heart wrenched for him and her emotions overwhelmed her. </w:t>
      </w:r>
      <w:del w:id="11467" w:author="Editor" w:date="2026-09-25T09:00:00Z">
        <w:r>
          <w:delText xml:space="preserve">She struggled to contain her feelings. Few</w:delText>
        </w:r>
      </w:del>
      <w:ins w:id="11468" w:author="Editor" w:date="2026-09-25T09:00:00Z">
        <w:r>
          <w:t xml:space="preserve">A few</w:t>
        </w:r>
      </w:ins>
      <w:r>
        <w:t xml:space="preserve"> deep breaths helped to </w:t>
      </w:r>
      <w:del w:id="11469" w:author="Editor" w:date="2026-09-25T09:00:00Z">
        <w:r>
          <w:delText xml:space="preserve">ease her surged sentiments</w:delText>
        </w:r>
      </w:del>
      <w:ins w:id="11470" w:author="Editor" w:date="2026-09-25T09:00:00Z">
        <w:r>
          <w:t xml:space="preserve">calm her,</w:t>
        </w:r>
      </w:ins>
      <w:r>
        <w:t xml:space="preserve"> and once she had her emotions </w:t>
      </w:r>
      <w:del w:id="11471" w:author="Editor" w:date="2026-09-25T09:00:00Z">
        <w:r>
          <w:delText xml:space="preserve">in</w:delText>
        </w:r>
      </w:del>
      <w:ins w:id="11472" w:author="Editor" w:date="2026-09-25T09:00:00Z">
        <w:r>
          <w:t xml:space="preserve">under</w:t>
        </w:r>
      </w:ins>
      <w:r>
        <w:t xml:space="preserve"> control, she approached the rear of the plane. Benedikt was sitting on a couch, randomly flipping through a magazine. As he sensed her presence, he </w:t>
      </w:r>
      <w:del w:id="11473" w:author="Editor" w:date="2026-09-25T09:00:00Z">
        <w:r>
          <w:delText xml:space="preserve">passed</w:delText>
        </w:r>
      </w:del>
      <w:ins w:id="11474" w:author="Editor" w:date="2026-09-25T09:00:00Z">
        <w:r>
          <w:t xml:space="preserve">cast</w:t>
        </w:r>
      </w:ins>
      <w:r>
        <w:t xml:space="preserve"> a casual</w:t>
      </w:r>
      <w:del w:id="11475" w:author="Editor" w:date="2026-09-25T09:00:00Z">
        <w:r>
          <w:delText xml:space="preserve">,</w:delText>
        </w:r>
      </w:del>
      <w:r>
        <w:t xml:space="preserve"> but attentive </w:t>
      </w:r>
      <w:del w:id="11476" w:author="Editor" w:date="2026-09-25T09:00:00Z">
        <w:r>
          <w:delText xml:space="preserve">gaze</w:delText>
        </w:r>
      </w:del>
      <w:ins w:id="11477" w:author="Editor" w:date="2026-09-25T09:00:00Z">
        <w:r>
          <w:t xml:space="preserve">glance at her</w:t>
        </w:r>
      </w:ins>
      <w:r>
        <w:t xml:space="preserve">. There were anticipation, curiosity, and love in his blue eyes. He draped his surging heartbeats with a faint smile and waited for Sanchez to speak.</w:t>
      </w:r>
    </w:p>
    <w:p w14:paraId="4D376793" w14:textId="64FE3D38" w:rsidR="00BB5B67" w:rsidRPr="00BB5B67" w:rsidRDefault="00BB5B67" w:rsidP="00BB5B67">
      <w:r>
        <w:t xml:space="preserve">She knew it would be hard, but she was determined to speak the </w:t>
      </w:r>
      <w:del w:id="11478" w:author="Editor" w:date="2026-09-25T09:00:00Z">
        <w:r>
          <w:delText xml:space="preserve">uncalled</w:delText>
        </w:r>
      </w:del>
      <w:ins w:id="11479" w:author="Editor" w:date="2026-09-25T09:00:00Z">
        <w:r>
          <w:t xml:space="preserve">unwelcome</w:t>
        </w:r>
      </w:ins>
      <w:r>
        <w:t xml:space="preserve"> words. And with that fortitude, she looked straight into his eyes and </w:t>
      </w:r>
      <w:del w:id="11480" w:author="Editor" w:date="2026-09-25T09:00:00Z">
        <w:r>
          <w:delText xml:space="preserve">spoke</w:delText>
        </w:r>
      </w:del>
      <w:ins w:id="11481" w:author="Editor" w:date="2026-09-25T09:00:00Z">
        <w:r>
          <w:t xml:space="preserve">said</w:t>
        </w:r>
      </w:ins>
      <w:r>
        <w:t xml:space="preserve"> in a soft, yet firm tone, “I cannot fall in love with a person who is responsible for my father’s disappearance.</w:t>
      </w:r>
      <w:del w:id="11482" w:author="Editor (Typography)" w:date="2026-09-25T09:00:00Z">
        <w:r>
          <w:delText xml:space="preserve">"</w:delText>
        </w:r>
      </w:del>
      <w:ins w:id="11483" w:author="Editor (Typography)" w:date="2026-09-25T09:00:00Z">
        <w:r>
          <w:t xml:space="preserve">”</w:t>
        </w:r>
      </w:ins>
    </w:p>
    <w:p w14:paraId="618D6138" w14:textId="77777777" w:rsidR="00BB5B67" w:rsidRPr="00BB5B67" w:rsidRDefault="00BB5B67" w:rsidP="00BB5B67">
      <w:r>
        <w:lastRenderedPageBreak/>
        <w:t>The words pierced Benedikt’s heart like a lightning bolt. He lost his voice for a while before he managed to say, “Do you really believe that I am responsible for your father’s disappearance?”</w:t>
      </w:r>
    </w:p>
    <w:p w14:paraId="07D793FD" w14:textId="77777777" w:rsidR="00BB5B67" w:rsidRPr="00BB5B67" w:rsidRDefault="00BB5B67" w:rsidP="00BB5B67">
      <w:r>
        <w:t xml:space="preserve">“You, your </w:t>
      </w:r>
      <w:del w:id="11484" w:author="Editor (Spelling)" w:date="2026-09-25T09:00:00Z">
        <w:r>
          <w:delText xml:space="preserve">organization</w:delText>
        </w:r>
      </w:del>
      <w:ins w:id="11485" w:author="Editor (Spelling)" w:date="2026-09-25T09:00:00Z">
        <w:r>
          <w:t xml:space="preserve">organisation</w:t>
        </w:r>
      </w:ins>
      <w:ins w:id="11486" w:author="Editor" w:date="2026-09-25T09:00:00Z">
        <w:r>
          <w:t xml:space="preserve">,</w:t>
        </w:r>
      </w:ins>
      <w:r>
        <w:t xml:space="preserve"> everyone is responsible</w:t>
      </w:r>
      <w:del w:id="11487" w:author="Editor" w:date="2026-09-25T09:00:00Z">
        <w:r>
          <w:delText xml:space="preserve">”, She</w:delText>
        </w:r>
      </w:del>
      <w:ins w:id="11488" w:author="Editor" w:date="2026-09-25T09:00:00Z">
        <w:r>
          <w:t xml:space="preserve">,” she</w:t>
        </w:r>
      </w:ins>
      <w:r>
        <w:t xml:space="preserve"> blurted</w:t>
      </w:r>
      <w:del w:id="11489" w:author="Editor" w:date="2026-09-25T09:00:00Z">
        <w:r>
          <w:delText xml:space="preserve"> with a harsh tone</w:delText>
        </w:r>
      </w:del>
      <w:r>
        <w:t xml:space="preserve"> and stormed away.</w:t>
      </w:r>
    </w:p>
    <w:p w14:paraId="745500F0" w14:textId="77777777" w:rsidR="00BB5B67" w:rsidRPr="00BB5B67" w:rsidRDefault="00BB5B67" w:rsidP="00BB5B67">
      <w:commentRangeStart w:id="337"/>
      <w:r>
        <w:t xml:space="preserve">As she walked back, tears rolled down her </w:t>
      </w:r>
      <w:del w:id="11490" w:author="Editor" w:date="2026-09-25T09:00:00Z">
        <w:r>
          <w:delText xml:space="preserve">cheek</w:delText>
        </w:r>
      </w:del>
      <w:ins w:id="11491" w:author="Editor" w:date="2026-09-25T09:00:00Z">
        <w:r>
          <w:t xml:space="preserve">cheeks</w:t>
        </w:r>
      </w:ins>
      <w:r>
        <w:t xml:space="preserve">. She knew she had torn him to pieces, but she </w:t>
      </w:r>
      <w:del w:id="11492" w:author="Editor" w:date="2026-09-25T09:00:00Z">
        <w:r>
          <w:delText xml:space="preserve">detested committing to a person</w:delText>
        </w:r>
      </w:del>
      <w:ins w:id="11493" w:author="Editor" w:date="2026-09-25T09:00:00Z">
        <w:r>
          <w:t xml:space="preserve">refused to commit to anyone</w:t>
        </w:r>
      </w:ins>
      <w:r>
        <w:t xml:space="preserve"> until she found out the real reason behind her father’s </w:t>
      </w:r>
      <w:del w:id="11494" w:author="Editor" w:date="2026-09-25T09:00:00Z">
        <w:r>
          <w:delText xml:space="preserve">desertion</w:delText>
        </w:r>
      </w:del>
      <w:ins w:id="11495" w:author="Editor" w:date="2026-09-25T09:00:00Z">
        <w:r>
          <w:t xml:space="preserve">disappearance</w:t>
        </w:r>
      </w:ins>
      <w:r>
        <w:t xml:space="preserve">. Till then this was the only way to keep Benedikt at bay</w:t>
      </w:r>
      <w:ins w:id="11496" w:author="Editor" w:date="2026-09-25T09:00:00Z">
        <w:r>
          <w:t xml:space="preserve">,</w:t>
        </w:r>
      </w:ins>
      <w:r>
        <w:t xml:space="preserve"> or maybe this was her pretentious belief.</w:t>
      </w:r>
      <w:commentRangeEnd w:id="337"/>
      <w:r>
        <w:commentReference w:id="337"/>
      </w:r>
    </w:p>
    <w:p w14:paraId="091B744A" w14:textId="77777777" w:rsidR="00CF0084" w:rsidRDefault="00CF0084">
      <w:pPr>
        <w:spacing w:line="259" w:lineRule="auto"/>
        <w:jc w:val="left"/>
        <w:rPr>
          <w:b/>
        </w:rPr>
      </w:pPr>
      <w:r>
        <w:rPr>
          <w:b/>
        </w:rPr>
        <w:br w:type="page"/>
      </w:r>
    </w:p>
    <w:p w14:paraId="22A85AFA" w14:textId="6DFC74D8" w:rsidR="004A5123" w:rsidRPr="009F4561" w:rsidRDefault="004A5123" w:rsidP="00F56514">
      <w:pPr>
        <w:outlineLvl w:val="0"/>
      </w:pPr>
      <w:r>
        <w:rPr>
          <w:b/>
        </w:rPr>
        <w:lastRenderedPageBreak/>
        <w:t>Chapter 73</w:t>
      </w:r>
    </w:p>
    <w:p w14:paraId="168711C4" w14:textId="17882838" w:rsidR="004A5123" w:rsidRPr="00BA3F4E" w:rsidRDefault="009D010F" w:rsidP="004A5123">
      <w:pPr>
        <w:rPr>
          <w:b/>
        </w:rPr>
      </w:pPr>
      <w:commentRangeStart w:id="338"/>
      <w:del w:id="11497" w:author="Editor" w:date="2026-09-25T09:00:00Z">
        <w:r>
          <w:rPr>
            <w:b/>
          </w:rPr>
          <w:delText xml:space="preserve">4:00</w:delText>
        </w:r>
      </w:del>
      <w:ins w:id="11498" w:author="Editor" w:date="2026-09-25T09:00:00Z">
        <w:r>
          <w:rPr>
            <w:b/>
          </w:rPr>
          <w:t xml:space="preserve">7:30</w:t>
        </w:r>
      </w:ins>
      <w:r>
        <w:rPr>
          <w:b/>
        </w:rPr>
        <w:t xml:space="preserve"> PM 29th April 2014, </w:t>
      </w:r>
      <w:del w:id="11499" w:author="Editor" w:date="2026-09-25T09:00:00Z">
        <w:r>
          <w:rPr>
            <w:b/>
          </w:rPr>
          <w:delText xml:space="preserve">Viciebsk</w:delText>
        </w:r>
      </w:del>
      <w:ins w:id="11500" w:author="Editor" w:date="2026-09-25T09:00:00Z">
        <w:r>
          <w:rPr>
            <w:b/>
          </w:rPr>
          <w:t xml:space="preserve">Vitebsk</w:t>
        </w:r>
      </w:ins>
      <w:r>
        <w:rPr>
          <w:b/>
        </w:rPr>
        <w:t xml:space="preserve">, Belarus</w:t>
      </w:r>
      <w:commentRangeEnd w:id="338"/>
      <w:r>
        <w:commentReference w:id="338"/>
      </w:r>
    </w:p>
    <w:p w14:paraId="5751CE78" w14:textId="77777777" w:rsidR="005D5B03" w:rsidRPr="005D5B03" w:rsidRDefault="005D5B03" w:rsidP="005D5B03">
      <w:commentRangeStart w:id="339"/>
      <w:r>
        <w:t xml:space="preserve">Benedikt found Sanchez more engaged in </w:t>
      </w:r>
      <w:del w:id="11501" w:author="Editor" w:date="2026-09-25T09:00:00Z">
        <w:r>
          <w:delText xml:space="preserve">Viciebsk</w:delText>
        </w:r>
      </w:del>
      <w:ins w:id="11502" w:author="Editor" w:date="2026-09-25T09:00:00Z">
        <w:r>
          <w:t xml:space="preserve">Vitebsk</w:t>
        </w:r>
      </w:ins>
      <w:r>
        <w:t xml:space="preserve">. The gloominess that</w:t>
      </w:r>
      <w:ins w:id="11503" w:author="Editor" w:date="2026-09-25T09:00:00Z">
        <w:r>
          <w:t xml:space="preserve"> had</w:t>
        </w:r>
      </w:ins>
      <w:r>
        <w:t xml:space="preserve"> stayed with her for </w:t>
      </w:r>
      <w:ins w:id="11504" w:author="Editor" w:date="2026-09-25T09:00:00Z">
        <w:r>
          <w:t xml:space="preserve">the </w:t>
        </w:r>
      </w:ins>
      <w:r>
        <w:t xml:space="preserve">past few days</w:t>
      </w:r>
      <w:ins w:id="11505" w:author="Editor" w:date="2026-09-25T09:00:00Z">
        <w:r>
          <w:t xml:space="preserve"> had</w:t>
        </w:r>
      </w:ins>
      <w:r>
        <w:t xml:space="preserve"> disappeared. Though she was far from being cheerful, it was enough for Benedikt to amicably coexist. She had requested him to take her to all the sites that he was planning to visit.</w:t>
      </w:r>
      <w:del w:id="11506" w:author="Editor" w:date="2026-09-25T09:00:00Z">
        <w:r>
          <w:delText xml:space="preserve"> Her aura was viciously mysterious and her temperament invariably impulsive, if at all he had a peek into her mind.</w:delText>
        </w:r>
      </w:del>
      <w:commentRangeEnd w:id="339"/>
      <w:r>
        <w:commentReference w:id="339"/>
      </w:r>
    </w:p>
    <w:p w14:paraId="786AAA88" w14:textId="77777777" w:rsidR="005D5B03" w:rsidRPr="005D5B03" w:rsidRDefault="005D5B03" w:rsidP="005D5B03">
      <w:r>
        <w:t xml:space="preserve">On the day of their arrival at </w:t>
      </w:r>
      <w:del w:id="11507" w:author="Editor" w:date="2026-09-25T09:00:00Z">
        <w:r>
          <w:delText xml:space="preserve">Viciebsk</w:delText>
        </w:r>
      </w:del>
      <w:ins w:id="11508" w:author="Editor" w:date="2026-09-25T09:00:00Z">
        <w:r>
          <w:t xml:space="preserve">Vitebsk</w:t>
        </w:r>
      </w:ins>
      <w:r>
        <w:t xml:space="preserve">, Benedikt was required to visit the warehouse. He insisted </w:t>
      </w:r>
      <w:ins w:id="11509" w:author="Editor" w:date="2026-09-25T09:00:00Z">
        <w:r>
          <w:t xml:space="preserve">that </w:t>
        </w:r>
      </w:ins>
      <w:r>
        <w:t xml:space="preserve">Sanchez</w:t>
      </w:r>
      <w:del w:id="11510" w:author="Editor" w:date="2026-09-25T09:00:00Z">
        <w:r>
          <w:delText xml:space="preserve"> to</w:delText>
        </w:r>
      </w:del>
      <w:r>
        <w:t xml:space="preserve"> rest at the hotel but surrendered to her persistent demand.</w:t>
      </w:r>
    </w:p>
    <w:p w14:paraId="2F1D148D" w14:textId="31819E26" w:rsidR="005D5B03" w:rsidRPr="005D5B03" w:rsidRDefault="005D5B03" w:rsidP="005D5B03">
      <w:r>
        <w:t xml:space="preserve">They drove for an hour before </w:t>
      </w:r>
      <w:del w:id="11511" w:author="Editor" w:date="2026-09-25T09:00:00Z">
        <w:r>
          <w:delText xml:space="preserve">jumping</w:delText>
        </w:r>
      </w:del>
      <w:ins w:id="11512" w:author="Editor" w:date="2026-09-25T09:00:00Z">
        <w:r>
          <w:t xml:space="preserve">turning</w:t>
        </w:r>
      </w:ins>
      <w:r>
        <w:t xml:space="preserve"> onto a dirt road, which led them to the warehouse. By the time they arrived, the place was enclosed in darkness. Though summer was only a few weeks away, it was cold enough to send </w:t>
      </w:r>
      <w:del w:id="11513" w:author="Editor" w:date="2026-09-25T09:00:00Z">
        <w:r>
          <w:delText xml:space="preserve">the</w:delText>
        </w:r>
      </w:del>
      <w:ins w:id="11514" w:author="Editor" w:date="2026-09-25T09:00:00Z">
        <w:r>
          <w:t xml:space="preserve">a</w:t>
        </w:r>
      </w:ins>
      <w:r>
        <w:t xml:space="preserve"> shiver through her spine. The calmness in the surroundings </w:t>
      </w:r>
      <w:del w:id="11515" w:author="Editor" w:date="2026-09-25T09:00:00Z">
        <w:r>
          <w:delText xml:space="preserve">was deceiving</w:delText>
        </w:r>
      </w:del>
      <w:ins w:id="11516" w:author="Editor" w:date="2026-09-25T09:00:00Z">
        <w:r>
          <w:t xml:space="preserve">gave no hint of</w:t>
        </w:r>
      </w:ins>
      <w:r>
        <w:t xml:space="preserve"> the bustling environment </w:t>
      </w:r>
      <w:del w:id="11517" w:author="Editor" w:date="2026-09-25T09:00:00Z">
        <w:r>
          <w:delText xml:space="preserve">that was prevalent </w:delText>
        </w:r>
      </w:del>
      <w:r>
        <w:t xml:space="preserve">inside the warehouse.</w:t>
      </w:r>
    </w:p>
    <w:p w14:paraId="09AA237E" w14:textId="77777777" w:rsidR="005D5B03" w:rsidRPr="005D5B03" w:rsidRDefault="005D5B03" w:rsidP="005D5B03">
      <w:r>
        <w:t xml:space="preserve">Benedikt got busy with the facilities head</w:t>
      </w:r>
      <w:ins w:id="11518" w:author="Editor" w:date="2026-09-25T09:00:00Z">
        <w:r>
          <w:t xml:space="preserve">,</w:t>
        </w:r>
      </w:ins>
      <w:r>
        <w:t xml:space="preserve"> and it gave Sanchez the perfect time to trace </w:t>
      </w:r>
      <w:del w:id="11519" w:author="Editor (Names)" w:date="2026-09-25T09:00:00Z">
        <w:r>
          <w:delText xml:space="preserve">Albert</w:delText>
        </w:r>
      </w:del>
      <w:ins w:id="11520" w:author="Editor (Names)" w:date="2026-09-25T09:00:00Z">
        <w:r>
          <w:t xml:space="preserve">Yuri</w:t>
        </w:r>
      </w:ins>
      <w:r>
        <w:t xml:space="preserve">’s whereabouts. She spotted a person</w:t>
      </w:r>
      <w:del w:id="11521" w:author="Editor" w:date="2026-09-25T09:00:00Z">
        <w:r>
          <w:delText xml:space="preserve">,</w:delText>
        </w:r>
      </w:del>
      <w:r>
        <w:t xml:space="preserve"> who was overseeing the unloading of cargo. She approached him with a broad smile and </w:t>
      </w:r>
      <w:del w:id="11522" w:author="Editor" w:date="2026-09-25T09:00:00Z">
        <w:r>
          <w:delText xml:space="preserve">with a sotto tone </w:delText>
        </w:r>
      </w:del>
      <w:r>
        <w:t xml:space="preserve">enquired, “Can you spare a minute for me?”</w:t>
      </w:r>
    </w:p>
    <w:p w14:paraId="5F204A13" w14:textId="77777777" w:rsidR="005D5B03" w:rsidRPr="005D5B03" w:rsidRDefault="005D5B03" w:rsidP="005D5B03">
      <w:commentRangeStart w:id="340"/>
      <w:r>
        <w:t xml:space="preserve">The person looked at her with a confused expression and moved away without giving any response. It took some time for Sanchez to </w:t>
      </w:r>
      <w:del w:id="11523" w:author="Editor (Spelling)" w:date="2026-09-25T09:00:00Z">
        <w:r>
          <w:delText xml:space="preserve">realize</w:delText>
        </w:r>
      </w:del>
      <w:ins w:id="11524" w:author="Editor (Spelling)" w:date="2026-09-25T09:00:00Z">
        <w:r>
          <w:t xml:space="preserve">realise</w:t>
        </w:r>
      </w:ins>
      <w:r>
        <w:t xml:space="preserve"> that she had a language issue. In Belarus, they either spoke </w:t>
      </w:r>
      <w:del w:id="11525" w:author="Editor" w:date="2026-09-25T09:00:00Z">
        <w:r>
          <w:delText xml:space="preserve">Mova</w:delText>
        </w:r>
      </w:del>
      <w:ins w:id="11526" w:author="Editor" w:date="2026-09-25T09:00:00Z">
        <w:r>
          <w:t xml:space="preserve">Belarusian</w:t>
        </w:r>
      </w:ins>
      <w:r>
        <w:t xml:space="preserve"> or Russian, </w:t>
      </w:r>
      <w:del w:id="11527" w:author="Editor" w:date="2026-09-25T09:00:00Z">
        <w:r>
          <w:delText xml:space="preserve">both</w:delText>
        </w:r>
      </w:del>
      <w:ins w:id="11528" w:author="Editor" w:date="2026-09-25T09:00:00Z">
        <w:r>
          <w:t xml:space="preserve">and</w:t>
        </w:r>
      </w:ins>
      <w:r>
        <w:t xml:space="preserve"> she had no clue about</w:t>
      </w:r>
      <w:ins w:id="11529" w:author="Editor" w:date="2026-09-25T09:00:00Z">
        <w:r>
          <w:t xml:space="preserve"> either</w:t>
        </w:r>
      </w:ins>
      <w:r>
        <w:t xml:space="preserve">.</w:t>
      </w:r>
      <w:commentRangeEnd w:id="340"/>
      <w:r>
        <w:commentReference w:id="340"/>
      </w:r>
    </w:p>
    <w:p w14:paraId="74C6A8AB" w14:textId="4440752D" w:rsidR="005D5B03" w:rsidRPr="005D5B03" w:rsidRDefault="005D5B03" w:rsidP="005D5B03">
      <w:r>
        <w:t xml:space="preserve">“Do you know </w:t>
      </w:r>
      <w:del w:id="11530" w:author="Editor (Names)" w:date="2026-09-25T09:00:00Z">
        <w:r>
          <w:delText xml:space="preserve">Albert</w:delText>
        </w:r>
      </w:del>
      <w:ins w:id="11531" w:author="Editor (Names)" w:date="2026-09-25T09:00:00Z">
        <w:r>
          <w:t xml:space="preserve">Yuri</w:t>
        </w:r>
      </w:ins>
      <w:r>
        <w:t xml:space="preserve">? </w:t>
      </w:r>
      <w:del w:id="11532" w:author="Editor" w:date="2026-09-25T09:00:00Z">
        <w:r>
          <w:delText xml:space="preserve">Albertttt</w:delText>
        </w:r>
      </w:del>
      <w:ins w:id="11533" w:author="Editor" w:date="2026-09-25T09:00:00Z">
        <w:r>
          <w:t xml:space="preserve">Yuri</w:t>
        </w:r>
      </w:ins>
      <w:r>
        <w:t xml:space="preserve">,” she </w:t>
      </w:r>
      <w:del w:id="11534" w:author="Editor" w:date="2026-09-25T09:00:00Z">
        <w:r>
          <w:delText xml:space="preserve">stressed on the word Albert</w:delText>
        </w:r>
      </w:del>
      <w:ins w:id="11535" w:author="Editor" w:date="2026-09-25T09:00:00Z">
        <w:r>
          <w:t xml:space="preserve">said, stressing the name</w:t>
        </w:r>
      </w:ins>
      <w:r>
        <w:t xml:space="preserve">.  It made no difference. The man smiled and walked away without answering.</w:t>
      </w:r>
    </w:p>
    <w:p w14:paraId="0441AC4C" w14:textId="741DCFBC" w:rsidR="005D5B03" w:rsidRPr="005D5B03" w:rsidRDefault="005D5B03" w:rsidP="005D5B03">
      <w:del w:id="11536" w:author="Editor" w:date="2026-09-25T09:00:00Z">
        <w:r>
          <w:delText xml:space="preserve">The</w:delText>
        </w:r>
      </w:del>
      <w:ins w:id="11537" w:author="Editor" w:date="2026-09-25T09:00:00Z">
        <w:r>
          <w:t xml:space="preserve">For the</w:t>
        </w:r>
      </w:ins>
      <w:r>
        <w:t xml:space="preserve"> next couple of hours she tried hard to get people</w:t>
      </w:r>
      <w:del w:id="11538" w:author="Editor (Typography)" w:date="2026-09-25T09:00:00Z">
        <w:r>
          <w:delText xml:space="preserve">'</w:delText>
        </w:r>
      </w:del>
      <w:ins w:id="11539" w:author="Editor (Typography)" w:date="2026-09-25T09:00:00Z">
        <w:r>
          <w:t xml:space="preserve">’</w:t>
        </w:r>
      </w:ins>
      <w:r>
        <w:t xml:space="preserve">s attention, but no one understood her words. </w:t>
      </w:r>
      <w:del w:id="11540" w:author="Editor" w:date="2026-09-25T09:00:00Z">
        <w:r>
          <w:delText xml:space="preserve">The hours went by and</w:delText>
        </w:r>
      </w:del>
      <w:ins w:id="11541" w:author="Editor" w:date="2026-09-25T09:00:00Z">
        <w:r>
          <w:t xml:space="preserve">Soon</w:t>
        </w:r>
      </w:ins>
      <w:r>
        <w:t xml:space="preserve"> it was time to head back to the hotel. She left the warehouse, saddened and anxious. </w:t>
      </w:r>
    </w:p>
    <w:p w14:paraId="5882F446" w14:textId="77777777" w:rsidR="004A5123" w:rsidRDefault="004A5123" w:rsidP="004A5123"/>
    <w:p w14:paraId="32E21169" w14:textId="77777777" w:rsidR="004A5123" w:rsidRDefault="004A5123" w:rsidP="004A5123"/>
    <w:p w14:paraId="25C2C190" w14:textId="77777777" w:rsidR="004A5123" w:rsidRDefault="004A5123" w:rsidP="004A5123">
      <w:r>
        <w:t> </w:t>
      </w:r>
    </w:p>
    <w:p w14:paraId="3B8871AD" w14:textId="77777777" w:rsidR="004A5123" w:rsidRDefault="004A5123" w:rsidP="004A5123"/>
    <w:p w14:paraId="2479A907" w14:textId="77777777" w:rsidR="00BA3F4E" w:rsidRDefault="00BA3F4E">
      <w:pPr>
        <w:spacing w:line="259" w:lineRule="auto"/>
        <w:jc w:val="left"/>
      </w:pPr>
      <w:r>
        <w:br w:type="page"/>
      </w:r>
    </w:p>
    <w:p w14:paraId="7C7DD4CF" w14:textId="27207D75" w:rsidR="004A5123" w:rsidRPr="006B63D1" w:rsidRDefault="004A5123" w:rsidP="00F56514">
      <w:pPr>
        <w:outlineLvl w:val="0"/>
        <w:rPr>
          <w:b/>
        </w:rPr>
      </w:pPr>
      <w:r>
        <w:rPr>
          <w:b/>
        </w:rPr>
        <w:lastRenderedPageBreak/>
        <w:t>Chapter 74</w:t>
      </w:r>
    </w:p>
    <w:p w14:paraId="5058E67F" w14:textId="77777777" w:rsidR="004A5123" w:rsidRPr="006B63D1" w:rsidRDefault="004A5123" w:rsidP="004A5123">
      <w:pPr>
        <w:rPr>
          <w:b/>
        </w:rPr>
      </w:pPr>
      <w:commentRangeStart w:id="341"/>
      <w:del w:id="11542" w:author="Editor" w:date="2026-09-25T09:00:00Z">
        <w:r>
          <w:rPr>
            <w:b/>
          </w:rPr>
          <w:delText xml:space="preserve">8</w:delText>
        </w:r>
      </w:del>
      <w:ins w:id="11543" w:author="Editor" w:date="2026-09-25T09:00:00Z">
        <w:r>
          <w:rPr>
            <w:b/>
          </w:rPr>
          <w:t xml:space="preserve">11</w:t>
        </w:r>
      </w:ins>
      <w:r>
        <w:rPr>
          <w:b/>
        </w:rPr>
        <w:t xml:space="preserve">:00 PM 29th April 2014, </w:t>
      </w:r>
      <w:del w:id="11544" w:author="Editor" w:date="2026-09-25T09:00:00Z">
        <w:r>
          <w:rPr>
            <w:b/>
          </w:rPr>
          <w:delText xml:space="preserve">Viciebsk</w:delText>
        </w:r>
      </w:del>
      <w:ins w:id="11545" w:author="Editor" w:date="2026-09-25T09:00:00Z">
        <w:r>
          <w:rPr>
            <w:b/>
          </w:rPr>
          <w:t xml:space="preserve">Vitebsk</w:t>
        </w:r>
      </w:ins>
      <w:r>
        <w:rPr>
          <w:b/>
        </w:rPr>
        <w:t xml:space="preserve">, Belarus</w:t>
      </w:r>
      <w:commentRangeEnd w:id="341"/>
      <w:r>
        <w:commentReference w:id="341"/>
      </w:r>
    </w:p>
    <w:p w14:paraId="2D0596BC" w14:textId="33795117" w:rsidR="00C95E78" w:rsidRPr="00C95E78" w:rsidRDefault="00C95E78" w:rsidP="00C95E78">
      <w:del w:id="11546" w:author="Editor" w:date="2026-09-25T09:00:00Z">
        <w:r>
          <w:delText xml:space="preserve">Viciebsk</w:delText>
        </w:r>
      </w:del>
      <w:ins w:id="11547" w:author="Editor" w:date="2026-09-25T09:00:00Z">
        <w:r>
          <w:t xml:space="preserve">The Vitebsk</w:t>
        </w:r>
      </w:ins>
      <w:r>
        <w:t xml:space="preserve"> stay was coming to a </w:t>
      </w:r>
      <w:del w:id="11548" w:author="Editor" w:date="2026-09-25T09:00:00Z">
        <w:r>
          <w:delText xml:space="preserve">closure</w:delText>
        </w:r>
      </w:del>
      <w:ins w:id="11549" w:author="Editor" w:date="2026-09-25T09:00:00Z">
        <w:r>
          <w:t xml:space="preserve">close,</w:t>
        </w:r>
      </w:ins>
      <w:r>
        <w:t xml:space="preserve"> and Sanchez knew tomorrow might be her only chance to find </w:t>
      </w:r>
      <w:del w:id="11550" w:author="Editor (Names)" w:date="2026-09-25T09:00:00Z">
        <w:r>
          <w:delText xml:space="preserve">Albert</w:delText>
        </w:r>
      </w:del>
      <w:ins w:id="11551" w:author="Editor (Names)" w:date="2026-09-25T09:00:00Z">
        <w:r>
          <w:t xml:space="preserve">Yuri</w:t>
        </w:r>
      </w:ins>
      <w:r>
        <w:t xml:space="preserve">. The night was rough. She spent hours on the Internet learning the basics of the Russian language, enough words to help her converse with the workers.</w:t>
      </w:r>
    </w:p>
    <w:p w14:paraId="4A7486FC" w14:textId="423668CA" w:rsidR="00C95E78" w:rsidRPr="00C95E78" w:rsidRDefault="00C95E78" w:rsidP="00C95E78">
      <w:r>
        <w:t xml:space="preserve">They left for the warehouse around mid-morning. Benedikt had many questions for her but couldn’t muster enough courage to speak his mind. During their entire commute, she was either staring aimlessly </w:t>
      </w:r>
      <w:del w:id="11552" w:author="Editor" w:date="2026-09-25T09:00:00Z">
        <w:r>
          <w:delText xml:space="preserve">in the vacuum</w:delText>
        </w:r>
      </w:del>
      <w:ins w:id="11553" w:author="Editor" w:date="2026-09-25T09:00:00Z">
        <w:r>
          <w:t xml:space="preserve">into space</w:t>
        </w:r>
      </w:ins>
      <w:r>
        <w:t xml:space="preserve"> or occasionally going through the notebook she was carrying.</w:t>
      </w:r>
    </w:p>
    <w:p w14:paraId="736B3F78" w14:textId="30ACBDF0" w:rsidR="00C95E78" w:rsidRPr="00C95E78" w:rsidRDefault="00C95E78" w:rsidP="00C95E78">
      <w:r>
        <w:t xml:space="preserve">In the daylight, she could clearly see the warehouse from a distance. The lone building stood aloof in the middle of the vast open field. Soon they were back inside the warehouse. Nothing had changed since they </w:t>
      </w:r>
      <w:ins w:id="11554" w:author="Editor" w:date="2026-09-25T09:00:00Z">
        <w:r>
          <w:t xml:space="preserve">had </w:t>
        </w:r>
      </w:ins>
      <w:r>
        <w:t xml:space="preserve">left. The place was still crowded with people</w:t>
      </w:r>
      <w:del w:id="11555" w:author="Editor" w:date="2026-09-25T09:00:00Z">
        <w:r>
          <w:delText xml:space="preserve">, and the monotony of the hustle-bustle still existed</w:delText>
        </w:r>
      </w:del>
      <w:r>
        <w:t xml:space="preserve">. She waited for Benedikt to get busy, and once she was convinced, she went ahead with her plan. She looked around and saw an elderly </w:t>
      </w:r>
      <w:del w:id="11556" w:author="Editor" w:date="2026-09-25T09:00:00Z">
        <w:r>
          <w:delText xml:space="preserve">looking </w:delText>
        </w:r>
      </w:del>
      <w:r>
        <w:t xml:space="preserve">man busy </w:t>
      </w:r>
      <w:del w:id="11557" w:author="Editor" w:date="2026-09-25T09:00:00Z">
        <w:r>
          <w:delText xml:space="preserve">getting</w:delText>
        </w:r>
      </w:del>
      <w:ins w:id="11558" w:author="Editor" w:date="2026-09-25T09:00:00Z">
        <w:r>
          <w:t xml:space="preserve">taking</w:t>
        </w:r>
      </w:ins>
      <w:r>
        <w:t xml:space="preserve"> stock of some packages. She opened her notebook and</w:t>
      </w:r>
      <w:del w:id="11559" w:author="Editor" w:date="2026-09-25T09:00:00Z">
        <w:r>
          <w:delText xml:space="preserve"> spoke</w:delText>
        </w:r>
      </w:del>
      <w:ins w:id="11560" w:author="Editor" w:date="2026-09-25T09:00:00Z">
        <w:r>
          <w:t xml:space="preserve">, reading</w:t>
        </w:r>
      </w:ins>
      <w:r>
        <w:t xml:space="preserve"> slowly in Russian </w:t>
      </w:r>
      <w:del w:id="11561" w:author="Editor" w:date="2026-09-25T09:00:00Z">
        <w:r>
          <w:delText xml:space="preserve">reading out of</w:delText>
        </w:r>
      </w:del>
      <w:ins w:id="11562" w:author="Editor" w:date="2026-09-25T09:00:00Z">
        <w:r>
          <w:t xml:space="preserve">from</w:t>
        </w:r>
      </w:ins>
      <w:r>
        <w:t xml:space="preserve"> the pad, </w:t>
      </w:r>
      <w:del w:id="11563" w:author="Editor" w:date="2026-09-25T09:00:00Z">
        <w:r>
          <w:delText xml:space="preserve">enquiring</w:delText>
        </w:r>
      </w:del>
      <w:ins w:id="11564" w:author="Editor" w:date="2026-09-25T09:00:00Z">
        <w:r>
          <w:t xml:space="preserve">enquired</w:t>
        </w:r>
      </w:ins>
      <w:r>
        <w:t xml:space="preserve"> whether he knew anything about </w:t>
      </w:r>
      <w:del w:id="11565" w:author="Editor (Names)" w:date="2026-09-25T09:00:00Z">
        <w:r>
          <w:delText xml:space="preserve">Albert</w:delText>
        </w:r>
      </w:del>
      <w:ins w:id="11566" w:author="Editor (Names)" w:date="2026-09-25T09:00:00Z">
        <w:r>
          <w:t xml:space="preserve">Yuri</w:t>
        </w:r>
      </w:ins>
      <w:r>
        <w:t xml:space="preserve">. The reaction was no different from what she had experienced before</w:t>
      </w:r>
      <w:del w:id="11567" w:author="Editor" w:date="2026-09-25T09:00:00Z">
        <w:r>
          <w:delText xml:space="preserve">, the person</w:delText>
        </w:r>
      </w:del>
      <w:ins w:id="11568" w:author="Editor" w:date="2026-09-25T09:00:00Z">
        <w:r>
          <w:t xml:space="preserve">. He</w:t>
        </w:r>
      </w:ins>
      <w:r>
        <w:t xml:space="preserve"> ignored her. She tried </w:t>
      </w:r>
      <w:del w:id="11569" w:author="Editor" w:date="2026-09-25T09:00:00Z">
        <w:r>
          <w:delText xml:space="preserve">imposing</w:delText>
        </w:r>
      </w:del>
      <w:ins w:id="11570" w:author="Editor" w:date="2026-09-25T09:00:00Z">
        <w:r>
          <w:t xml:space="preserve">putting</w:t>
        </w:r>
      </w:ins>
      <w:r>
        <w:t xml:space="preserve"> the same question to a few other people </w:t>
      </w:r>
      <w:del w:id="11571" w:author="Editor" w:date="2026-09-25T09:00:00Z">
        <w:r>
          <w:delText xml:space="preserve">and couldn’t succeed in getting any</w:delText>
        </w:r>
      </w:del>
      <w:ins w:id="11572" w:author="Editor" w:date="2026-09-25T09:00:00Z">
        <w:r>
          <w:t xml:space="preserve">but got no</w:t>
        </w:r>
      </w:ins>
      <w:r>
        <w:t xml:space="preserve"> answers</w:t>
      </w:r>
      <w:del w:id="11573" w:author="Editor" w:date="2026-09-25T09:00:00Z">
        <w:r>
          <w:delText xml:space="preserve"> from them</w:delText>
        </w:r>
      </w:del>
      <w:r>
        <w:t xml:space="preserve">. She was not making any progress</w:t>
      </w:r>
      <w:del w:id="11574" w:author="Editor" w:date="2026-09-25T09:00:00Z">
        <w:r>
          <w:delText xml:space="preserve"> with her approach</w:delText>
        </w:r>
      </w:del>
      <w:ins w:id="11575" w:author="Editor" w:date="2026-09-25T09:00:00Z">
        <w:r>
          <w:t xml:space="preserve">,</w:t>
        </w:r>
      </w:ins>
      <w:r>
        <w:t xml:space="preserve"> and she decided to change her </w:t>
      </w:r>
      <w:del w:id="11576" w:author="Editor" w:date="2026-09-25T09:00:00Z">
        <w:r>
          <w:delText xml:space="preserve">stance</w:delText>
        </w:r>
      </w:del>
      <w:ins w:id="11577" w:author="Editor" w:date="2026-09-25T09:00:00Z">
        <w:r>
          <w:t xml:space="preserve">approach</w:t>
        </w:r>
      </w:ins>
      <w:r>
        <w:t xml:space="preserve">.</w:t>
      </w:r>
    </w:p>
    <w:p w14:paraId="746EDB32" w14:textId="53B6217A" w:rsidR="00C95E78" w:rsidRPr="00C95E78" w:rsidRDefault="00C95E78" w:rsidP="00C95E78">
      <w:commentRangeStart w:id="342"/>
      <w:r>
        <w:t xml:space="preserve">She approached the old man again. This time she mentioned that she had an important message for </w:t>
      </w:r>
      <w:del w:id="11578" w:author="Editor (Names)" w:date="2026-09-25T09:00:00Z">
        <w:r>
          <w:delText xml:space="preserve">Albert</w:delText>
        </w:r>
      </w:del>
      <w:ins w:id="11579" w:author="Editor (Names)" w:date="2026-09-25T09:00:00Z">
        <w:r>
          <w:t xml:space="preserve">Yuri</w:t>
        </w:r>
      </w:ins>
      <w:r>
        <w:t xml:space="preserve">, and it was from his </w:t>
      </w:r>
      <w:ins w:id="11580" w:author="Editor" w:date="2026-09-25T09:00:00Z">
        <w:r>
          <w:t xml:space="preserve">old </w:t>
        </w:r>
      </w:ins>
      <w:r>
        <w:t xml:space="preserve">friend </w:t>
      </w:r>
      <w:del w:id="11581" w:author="Editor" w:date="2026-09-25T09:00:00Z">
        <w:r>
          <w:delText xml:space="preserve">in Gdynia,</w:delText>
        </w:r>
      </w:del>
      <w:ins w:id="11582" w:author="Editor" w:date="2026-09-25T09:00:00Z">
        <w:r>
          <w:t xml:space="preserve">Finch, from the ship</w:t>
        </w:r>
      </w:ins>
      <w:r>
        <w:t xml:space="preserve"> where he used to work before</w:t>
      </w:r>
      <w:del w:id="11583" w:author="Editor" w:date="2026-09-25T09:00:00Z">
        <w:r>
          <w:delText xml:space="preserve">. The response didn't change</w:delText>
        </w:r>
      </w:del>
      <w:r>
        <w:t xml:space="preserve">. He simply walked away, ignoring everything she said. She tried it with a few other people. She either got a cold stare or no response. She was unsure whether it was because of her inability to </w:t>
      </w:r>
      <w:del w:id="11584" w:author="Editor" w:date="2026-09-25T09:00:00Z">
        <w:r>
          <w:delText xml:space="preserve">talk</w:delText>
        </w:r>
      </w:del>
      <w:ins w:id="11585" w:author="Editor" w:date="2026-09-25T09:00:00Z">
        <w:r>
          <w:t xml:space="preserve">speak</w:t>
        </w:r>
      </w:ins>
      <w:r>
        <w:t xml:space="preserve"> their language, the unfriendliness of the locals, or fear of some unknown force that was inhibiting them </w:t>
      </w:r>
      <w:del w:id="11586" w:author="Editor" w:date="2026-09-25T09:00:00Z">
        <w:r>
          <w:delText xml:space="preserve">to speak</w:delText>
        </w:r>
      </w:del>
      <w:ins w:id="11587" w:author="Editor" w:date="2026-09-25T09:00:00Z">
        <w:r>
          <w:t xml:space="preserve">from speaking</w:t>
        </w:r>
      </w:ins>
      <w:r>
        <w:t xml:space="preserve">. Frustrated, she </w:t>
      </w:r>
      <w:del w:id="11588" w:author="Editor" w:date="2026-09-25T09:00:00Z">
        <w:r>
          <w:delText xml:space="preserve">concluded</w:delText>
        </w:r>
      </w:del>
      <w:ins w:id="11589" w:author="Editor" w:date="2026-09-25T09:00:00Z">
        <w:r>
          <w:t xml:space="preserve">decided</w:t>
        </w:r>
      </w:ins>
      <w:r>
        <w:t xml:space="preserve"> to exercise her last resort, Benedikt. She wanted to avoid taking his help for many reasons, the prime one being her inability to trust him. But her time and options</w:t>
      </w:r>
      <w:del w:id="11590" w:author="Editor" w:date="2026-09-25T09:00:00Z">
        <w:r>
          <w:delText xml:space="preserve">,</w:delText>
        </w:r>
      </w:del>
      <w:ins w:id="11591" w:author="Editor" w:date="2026-09-25T09:00:00Z">
        <w:r>
          <w:t xml:space="preserve"> were</w:t>
        </w:r>
      </w:ins>
      <w:r>
        <w:t xml:space="preserve"> both</w:t>
      </w:r>
      <w:del w:id="11592" w:author="Editor" w:date="2026-09-25T09:00:00Z">
        <w:r>
          <w:delText xml:space="preserve"> were</w:delText>
        </w:r>
      </w:del>
      <w:r>
        <w:t xml:space="preserve"> running out</w:t>
      </w:r>
      <w:ins w:id="11593" w:author="Editor" w:date="2026-09-25T09:00:00Z">
        <w:r>
          <w:t xml:space="preserve">,</w:t>
        </w:r>
      </w:ins>
      <w:r>
        <w:t xml:space="preserve"> and he was the only person left who could help. She looked around and spotted him </w:t>
      </w:r>
      <w:ins w:id="11594" w:author="Editor" w:date="2026-09-25T09:00:00Z">
        <w:r>
          <w:t xml:space="preserve">a </w:t>
        </w:r>
      </w:ins>
      <w:r>
        <w:t xml:space="preserve">few yards away, busy having </w:t>
      </w:r>
      <w:del w:id="11595" w:author="Editor" w:date="2026-09-25T09:00:00Z">
        <w:r>
          <w:delText xml:space="preserve">some</w:delText>
        </w:r>
      </w:del>
      <w:ins w:id="11596" w:author="Editor" w:date="2026-09-25T09:00:00Z">
        <w:r>
          <w:t xml:space="preserve">an</w:t>
        </w:r>
      </w:ins>
      <w:r>
        <w:t xml:space="preserve"> intense conversation with the locals. She waited for their discussion to </w:t>
      </w:r>
      <w:del w:id="11597" w:author="Editor" w:date="2026-09-25T09:00:00Z">
        <w:r>
          <w:delText xml:space="preserve">cease</w:delText>
        </w:r>
      </w:del>
      <w:ins w:id="11598" w:author="Editor" w:date="2026-09-25T09:00:00Z">
        <w:r>
          <w:t xml:space="preserve">end</w:t>
        </w:r>
      </w:ins>
      <w:r>
        <w:t xml:space="preserve"> and took the time to reassess her options. Her emotions were betraying her, as she pondered how she was so close yet </w:t>
      </w:r>
      <w:del w:id="11599" w:author="Editor" w:date="2026-09-25T09:00:00Z">
        <w:r>
          <w:delText xml:space="preserve">to </w:delText>
        </w:r>
      </w:del>
      <w:r>
        <w:t xml:space="preserve">so far from </w:t>
      </w:r>
      <w:del w:id="11600" w:author="Editor (Names)" w:date="2026-09-25T09:00:00Z">
        <w:r>
          <w:delText xml:space="preserve">Albert</w:delText>
        </w:r>
      </w:del>
      <w:ins w:id="11601" w:author="Editor (Names)" w:date="2026-09-25T09:00:00Z">
        <w:r>
          <w:t xml:space="preserve">Yuri</w:t>
        </w:r>
      </w:ins>
      <w:r>
        <w:t xml:space="preserve">. How she wished she </w:t>
      </w:r>
      <w:del w:id="11602" w:author="Editor" w:date="2026-09-25T09:00:00Z">
        <w:r>
          <w:delText xml:space="preserve">never had</w:delText>
        </w:r>
      </w:del>
      <w:ins w:id="11603" w:author="Editor" w:date="2026-09-25T09:00:00Z">
        <w:r>
          <w:t xml:space="preserve">did not have</w:t>
        </w:r>
      </w:ins>
      <w:r>
        <w:t xml:space="preserve"> to approach Benedikt for help, and how she desired some miracle to happen in her </w:t>
      </w:r>
      <w:del w:id="11604" w:author="Editor (Spelling)" w:date="2026-09-25T09:00:00Z">
        <w:r>
          <w:delText xml:space="preserve">favor</w:delText>
        </w:r>
      </w:del>
      <w:ins w:id="11605" w:author="Editor (Spelling)" w:date="2026-09-25T09:00:00Z">
        <w:r>
          <w:t xml:space="preserve">favour</w:t>
        </w:r>
      </w:ins>
      <w:r>
        <w:t xml:space="preserve">.</w:t>
      </w:r>
      <w:commentRangeEnd w:id="342"/>
      <w:r>
        <w:commentReference w:id="342"/>
      </w:r>
    </w:p>
    <w:p w14:paraId="5BDC1010" w14:textId="77777777" w:rsidR="00C95E78" w:rsidRPr="00C95E78" w:rsidRDefault="00C95E78" w:rsidP="00C95E78">
      <w:r>
        <w:t xml:space="preserve">She was</w:t>
      </w:r>
      <w:del w:id="11606" w:author="Editor" w:date="2026-09-25T09:00:00Z">
        <w:r>
          <w:delText xml:space="preserve"> hastily</w:delText>
        </w:r>
      </w:del>
      <w:r>
        <w:t xml:space="preserve"> brought out of her brooding by a gentle tap on her </w:t>
      </w:r>
      <w:del w:id="11607" w:author="Editor" w:date="2026-09-25T09:00:00Z">
        <w:r>
          <w:delText xml:space="preserve">shoulders</w:delText>
        </w:r>
      </w:del>
      <w:ins w:id="11608" w:author="Editor" w:date="2026-09-25T09:00:00Z">
        <w:r>
          <w:t xml:space="preserve">shoulder</w:t>
        </w:r>
      </w:ins>
      <w:r>
        <w:t xml:space="preserve">. She turned around and found a fragile</w:t>
      </w:r>
      <w:del w:id="11609" w:author="Editor" w:date="2026-09-25T09:00:00Z">
        <w:r>
          <w:delText xml:space="preserve"> </w:delText>
        </w:r>
      </w:del>
      <w:ins w:id="11610" w:author="Editor" w:date="2026-09-25T09:00:00Z">
        <w:r>
          <w:t xml:space="preserve">-</w:t>
        </w:r>
      </w:ins>
      <w:r>
        <w:t xml:space="preserve">looking frame standing right in front of her. He handed her a piece of paper and went away. Sanchez hurriedly opened the folded chit and found something written in Russian. Though she couldn’t read it</w:t>
      </w:r>
      <w:ins w:id="11611" w:author="Editor" w:date="2026-09-25T09:00:00Z">
        <w:r>
          <w:t xml:space="preserve">,</w:t>
        </w:r>
      </w:ins>
      <w:r>
        <w:t xml:space="preserve"> she knew it was an address. She was thrilled. She </w:t>
      </w:r>
      <w:ins w:id="11612" w:author="Editor" w:date="2026-09-25T09:00:00Z">
        <w:r>
          <w:t xml:space="preserve">had </w:t>
        </w:r>
      </w:ins>
      <w:r>
        <w:t xml:space="preserve">got hold of something concrete when she was least expecting</w:t>
      </w:r>
      <w:ins w:id="11613" w:author="Editor" w:date="2026-09-25T09:00:00Z">
        <w:r>
          <w:t xml:space="preserve"> it</w:t>
        </w:r>
      </w:ins>
      <w:r>
        <w:t xml:space="preserve">.</w:t>
      </w:r>
    </w:p>
    <w:p w14:paraId="24611C3E" w14:textId="631A0CFA" w:rsidR="00C95E78" w:rsidRPr="00C95E78" w:rsidRDefault="00C95E78" w:rsidP="00C95E78">
      <w:r>
        <w:t xml:space="preserve">It was noon</w:t>
      </w:r>
      <w:del w:id="11614" w:author="Editor" w:date="2026-09-25T09:00:00Z">
        <w:r>
          <w:delText xml:space="preserve"> and it was</w:delText>
        </w:r>
      </w:del>
      <w:ins w:id="11615" w:author="Editor" w:date="2026-09-25T09:00:00Z">
        <w:r>
          <w:t xml:space="preserve">, and</w:t>
        </w:r>
      </w:ins>
      <w:r>
        <w:t xml:space="preserve"> time to break for lunch. Sanchez had already scripted a plan to get out of the place. As she saw </w:t>
      </w:r>
      <w:del w:id="11616" w:author="Editor" w:date="2026-09-25T09:00:00Z">
        <w:r>
          <w:delText xml:space="preserve">him</w:delText>
        </w:r>
      </w:del>
      <w:ins w:id="11617" w:author="Editor" w:date="2026-09-25T09:00:00Z">
        <w:r>
          <w:t xml:space="preserve">Benedikt</w:t>
        </w:r>
      </w:ins>
      <w:r>
        <w:t xml:space="preserve"> approaching her, she leaned on the desk with her head hidden in her folded arms.</w:t>
      </w:r>
    </w:p>
    <w:p w14:paraId="3C85359D" w14:textId="3D60D25A" w:rsidR="00C95E78" w:rsidRPr="00C95E78" w:rsidRDefault="00C95E78" w:rsidP="00C95E78">
      <w:r>
        <w:t xml:space="preserve">“Are you</w:t>
      </w:r>
      <w:del w:id="11618" w:author="Editor" w:date="2026-09-25T09:00:00Z">
        <w:r>
          <w:delText xml:space="preserve">,</w:delText>
        </w:r>
      </w:del>
      <w:r>
        <w:t xml:space="preserve"> all right?” Benedikt enquired.</w:t>
      </w:r>
    </w:p>
    <w:p w14:paraId="5D669FA0" w14:textId="77777777" w:rsidR="00C95E78" w:rsidRPr="00C95E78" w:rsidRDefault="00C95E78" w:rsidP="00C95E78">
      <w:r>
        <w:t xml:space="preserve">She raised her </w:t>
      </w:r>
      <w:del w:id="11619" w:author="Editor" w:date="2026-09-25T09:00:00Z">
        <w:r>
          <w:delText xml:space="preserve">face</w:delText>
        </w:r>
      </w:del>
      <w:ins w:id="11620" w:author="Editor" w:date="2026-09-25T09:00:00Z">
        <w:r>
          <w:t xml:space="preserve">head</w:t>
        </w:r>
      </w:ins>
      <w:r>
        <w:t xml:space="preserve"> with great difficulty. Her face was exuding pain, and she </w:t>
      </w:r>
      <w:del w:id="11621" w:author="Editor" w:date="2026-09-25T09:00:00Z">
        <w:r>
          <w:delText xml:space="preserve">spoke</w:delText>
        </w:r>
      </w:del>
      <w:ins w:id="11622" w:author="Editor" w:date="2026-09-25T09:00:00Z">
        <w:r>
          <w:t xml:space="preserve">said</w:t>
        </w:r>
      </w:ins>
      <w:r>
        <w:t xml:space="preserve"> in a faint voice, “I am not. Can I take the car back to the hotel?”</w:t>
      </w:r>
    </w:p>
    <w:p w14:paraId="4506A3ED" w14:textId="77777777" w:rsidR="00C95E78" w:rsidRPr="00C95E78" w:rsidRDefault="00C95E78" w:rsidP="00C95E78">
      <w:r>
        <w:t xml:space="preserve">“What happened? Is everything ok with you? We will leave right away</w:t>
      </w:r>
      <w:del w:id="11623" w:author="Editor" w:date="2026-09-25T09:00:00Z">
        <w:r>
          <w:delText xml:space="preserve">.</w:delText>
        </w:r>
      </w:del>
      <w:ins w:id="11624" w:author="Editor" w:date="2026-09-25T09:00:00Z">
        <w:r>
          <w:t xml:space="preserve">,</w:t>
        </w:r>
      </w:ins>
      <w:r>
        <w:t xml:space="preserve">” Benedikt blurted</w:t>
      </w:r>
      <w:del w:id="11625" w:author="Editor" w:date="2026-09-25T09:00:00Z">
        <w:r>
          <w:delText xml:space="preserve"> in a hurried tone</w:delText>
        </w:r>
      </w:del>
      <w:r>
        <w:t xml:space="preserve">.</w:t>
      </w:r>
    </w:p>
    <w:p w14:paraId="2ACB9D08" w14:textId="77777777" w:rsidR="00C95E78" w:rsidRPr="00C95E78" w:rsidRDefault="00C95E78" w:rsidP="00C95E78">
      <w:r>
        <w:t xml:space="preserve">“Nothing serious. I am a little dizzy. You don’t have to come along. All I need is some rest.” </w:t>
      </w:r>
      <w:del w:id="11626" w:author="Editor" w:date="2026-09-25T09:00:00Z">
        <w:r>
          <w:delText xml:space="preserve">she</w:delText>
        </w:r>
      </w:del>
      <w:ins w:id="11627" w:author="Editor" w:date="2026-09-25T09:00:00Z">
        <w:r>
          <w:t xml:space="preserve">She</w:t>
        </w:r>
      </w:ins>
      <w:r>
        <w:t xml:space="preserve"> knew Benedikt would insist </w:t>
      </w:r>
      <w:del w:id="11628" w:author="Editor" w:date="2026-09-25T09:00:00Z">
        <w:r>
          <w:delText xml:space="preserve">to come</w:delText>
        </w:r>
      </w:del>
      <w:ins w:id="11629" w:author="Editor" w:date="2026-09-25T09:00:00Z">
        <w:r>
          <w:t xml:space="preserve">on coming</w:t>
        </w:r>
      </w:ins>
      <w:r>
        <w:t xml:space="preserve">, and she tried hard to stop him, but failed.</w:t>
      </w:r>
    </w:p>
    <w:p w14:paraId="6053FEE4" w14:textId="77777777" w:rsidR="00C95E78" w:rsidRPr="00C95E78" w:rsidRDefault="00C95E78" w:rsidP="00C95E78">
      <w:r>
        <w:t xml:space="preserve">On their way back to the hotel</w:t>
      </w:r>
      <w:ins w:id="11630" w:author="Editor" w:date="2026-09-25T09:00:00Z">
        <w:r>
          <w:t xml:space="preserve">,</w:t>
        </w:r>
      </w:ins>
      <w:r>
        <w:t xml:space="preserve"> Benedikt insisted </w:t>
      </w:r>
      <w:del w:id="11631" w:author="Editor" w:date="2026-09-25T09:00:00Z">
        <w:r>
          <w:delText xml:space="preserve">her to</w:delText>
        </w:r>
      </w:del>
      <w:ins w:id="11632" w:author="Editor" w:date="2026-09-25T09:00:00Z">
        <w:r>
          <w:t xml:space="preserve">that she</w:t>
        </w:r>
      </w:ins>
      <w:r>
        <w:t xml:space="preserve"> visit a doctor, but she refused and </w:t>
      </w:r>
      <w:del w:id="11633" w:author="Editor" w:date="2026-09-25T09:00:00Z">
        <w:r>
          <w:delText xml:space="preserve">impeded</w:delText>
        </w:r>
      </w:del>
      <w:ins w:id="11634" w:author="Editor" w:date="2026-09-25T09:00:00Z">
        <w:r>
          <w:t xml:space="preserve">ended</w:t>
        </w:r>
      </w:ins>
      <w:r>
        <w:t xml:space="preserve"> the discussion by agreeing to </w:t>
      </w:r>
      <w:del w:id="11635" w:author="Editor" w:date="2026-09-25T09:00:00Z">
        <w:r>
          <w:delText xml:space="preserve">visit</w:delText>
        </w:r>
      </w:del>
      <w:ins w:id="11636" w:author="Editor" w:date="2026-09-25T09:00:00Z">
        <w:r>
          <w:t xml:space="preserve">go</w:t>
        </w:r>
      </w:ins>
      <w:r>
        <w:t xml:space="preserve"> if her condition </w:t>
      </w:r>
      <w:ins w:id="11637" w:author="Editor" w:date="2026-09-25T09:00:00Z">
        <w:r>
          <w:t xml:space="preserve">deteriorated </w:t>
        </w:r>
      </w:ins>
      <w:r>
        <w:t xml:space="preserve">further</w:t>
      </w:r>
      <w:del w:id="11638" w:author="Editor" w:date="2026-09-25T09:00:00Z">
        <w:r>
          <w:delText xml:space="preserve"> deteriorates</w:delText>
        </w:r>
      </w:del>
      <w:r>
        <w:t xml:space="preserve">. She rushed to her room </w:t>
      </w:r>
      <w:del w:id="11639" w:author="Editor" w:date="2026-09-25T09:00:00Z">
        <w:r>
          <w:delText xml:space="preserve">with</w:delText>
        </w:r>
      </w:del>
      <w:ins w:id="11640" w:author="Editor" w:date="2026-09-25T09:00:00Z">
        <w:r>
          <w:t xml:space="preserve">on</w:t>
        </w:r>
      </w:ins>
      <w:r>
        <w:t xml:space="preserve"> the pretext of taking</w:t>
      </w:r>
      <w:ins w:id="11641" w:author="Editor" w:date="2026-09-25T09:00:00Z">
        <w:r>
          <w:t xml:space="preserve"> some</w:t>
        </w:r>
      </w:ins>
      <w:r>
        <w:t xml:space="preserve"> rest and called for room service.</w:t>
      </w:r>
    </w:p>
    <w:p w14:paraId="11665982" w14:textId="77777777" w:rsidR="00C95E78" w:rsidRPr="00C95E78" w:rsidRDefault="00C95E78" w:rsidP="00C95E78">
      <w:commentRangeStart w:id="343"/>
      <w:r>
        <w:t xml:space="preserve">Soon a young man appeared at her door. She called him inside, handed him </w:t>
      </w:r>
      <w:del w:id="11642" w:author="Editor" w:date="2026-09-25T09:00:00Z">
        <w:r>
          <w:delText xml:space="preserve">500 Rubles</w:delText>
        </w:r>
      </w:del>
      <w:ins w:id="11643" w:author="Editor" w:date="2026-09-25T09:00:00Z">
        <w:r>
          <w:t xml:space="preserve">a fifty-euro note</w:t>
        </w:r>
      </w:ins>
      <w:r>
        <w:t xml:space="preserve"> and enquired about the address. The boy </w:t>
      </w:r>
      <w:del w:id="11644" w:author="Editor" w:date="2026-09-25T09:00:00Z">
        <w:r>
          <w:delText xml:space="preserve">passed</w:delText>
        </w:r>
      </w:del>
      <w:ins w:id="11645" w:author="Editor" w:date="2026-09-25T09:00:00Z">
        <w:r>
          <w:t xml:space="preserve">gave</w:t>
        </w:r>
      </w:ins>
      <w:r>
        <w:t xml:space="preserve"> a wide grin and happily put the money in his pocket. He mentioned that the place was about thirty minutes away. She handed him some more money and instructed him to arrange a cab for her. She asked him to get the cab to the coffee shop next to the hotel </w:t>
      </w:r>
      <w:del w:id="11646" w:author="Editor" w:date="2026-09-25T09:00:00Z">
        <w:r>
          <w:delText xml:space="preserve">after</w:delText>
        </w:r>
      </w:del>
      <w:ins w:id="11647" w:author="Editor" w:date="2026-09-25T09:00:00Z">
        <w:r>
          <w:t xml:space="preserve">in</w:t>
        </w:r>
      </w:ins>
      <w:r>
        <w:t xml:space="preserve"> twenty minutes. He was a happy man. What he </w:t>
      </w:r>
      <w:del w:id="11648" w:author="Editor" w:date="2026-09-25T09:00:00Z">
        <w:r>
          <w:delText xml:space="preserve">earns</w:delText>
        </w:r>
      </w:del>
      <w:ins w:id="11649" w:author="Editor" w:date="2026-09-25T09:00:00Z">
        <w:r>
          <w:t xml:space="preserve">earned</w:t>
        </w:r>
      </w:ins>
      <w:r>
        <w:t xml:space="preserve"> in a good week, he </w:t>
      </w:r>
      <w:ins w:id="11650" w:author="Editor" w:date="2026-09-25T09:00:00Z">
        <w:r>
          <w:t xml:space="preserve">had </w:t>
        </w:r>
      </w:ins>
      <w:r>
        <w:t xml:space="preserve">earned</w:t>
      </w:r>
      <w:del w:id="11651" w:author="Editor" w:date="2026-09-25T09:00:00Z">
        <w:r>
          <w:delText xml:space="preserve"> it</w:delText>
        </w:r>
      </w:del>
      <w:r>
        <w:t xml:space="preserve"> in a day. He was more than willing to help and rushed to get the taxi arranged.</w:t>
      </w:r>
      <w:commentRangeEnd w:id="343"/>
      <w:r>
        <w:commentReference w:id="343"/>
      </w:r>
    </w:p>
    <w:p w14:paraId="1E847A30" w14:textId="77777777" w:rsidR="00C95E78" w:rsidRPr="00C95E78" w:rsidRDefault="00C95E78" w:rsidP="00C95E78">
      <w:r>
        <w:t xml:space="preserve">It was a long fifteen</w:t>
      </w:r>
      <w:del w:id="11652" w:author="Editor" w:date="2026-09-25T09:00:00Z">
        <w:r>
          <w:delText xml:space="preserve"> minutes</w:delText>
        </w:r>
      </w:del>
      <w:ins w:id="11653" w:author="Editor" w:date="2026-09-25T09:00:00Z">
        <w:r>
          <w:t xml:space="preserve">-minute</w:t>
        </w:r>
      </w:ins>
      <w:r>
        <w:t xml:space="preserve"> wait before she stepped out of her room. She covered her face with a scarf and took the stairs. She waited by the stairway and peeked out to confirm no one she knew was around. Once convinced, she </w:t>
      </w:r>
      <w:del w:id="11654" w:author="Editor" w:date="2026-09-25T09:00:00Z">
        <w:r>
          <w:delText xml:space="preserve">paced</w:delText>
        </w:r>
      </w:del>
      <w:ins w:id="11655" w:author="Editor" w:date="2026-09-25T09:00:00Z">
        <w:r>
          <w:t xml:space="preserve">walked discreetly</w:t>
        </w:r>
      </w:ins>
      <w:r>
        <w:t xml:space="preserve"> out of the hotel</w:t>
      </w:r>
      <w:del w:id="11656" w:author="Editor" w:date="2026-09-25T09:00:00Z">
        <w:r>
          <w:delText xml:space="preserve"> with utmost discreetness</w:delText>
        </w:r>
      </w:del>
      <w:r>
        <w:t xml:space="preserve">. Soon she was on her way to </w:t>
      </w:r>
      <w:del w:id="11657" w:author="Editor (Names)" w:date="2026-09-25T09:00:00Z">
        <w:r>
          <w:delText xml:space="preserve">Albert</w:delText>
        </w:r>
      </w:del>
      <w:ins w:id="11658" w:author="Editor (Names)" w:date="2026-09-25T09:00:00Z">
        <w:r>
          <w:t xml:space="preserve">Yuri</w:t>
        </w:r>
      </w:ins>
      <w:r>
        <w:t xml:space="preserve">’s place.</w:t>
      </w:r>
    </w:p>
    <w:p w14:paraId="6EF41903" w14:textId="77777777" w:rsidR="007A557B" w:rsidRDefault="007A557B">
      <w:pPr>
        <w:spacing w:line="259" w:lineRule="auto"/>
        <w:jc w:val="left"/>
      </w:pPr>
      <w:r>
        <w:br w:type="page"/>
      </w:r>
    </w:p>
    <w:p w14:paraId="797371E5" w14:textId="12B96F6B" w:rsidR="004A5123" w:rsidRPr="006B63D1" w:rsidRDefault="004A5123" w:rsidP="00F56514">
      <w:pPr>
        <w:outlineLvl w:val="0"/>
        <w:rPr>
          <w:b/>
        </w:rPr>
      </w:pPr>
      <w:r>
        <w:rPr>
          <w:b/>
        </w:rPr>
        <w:lastRenderedPageBreak/>
        <w:t>Chapter 75</w:t>
      </w:r>
    </w:p>
    <w:p w14:paraId="67C4AA9B" w14:textId="77777777" w:rsidR="004A5123" w:rsidRPr="006B63D1" w:rsidRDefault="004A5123" w:rsidP="004A5123">
      <w:pPr>
        <w:rPr>
          <w:b/>
        </w:rPr>
      </w:pPr>
      <w:del w:id="11659" w:author="Editor" w:date="2026-09-25T09:00:00Z">
        <w:r>
          <w:rPr>
            <w:b/>
          </w:rPr>
          <w:delText xml:space="preserve">3</w:delText>
        </w:r>
      </w:del>
      <w:ins w:id="11660" w:author="Editor" w:date="2026-09-25T09:00:00Z">
        <w:r>
          <w:rPr>
            <w:b/>
          </w:rPr>
          <w:t xml:space="preserve">2</w:t>
        </w:r>
      </w:ins>
      <w:r>
        <w:rPr>
          <w:b/>
        </w:rPr>
        <w:t xml:space="preserve">:00 PM 30th April 2014, </w:t>
      </w:r>
      <w:del w:id="11661" w:author="Editor" w:date="2026-09-25T09:00:00Z">
        <w:r>
          <w:rPr>
            <w:b/>
          </w:rPr>
          <w:delText xml:space="preserve">Viciebsk</w:delText>
        </w:r>
      </w:del>
      <w:ins w:id="11662" w:author="Editor" w:date="2026-09-25T09:00:00Z">
        <w:r>
          <w:rPr>
            <w:b/>
          </w:rPr>
          <w:t xml:space="preserve">Vitebsk</w:t>
        </w:r>
      </w:ins>
      <w:r>
        <w:rPr>
          <w:b/>
        </w:rPr>
        <w:t xml:space="preserve">, Belarus</w:t>
      </w:r>
    </w:p>
    <w:p w14:paraId="3E57D8B0" w14:textId="18F836C5" w:rsidR="00DD5767" w:rsidRPr="00DD5767" w:rsidRDefault="00DD5767" w:rsidP="00DD5767">
      <w:r>
        <w:t xml:space="preserve">There were</w:t>
      </w:r>
      <w:del w:id="11663" w:author="Editor" w:date="2026-09-25T09:00:00Z">
        <w:r>
          <w:delText xml:space="preserve"> rows of</w:delText>
        </w:r>
      </w:del>
      <w:r>
        <w:t xml:space="preserve"> houses sparsely spread out in no defined order. All the homes were built in a similar pattern, but each one </w:t>
      </w:r>
      <w:del w:id="11664" w:author="Editor" w:date="2026-09-25T09:00:00Z">
        <w:r>
          <w:delText xml:space="preserve">was </w:delText>
        </w:r>
      </w:del>
      <w:r>
        <w:t xml:space="preserve">still </w:t>
      </w:r>
      <w:del w:id="11665" w:author="Editor" w:date="2026-09-25T09:00:00Z">
        <w:r>
          <w:delText xml:space="preserve">standing</w:delText>
        </w:r>
      </w:del>
      <w:ins w:id="11666" w:author="Editor" w:date="2026-09-25T09:00:00Z">
        <w:r>
          <w:t xml:space="preserve">stood</w:t>
        </w:r>
      </w:ins>
      <w:r>
        <w:t xml:space="preserve"> out because of the liberal use of</w:t>
      </w:r>
      <w:del w:id="11667" w:author="Editor" w:date="2026-09-25T09:00:00Z">
        <w:r>
          <w:delText xml:space="preserve"> random</w:delText>
        </w:r>
      </w:del>
      <w:r>
        <w:t xml:space="preserve"> bright </w:t>
      </w:r>
      <w:del w:id="11668" w:author="Editor (Spelling)" w:date="2026-09-25T09:00:00Z">
        <w:r>
          <w:delText xml:space="preserve">colors</w:delText>
        </w:r>
      </w:del>
      <w:ins w:id="11669" w:author="Editor (Spelling)" w:date="2026-09-25T09:00:00Z">
        <w:r>
          <w:t xml:space="preserve">colours</w:t>
        </w:r>
      </w:ins>
      <w:r>
        <w:t xml:space="preserve">. </w:t>
      </w:r>
      <w:del w:id="11670" w:author="Editor (Names)" w:date="2026-09-25T09:00:00Z">
        <w:r>
          <w:delText xml:space="preserve">Albert</w:delText>
        </w:r>
      </w:del>
      <w:ins w:id="11671" w:author="Editor (Names)" w:date="2026-09-25T09:00:00Z">
        <w:r>
          <w:t xml:space="preserve">Yuri</w:t>
        </w:r>
      </w:ins>
      <w:del w:id="11672" w:author="Editor (Typography)" w:date="2026-09-25T09:00:00Z">
        <w:r>
          <w:delText xml:space="preserve">'</w:delText>
        </w:r>
      </w:del>
      <w:ins w:id="11673" w:author="Editor (Typography)" w:date="2026-09-25T09:00:00Z">
        <w:r>
          <w:t xml:space="preserve">’</w:t>
        </w:r>
      </w:ins>
      <w:r>
        <w:t xml:space="preserve">s dwelling was draped in turquoise blue. She kept staring at the house for a while before approaching it with </w:t>
      </w:r>
      <w:del w:id="11674" w:author="Editor" w:date="2026-09-25T09:00:00Z">
        <w:r>
          <w:delText xml:space="preserve">weary</w:delText>
        </w:r>
      </w:del>
      <w:ins w:id="11675" w:author="Editor" w:date="2026-09-25T09:00:00Z">
        <w:r>
          <w:t xml:space="preserve">wary</w:t>
        </w:r>
      </w:ins>
      <w:r>
        <w:t xml:space="preserve"> steps. From a distance, the house appeared deserted with no sign of </w:t>
      </w:r>
      <w:del w:id="11676" w:author="Editor" w:date="2026-09-25T09:00:00Z">
        <w:r>
          <w:delText xml:space="preserve">any</w:delText>
        </w:r>
      </w:del>
      <w:ins w:id="11677" w:author="Editor" w:date="2026-09-25T09:00:00Z">
        <w:r>
          <w:t xml:space="preserve">a</w:t>
        </w:r>
      </w:ins>
      <w:r>
        <w:t xml:space="preserve"> soul. She dreaded the thought of not finding him</w:t>
      </w:r>
      <w:ins w:id="11678" w:author="Editor" w:date="2026-09-25T09:00:00Z">
        <w:r>
          <w:t xml:space="preserve">,</w:t>
        </w:r>
      </w:ins>
      <w:r>
        <w:t xml:space="preserve"> and with trembling hands she tapped on the wooden door. After </w:t>
      </w:r>
      <w:ins w:id="11679" w:author="Editor" w:date="2026-09-25T09:00:00Z">
        <w:r>
          <w:t xml:space="preserve">a </w:t>
        </w:r>
      </w:ins>
      <w:r>
        <w:t xml:space="preserve">few knocks, a </w:t>
      </w:r>
      <w:del w:id="11680" w:author="Editor" w:date="2026-09-25T09:00:00Z">
        <w:r>
          <w:delText xml:space="preserve">6 feet</w:delText>
        </w:r>
      </w:del>
      <w:ins w:id="11681" w:author="Editor" w:date="2026-09-25T09:00:00Z">
        <w:r>
          <w:t xml:space="preserve">six-foot,</w:t>
        </w:r>
      </w:ins>
      <w:r>
        <w:t xml:space="preserve"> frail</w:t>
      </w:r>
      <w:del w:id="11682" w:author="Editor" w:date="2026-09-25T09:00:00Z">
        <w:r>
          <w:delText xml:space="preserve"> </w:delText>
        </w:r>
      </w:del>
      <w:ins w:id="11683" w:author="Editor" w:date="2026-09-25T09:00:00Z">
        <w:r>
          <w:t xml:space="preserve">-</w:t>
        </w:r>
      </w:ins>
      <w:r>
        <w:t xml:space="preserve">looking </w:t>
      </w:r>
      <w:del w:id="11684" w:author="Editor" w:date="2026-09-25T09:00:00Z">
        <w:r>
          <w:delText xml:space="preserve">structure</w:delText>
        </w:r>
      </w:del>
      <w:ins w:id="11685" w:author="Editor" w:date="2026-09-25T09:00:00Z">
        <w:r>
          <w:t xml:space="preserve">figure</w:t>
        </w:r>
      </w:ins>
      <w:r>
        <w:t xml:space="preserve"> opened the door. She opened her notebook and read in Russian</w:t>
      </w:r>
      <w:ins w:id="11686" w:author="Editor" w:date="2026-09-25T09:00:00Z">
        <w:r>
          <w:t xml:space="preserve">,</w:t>
        </w:r>
      </w:ins>
      <w:r>
        <w:t xml:space="preserve"> enquiring if he was </w:t>
      </w:r>
      <w:del w:id="11687" w:author="Editor (Names)" w:date="2026-09-25T09:00:00Z">
        <w:r>
          <w:delText xml:space="preserve">Albert</w:delText>
        </w:r>
      </w:del>
      <w:ins w:id="11688" w:author="Editor (Names)" w:date="2026-09-25T09:00:00Z">
        <w:r>
          <w:t xml:space="preserve">Yuri</w:t>
        </w:r>
      </w:ins>
      <w:r>
        <w:t xml:space="preserve">.</w:t>
      </w:r>
    </w:p>
    <w:p w14:paraId="4B20B838" w14:textId="63682886" w:rsidR="00DD5767" w:rsidRPr="00DD5767" w:rsidRDefault="00DD5767" w:rsidP="00DD5767">
      <w:r>
        <w:t xml:space="preserve">Though he looked </w:t>
      </w:r>
      <w:del w:id="11689" w:author="Editor (Spelling)" w:date="2026-09-25T09:00:00Z">
        <w:r>
          <w:delText xml:space="preserve">skeptical</w:delText>
        </w:r>
      </w:del>
      <w:ins w:id="11690" w:author="Editor (Spelling)" w:date="2026-09-25T09:00:00Z">
        <w:r>
          <w:t xml:space="preserve">sceptical</w:t>
        </w:r>
      </w:ins>
      <w:r>
        <w:t xml:space="preserve">, he reluctantly confirmed. Sanchez’s hope took a leap. She handed him the letter from Finch and patiently waited for his reaction. He read the letter and instantly made space to let her come inside. He locked the door firmly, and to her surprise, he spoke in fine English. “He surely had picked </w:t>
      </w:r>
      <w:ins w:id="11691" w:author="Editor" w:date="2026-09-25T09:00:00Z">
        <w:r>
          <w:t xml:space="preserve">up </w:t>
        </w:r>
      </w:ins>
      <w:r>
        <w:t xml:space="preserve">his English from </w:t>
      </w:r>
      <w:del w:id="11692" w:author="Editor" w:date="2026-09-25T09:00:00Z">
        <w:r>
          <w:delText xml:space="preserve">dad.” She</w:delText>
        </w:r>
      </w:del>
      <w:ins w:id="11693" w:author="Editor" w:date="2026-09-25T09:00:00Z">
        <w:r>
          <w:t xml:space="preserve">Dad,” she</w:t>
        </w:r>
      </w:ins>
      <w:r>
        <w:t xml:space="preserve"> thought.</w:t>
      </w:r>
    </w:p>
    <w:p w14:paraId="414825D8" w14:textId="77777777" w:rsidR="00DD5767" w:rsidRPr="00DD5767" w:rsidRDefault="00DD5767" w:rsidP="00DD5767">
      <w:r>
        <w:t xml:space="preserve">“Are you Sanchez? He used to talk about you all the time.” </w:t>
      </w:r>
      <w:del w:id="11694" w:author="Editor" w:date="2026-09-25T09:00:00Z">
        <w:r>
          <w:delText xml:space="preserve">his</w:delText>
        </w:r>
      </w:del>
      <w:ins w:id="11695" w:author="Editor" w:date="2026-09-25T09:00:00Z">
        <w:r>
          <w:t xml:space="preserve">His</w:t>
        </w:r>
      </w:ins>
      <w:r>
        <w:t xml:space="preserve"> old eyes had </w:t>
      </w:r>
      <w:del w:id="11696" w:author="Editor" w:date="2026-09-25T09:00:00Z">
        <w:r>
          <w:delText xml:space="preserve">an indispensable</w:delText>
        </w:r>
      </w:del>
      <w:ins w:id="11697" w:author="Editor" w:date="2026-09-25T09:00:00Z">
        <w:r>
          <w:t xml:space="preserve">a</w:t>
        </w:r>
      </w:ins>
      <w:r>
        <w:t xml:space="preserve"> spark</w:t>
      </w:r>
      <w:del w:id="11698" w:author="Editor" w:date="2026-09-25T09:00:00Z">
        <w:r>
          <w:delText xml:space="preserve">,</w:delText>
        </w:r>
      </w:del>
      <w:r>
        <w:t xml:space="preserve"> which was hard to ignore.</w:t>
      </w:r>
    </w:p>
    <w:p w14:paraId="07E09FB8" w14:textId="77777777" w:rsidR="00DD5767" w:rsidRPr="00DD5767" w:rsidRDefault="00DD5767" w:rsidP="00DD5767">
      <w:r>
        <w:t xml:space="preserve">“Do you know</w:t>
      </w:r>
      <w:del w:id="11699" w:author="Editor" w:date="2026-09-25T09:00:00Z">
        <w:r>
          <w:delText xml:space="preserve">,</w:delText>
        </w:r>
      </w:del>
      <w:r>
        <w:t xml:space="preserve"> where he is?” </w:t>
      </w:r>
      <w:del w:id="11700" w:author="Editor" w:date="2026-09-25T09:00:00Z">
        <w:r>
          <w:delText xml:space="preserve">there</w:delText>
        </w:r>
      </w:del>
      <w:ins w:id="11701" w:author="Editor" w:date="2026-09-25T09:00:00Z">
        <w:r>
          <w:t xml:space="preserve">There</w:t>
        </w:r>
      </w:ins>
      <w:r>
        <w:t xml:space="preserve"> was anxiety, fear and a </w:t>
      </w:r>
      <w:del w:id="11702" w:author="Editor" w:date="2026-09-25T09:00:00Z">
        <w:r>
          <w:delText xml:space="preserve">blend</w:delText>
        </w:r>
      </w:del>
      <w:ins w:id="11703" w:author="Editor" w:date="2026-09-25T09:00:00Z">
        <w:r>
          <w:t xml:space="preserve">hint</w:t>
        </w:r>
      </w:ins>
      <w:r>
        <w:t xml:space="preserve"> of hope in those words.</w:t>
      </w:r>
    </w:p>
    <w:p w14:paraId="4F5C1DED" w14:textId="77777777" w:rsidR="00DD5767" w:rsidRPr="00DD5767" w:rsidRDefault="00DD5767" w:rsidP="00DD5767">
      <w:commentRangeStart w:id="344"/>
      <w:r>
        <w:t>“How did you find me?”</w:t>
      </w:r>
      <w:commentRangeEnd w:id="344"/>
      <w:r>
        <w:commentReference w:id="344"/>
      </w:r>
    </w:p>
    <w:p w14:paraId="1BF4DCE6" w14:textId="2ADD3D50" w:rsidR="00DD5767" w:rsidRPr="00DD5767" w:rsidRDefault="00DD5767" w:rsidP="00DD5767">
      <w:r>
        <w:lastRenderedPageBreak/>
        <w:t>Either he was avoiding the question, or he was sincerely curious.</w:t>
      </w:r>
    </w:p>
    <w:p w14:paraId="1BCB2831" w14:textId="77777777" w:rsidR="00DD5767" w:rsidRPr="00DD5767" w:rsidRDefault="00DD5767" w:rsidP="00DD5767">
      <w:r>
        <w:t>“I will give you all the details, but first can you please tell me where my father is?”</w:t>
      </w:r>
    </w:p>
    <w:p>
      <w:pPr>
        <w:rPr>
          <w:ins w:id="11710" w:author="Editor" w:date="2026-09-25T09:00:00Z"/>
        </w:rPr>
      </w:pPr>
      <w:r>
        <w:t xml:space="preserve">He </w:t>
      </w:r>
      <w:del w:id="11704" w:author="Editor" w:date="2026-09-25T09:00:00Z">
        <w:r>
          <w:delText xml:space="preserve">passed</w:delText>
        </w:r>
      </w:del>
      <w:ins w:id="11705" w:author="Editor" w:date="2026-09-25T09:00:00Z">
        <w:r>
          <w:t xml:space="preserve">gave</w:t>
        </w:r>
      </w:ins>
      <w:r>
        <w:t xml:space="preserve"> a wry </w:t>
      </w:r>
      <w:del w:id="11706" w:author="Editor" w:date="2026-09-25T09:00:00Z">
        <w:r>
          <w:delText xml:space="preserve">smiled and with a poised stature</w:delText>
        </w:r>
      </w:del>
      <w:ins w:id="11707" w:author="Editor" w:date="2026-09-25T09:00:00Z">
        <w:r>
          <w:t xml:space="preserve">smile and</w:t>
        </w:r>
      </w:ins>
      <w:r>
        <w:t xml:space="preserve"> continued, “They took him away. And...” He hesitated</w:t>
      </w:r>
      <w:del w:id="11708" w:author="Editor" w:date="2026-09-25T09:00:00Z">
        <w:r>
          <w:delText xml:space="preserve"> and took a pause. </w:delText>
        </w:r>
      </w:del>
      <w:ins w:id="11709" w:author="Editor" w:date="2026-09-25T09:00:00Z">
        <w:r>
          <w:t xml:space="preserve">.</w:t>
        </w:r>
      </w:ins>
    </w:p>
    <w:p w14:paraId="5BD1A1F6" w14:textId="77777777" w:rsidR="00DD5767" w:rsidRPr="00DD5767" w:rsidRDefault="00DD5767" w:rsidP="00DD5767">
      <w:del w:id="11711" w:author="Editor (Typography)" w:date="2026-09-25T09:00:00Z">
        <w:r>
          <w:delText xml:space="preserve">"</w:delText>
        </w:r>
      </w:del>
      <w:ins w:id="11712" w:author="Editor (Typography)" w:date="2026-09-25T09:00:00Z">
        <w:r>
          <w:t xml:space="preserve">“</w:t>
        </w:r>
      </w:ins>
      <w:r>
        <w:t xml:space="preserve">And what? Please tell me.”</w:t>
      </w:r>
    </w:p>
    <w:p w14:paraId="143F431F" w14:textId="7450CD31" w:rsidR="00DD5767" w:rsidRPr="00DD5767" w:rsidRDefault="00DD5767" w:rsidP="00DD5767">
      <w:r>
        <w:t xml:space="preserve">“He is in Russia. I haven’t seen him for ages. They have confined him, and I believe the only reason he might be alive is because of the </w:t>
      </w:r>
      <w:del w:id="11713" w:author="Editor" w:date="2026-09-25T09:00:00Z">
        <w:r>
          <w:delText xml:space="preserve">evidences</w:delText>
        </w:r>
      </w:del>
      <w:ins w:id="11714" w:author="Editor" w:date="2026-09-25T09:00:00Z">
        <w:r>
          <w:t xml:space="preserve">evidence</w:t>
        </w:r>
      </w:ins>
      <w:r>
        <w:t xml:space="preserve"> he has against them.”</w:t>
      </w:r>
    </w:p>
    <w:p w14:paraId="59FEAD30" w14:textId="77777777" w:rsidR="00DD5767" w:rsidRPr="00DD5767" w:rsidRDefault="00DD5767" w:rsidP="00DD5767">
      <w:r>
        <w:t xml:space="preserve">He took a pause and continued,</w:t>
      </w:r>
      <w:del w:id="11715" w:author="Editor" w:date="2026-09-25T09:00:00Z">
        <w:r>
          <w:delText xml:space="preserve">” The evidences are</w:delText>
        </w:r>
      </w:del>
      <w:ins w:id="11716" w:author="Editor" w:date="2026-09-25T09:00:00Z">
        <w:r>
          <w:t xml:space="preserve"> “The evidence is</w:t>
        </w:r>
      </w:ins>
      <w:r>
        <w:t xml:space="preserve"> his lifeline.”</w:t>
      </w:r>
    </w:p>
    <w:p w14:paraId="1A46FBBB" w14:textId="77777777" w:rsidR="00DD5767" w:rsidRPr="00DD5767" w:rsidRDefault="00DD5767" w:rsidP="00DD5767">
      <w:r>
        <w:t xml:space="preserve">“Why did you say might be?” </w:t>
      </w:r>
      <w:del w:id="11717" w:author="Editor" w:date="2026-09-25T09:00:00Z">
        <w:r>
          <w:delText xml:space="preserve">the</w:delText>
        </w:r>
      </w:del>
      <w:ins w:id="11718" w:author="Editor" w:date="2026-09-25T09:00:00Z">
        <w:r>
          <w:t xml:space="preserve">The</w:t>
        </w:r>
      </w:ins>
      <w:r>
        <w:t xml:space="preserve"> anxiety was </w:t>
      </w:r>
      <w:del w:id="11719" w:author="Editor" w:date="2026-09-25T09:00:00Z">
        <w:r>
          <w:delText xml:space="preserve">visible</w:delText>
        </w:r>
      </w:del>
      <w:ins w:id="11720" w:author="Editor" w:date="2026-09-25T09:00:00Z">
        <w:r>
          <w:t xml:space="preserve">evident</w:t>
        </w:r>
      </w:ins>
      <w:r>
        <w:t xml:space="preserve"> in her shaky tone.</w:t>
      </w:r>
    </w:p>
    <w:p w14:paraId="303400FD" w14:textId="77777777" w:rsidR="00DD5767" w:rsidRPr="00DD5767" w:rsidRDefault="00DD5767" w:rsidP="00DD5767">
      <w:r>
        <w:t xml:space="preserve">He looked </w:t>
      </w:r>
      <w:del w:id="11721" w:author="Editor" w:date="2026-09-25T09:00:00Z">
        <w:r>
          <w:delText xml:space="preserve">in</w:delText>
        </w:r>
      </w:del>
      <w:ins w:id="11722" w:author="Editor" w:date="2026-09-25T09:00:00Z">
        <w:r>
          <w:t xml:space="preserve">into</w:t>
        </w:r>
      </w:ins>
      <w:r>
        <w:t xml:space="preserve"> her eyes and</w:t>
      </w:r>
      <w:del w:id="11723" w:author="Editor" w:date="2026-09-25T09:00:00Z">
        <w:r>
          <w:delText xml:space="preserve"> with a straight face</w:delText>
        </w:r>
      </w:del>
      <w:r>
        <w:t xml:space="preserve"> stated, “Because it still baffles me why they </w:t>
      </w:r>
      <w:del w:id="11724" w:author="Editor" w:date="2026-09-25T09:00:00Z">
        <w:r>
          <w:delText xml:space="preserve">will</w:delText>
        </w:r>
      </w:del>
      <w:ins w:id="11725" w:author="Editor" w:date="2026-09-25T09:00:00Z">
        <w:r>
          <w:t xml:space="preserve">would</w:t>
        </w:r>
      </w:ins>
      <w:r>
        <w:t xml:space="preserve"> keep him alive. Besides</w:t>
      </w:r>
      <w:ins w:id="11726" w:author="Editor" w:date="2026-09-25T09:00:00Z">
        <w:r>
          <w:t xml:space="preserve">,</w:t>
        </w:r>
      </w:ins>
      <w:r>
        <w:t xml:space="preserve"> he was taken to a place where there are no rules.”</w:t>
      </w:r>
    </w:p>
    <w:p w14:paraId="5616AB65" w14:textId="5EC76072" w:rsidR="00DD5767" w:rsidRPr="00DD5767" w:rsidRDefault="00DD5767" w:rsidP="00DD5767">
      <w:r>
        <w:t xml:space="preserve">“Would you know where in Russia </w:t>
      </w:r>
      <w:del w:id="11727" w:author="Editor" w:date="2026-09-25T09:00:00Z">
        <w:r>
          <w:delText xml:space="preserve">is, he</w:delText>
        </w:r>
      </w:del>
      <w:ins w:id="11728" w:author="Editor" w:date="2026-09-25T09:00:00Z">
        <w:r>
          <w:t xml:space="preserve">he is</w:t>
        </w:r>
      </w:ins>
      <w:r>
        <w:t xml:space="preserve">?”</w:t>
      </w:r>
    </w:p>
    <w:p w14:paraId="3EBA3874" w14:textId="6F5BACF7" w:rsidR="00DD5767" w:rsidRPr="00DD5767" w:rsidRDefault="00DD5767" w:rsidP="00DD5767">
      <w:commentRangeStart w:id="345"/>
      <w:r>
        <w:t xml:space="preserve">“I have heard these goons have a settlement in Smolensk. I cannot confirm for certain, but Smolensk is your best bet. That place is well guarded, and </w:t>
      </w:r>
      <w:ins w:id="11729" w:author="Editor" w:date="2026-09-25T09:00:00Z">
        <w:r>
          <w:t xml:space="preserve">the </w:t>
        </w:r>
      </w:ins>
      <w:r>
        <w:t xml:space="preserve">people are notorious. I wish I could have helped you, but unfortunately, I don’t know anyone there.”</w:t>
      </w:r>
      <w:commentRangeEnd w:id="345"/>
      <w:r>
        <w:commentReference w:id="345"/>
      </w:r>
    </w:p>
    <w:p w14:paraId="09149029" w14:textId="77777777" w:rsidR="00DD5767" w:rsidRPr="00DD5767" w:rsidRDefault="00DD5767" w:rsidP="00DD5767">
      <w:r>
        <w:t xml:space="preserve">She thanked him and wandered aimlessly back to her waiting taxi. The emotions were overwhelming her. She finally had some concrete evidence of her dad’s existence, something she had waited </w:t>
      </w:r>
      <w:del w:id="11730" w:author="Editor" w:date="2026-09-25T09:00:00Z">
        <w:r>
          <w:delText xml:space="preserve">for </w:delText>
        </w:r>
      </w:del>
      <w:r>
        <w:t xml:space="preserve">a long time</w:t>
      </w:r>
      <w:ins w:id="11731" w:author="Editor" w:date="2026-09-25T09:00:00Z">
        <w:r>
          <w:t xml:space="preserve"> for</w:t>
        </w:r>
      </w:ins>
      <w:r>
        <w:t xml:space="preserve">. She had no clue what to do next, but she was certain she would soon find a way to be in Smolensk.</w:t>
      </w:r>
    </w:p>
    <w:p w14:paraId="4604808A" w14:textId="5358C1FA" w:rsidR="00FC0572" w:rsidRPr="00FC0572" w:rsidRDefault="00FC0572" w:rsidP="00FC0572"/>
    <w:p w14:paraId="68350700" w14:textId="77777777" w:rsidR="004A5123" w:rsidRDefault="004A5123" w:rsidP="004A5123"/>
    <w:p w14:paraId="555A7672" w14:textId="77777777" w:rsidR="004A5123" w:rsidRDefault="004A5123" w:rsidP="004A5123"/>
    <w:p w14:paraId="0A7EDF64" w14:textId="77777777" w:rsidR="004A5123" w:rsidRDefault="004A5123" w:rsidP="004A5123">
      <w:r>
        <w:t> </w:t>
      </w:r>
    </w:p>
    <w:p w14:paraId="404CA8FD" w14:textId="77777777" w:rsidR="004A5123" w:rsidRDefault="004A5123" w:rsidP="004A5123"/>
    <w:p w14:paraId="3F9B401B" w14:textId="77777777" w:rsidR="00522D35" w:rsidRDefault="00522D35">
      <w:pPr>
        <w:spacing w:line="259" w:lineRule="auto"/>
        <w:jc w:val="left"/>
      </w:pPr>
      <w:r>
        <w:br w:type="page"/>
      </w:r>
    </w:p>
    <w:p w14:paraId="57FBCB73" w14:textId="62004671" w:rsidR="004A5123" w:rsidRPr="00522D35" w:rsidRDefault="004A5123" w:rsidP="00F56514">
      <w:pPr>
        <w:outlineLvl w:val="0"/>
        <w:rPr>
          <w:b/>
        </w:rPr>
      </w:pPr>
      <w:r>
        <w:rPr>
          <w:b/>
        </w:rPr>
        <w:lastRenderedPageBreak/>
        <w:t>Chapter 76</w:t>
      </w:r>
    </w:p>
    <w:p w14:paraId="5B1A9F0F" w14:textId="77777777" w:rsidR="004A5123" w:rsidRPr="00522D35" w:rsidRDefault="004A5123" w:rsidP="004A5123">
      <w:pPr>
        <w:rPr>
          <w:b/>
        </w:rPr>
      </w:pPr>
      <w:del w:id="11732" w:author="Editor" w:date="2026-09-25T09:00:00Z">
        <w:r>
          <w:rPr>
            <w:b/>
          </w:rPr>
          <w:delText xml:space="preserve">6:00</w:delText>
        </w:r>
      </w:del>
      <w:ins w:id="11733" w:author="Editor" w:date="2026-09-25T09:00:00Z">
        <w:r>
          <w:rPr>
            <w:b/>
          </w:rPr>
          <w:t xml:space="preserve">3:30</w:t>
        </w:r>
      </w:ins>
      <w:r>
        <w:rPr>
          <w:b/>
        </w:rPr>
        <w:t xml:space="preserve"> PM 30th April 2014, </w:t>
      </w:r>
      <w:del w:id="11734" w:author="Editor" w:date="2026-09-25T09:00:00Z">
        <w:r>
          <w:rPr>
            <w:b/>
          </w:rPr>
          <w:delText xml:space="preserve">Viciebsk</w:delText>
        </w:r>
      </w:del>
      <w:ins w:id="11735" w:author="Editor" w:date="2026-09-25T09:00:00Z">
        <w:r>
          <w:rPr>
            <w:b/>
          </w:rPr>
          <w:t xml:space="preserve">Vitebsk</w:t>
        </w:r>
      </w:ins>
      <w:r>
        <w:rPr>
          <w:b/>
        </w:rPr>
        <w:t xml:space="preserve">, Belarus</w:t>
      </w:r>
    </w:p>
    <w:p w14:paraId="0E29C71F" w14:textId="19315CF4" w:rsidR="00C93EF4" w:rsidRPr="00C93EF4" w:rsidRDefault="00C93EF4" w:rsidP="00C93EF4">
      <w:commentRangeStart w:id="346"/>
      <w:r>
        <w:t xml:space="preserve">She got </w:t>
      </w:r>
      <w:del w:id="11736" w:author="Editor" w:date="2026-09-25T09:00:00Z">
        <w:r>
          <w:delText xml:space="preserve">off</w:delText>
        </w:r>
      </w:del>
      <w:ins w:id="11737" w:author="Editor" w:date="2026-09-25T09:00:00Z">
        <w:r>
          <w:t xml:space="preserve">out of</w:t>
        </w:r>
      </w:ins>
      <w:r>
        <w:t xml:space="preserve"> the cab a block away from the hotel, solely to avoid anyone sighting her.  It was a cold </w:t>
      </w:r>
      <w:del w:id="11738" w:author="Editor" w:date="2026-09-25T09:00:00Z">
        <w:r>
          <w:delText xml:space="preserve">evening</w:delText>
        </w:r>
      </w:del>
      <w:ins w:id="11739" w:author="Editor" w:date="2026-09-25T09:00:00Z">
        <w:r>
          <w:t xml:space="preserve">afternoon</w:t>
        </w:r>
      </w:ins>
      <w:r>
        <w:t xml:space="preserve">. The unruly wind was spiraling down with utmost ruthlessness, and </w:t>
      </w:r>
      <w:del w:id="11740" w:author="Editor" w:date="2026-09-25T09:00:00Z">
        <w:r>
          <w:delText xml:space="preserve">the brittleness</w:delText>
        </w:r>
      </w:del>
      <w:ins w:id="11741" w:author="Editor" w:date="2026-09-25T09:00:00Z">
        <w:r>
          <w:t xml:space="preserve">a shiver</w:t>
        </w:r>
      </w:ins>
      <w:r>
        <w:t xml:space="preserve"> was surging</w:t>
      </w:r>
      <w:del w:id="11742" w:author="Editor" w:date="2026-09-25T09:00:00Z">
        <w:r>
          <w:delText xml:space="preserve"> with great intensity</w:delText>
        </w:r>
      </w:del>
      <w:r>
        <w:t xml:space="preserve"> through her spine. The street was sparsely populated, and a dense layer of mist was forging a stark gloominess that was hard to subdue. After a few minutes of brutal walking, she </w:t>
      </w:r>
      <w:del w:id="11743" w:author="Editor" w:date="2026-09-25T09:00:00Z">
        <w:r>
          <w:delText xml:space="preserve">stepped into</w:delText>
        </w:r>
      </w:del>
      <w:ins w:id="11744" w:author="Editor" w:date="2026-09-25T09:00:00Z">
        <w:r>
          <w:t xml:space="preserve">entered</w:t>
        </w:r>
      </w:ins>
      <w:r>
        <w:t xml:space="preserve"> the hotel lobby with cautious steps. She looked around and was relieved to find no sign of Benedikt or his accomplices. With supreme urgency, she </w:t>
      </w:r>
      <w:del w:id="11745" w:author="Editor" w:date="2026-09-25T09:00:00Z">
        <w:r>
          <w:delText xml:space="preserve">paced</w:delText>
        </w:r>
      </w:del>
      <w:ins w:id="11746" w:author="Editor" w:date="2026-09-25T09:00:00Z">
        <w:r>
          <w:t xml:space="preserve">hurried</w:t>
        </w:r>
      </w:ins>
      <w:r>
        <w:t xml:space="preserve"> down the hallway towards the elevators. She was about to get into the elevator when </w:t>
      </w:r>
      <w:del w:id="11747" w:author="Editor" w:date="2026-09-25T09:00:00Z">
        <w:r>
          <w:delText xml:space="preserve">Benedikt</w:delText>
        </w:r>
      </w:del>
      <w:ins w:id="11748" w:author="Editor" w:date="2026-09-25T09:00:00Z">
        <w:r>
          <w:t xml:space="preserve">Benedikt’s</w:t>
        </w:r>
      </w:ins>
      <w:r>
        <w:t xml:space="preserve"> voice startled her. She turned around and found him standing right behind her. Her heart sank, and her feet went numb. For a moment, she felt as if she would crumble and fall. Despite the coldness, she sensed a trickle of sweat unceremoniously appearing on her temple</w:t>
      </w:r>
      <w:del w:id="11749" w:author="Editor" w:date="2026-09-25T09:00:00Z">
        <w:r>
          <w:delText xml:space="preserve"> refusing to diminish</w:delText>
        </w:r>
      </w:del>
      <w:r>
        <w:t xml:space="preserve">. How she wished what she </w:t>
      </w:r>
      <w:del w:id="11750" w:author="Editor" w:date="2026-09-25T09:00:00Z">
        <w:r>
          <w:delText xml:space="preserve">witnessed</w:delText>
        </w:r>
      </w:del>
      <w:ins w:id="11751" w:author="Editor" w:date="2026-09-25T09:00:00Z">
        <w:r>
          <w:t xml:space="preserve">was witnessing</w:t>
        </w:r>
      </w:ins>
      <w:r>
        <w:t xml:space="preserve"> was nothing but a bad dream.</w:t>
      </w:r>
      <w:commentRangeEnd w:id="346"/>
      <w:r>
        <w:commentReference w:id="346"/>
      </w:r>
    </w:p>
    <w:p w14:paraId="73C8A7A2" w14:textId="77777777" w:rsidR="00C93EF4" w:rsidRPr="00C93EF4" w:rsidRDefault="00C93EF4" w:rsidP="00C93EF4">
      <w:r>
        <w:t xml:space="preserve">She mustered some courage and raised her </w:t>
      </w:r>
      <w:del w:id="11752" w:author="Editor" w:date="2026-09-25T09:00:00Z">
        <w:r>
          <w:delText xml:space="preserve">view</w:delText>
        </w:r>
      </w:del>
      <w:ins w:id="11753" w:author="Editor" w:date="2026-09-25T09:00:00Z">
        <w:r>
          <w:t xml:space="preserve">head</w:t>
        </w:r>
      </w:ins>
      <w:r>
        <w:t xml:space="preserve"> to get a glimpse of </w:t>
      </w:r>
      <w:del w:id="11754" w:author="Editor" w:date="2026-09-25T09:00:00Z">
        <w:r>
          <w:delText xml:space="preserve">his stature</w:delText>
        </w:r>
      </w:del>
      <w:ins w:id="11755" w:author="Editor" w:date="2026-09-25T09:00:00Z">
        <w:r>
          <w:t xml:space="preserve">him</w:t>
        </w:r>
      </w:ins>
      <w:r>
        <w:t xml:space="preserve">. His eyes were hollow, </w:t>
      </w:r>
      <w:del w:id="11756" w:author="Editor" w:date="2026-09-25T09:00:00Z">
        <w:r>
          <w:delText xml:space="preserve">fixated</w:delText>
        </w:r>
      </w:del>
      <w:ins w:id="11757" w:author="Editor" w:date="2026-09-25T09:00:00Z">
        <w:r>
          <w:t xml:space="preserve">set</w:t>
        </w:r>
      </w:ins>
      <w:r>
        <w:t xml:space="preserve"> firmly </w:t>
      </w:r>
      <w:del w:id="11758" w:author="Editor" w:date="2026-09-25T09:00:00Z">
        <w:r>
          <w:delText xml:space="preserve">on</w:delText>
        </w:r>
      </w:del>
      <w:ins w:id="11759" w:author="Editor" w:date="2026-09-25T09:00:00Z">
        <w:r>
          <w:t xml:space="preserve">in</w:t>
        </w:r>
      </w:ins>
      <w:r>
        <w:t xml:space="preserve"> his pale</w:t>
      </w:r>
      <w:ins w:id="11760" w:author="Editor" w:date="2026-09-25T09:00:00Z">
        <w:r>
          <w:t xml:space="preserve">,</w:t>
        </w:r>
      </w:ins>
      <w:r>
        <w:t xml:space="preserve"> gloomy face. She had seen him in different shades before, but not the one he wore today. He appeared like a dethroned king, lost and dismayed, aloof and confused. An aura of betrayal reflected from every shade of his dejected presence.</w:t>
      </w:r>
    </w:p>
    <w:p w14:paraId="73D3D49B" w14:textId="77777777" w:rsidR="00C93EF4" w:rsidRPr="00C93EF4" w:rsidRDefault="00C93EF4" w:rsidP="00C93EF4">
      <w:r>
        <w:t xml:space="preserve">Before she could react in any meaningful way, his voice echoed, “It doesn’t appear you are sick anymore</w:t>
      </w:r>
      <w:del w:id="11761" w:author="Editor" w:date="2026-09-25T09:00:00Z">
        <w:r>
          <w:delText xml:space="preserve">” the</w:delText>
        </w:r>
      </w:del>
      <w:ins w:id="11762" w:author="Editor" w:date="2026-09-25T09:00:00Z">
        <w:r>
          <w:t xml:space="preserve">.” The</w:t>
        </w:r>
      </w:ins>
      <w:r>
        <w:t xml:space="preserve"> shade of sarcasm was </w:t>
      </w:r>
      <w:del w:id="11763" w:author="Editor" w:date="2026-09-25T09:00:00Z">
        <w:r>
          <w:delText xml:space="preserve">clearly visible</w:delText>
        </w:r>
      </w:del>
      <w:ins w:id="11764" w:author="Editor" w:date="2026-09-25T09:00:00Z">
        <w:r>
          <w:t xml:space="preserve">evident</w:t>
        </w:r>
      </w:ins>
      <w:r>
        <w:t xml:space="preserve"> in that </w:t>
      </w:r>
      <w:del w:id="11765" w:author="Editor" w:date="2026-09-25T09:00:00Z">
        <w:r>
          <w:delText xml:space="preserve">distinct </w:delText>
        </w:r>
      </w:del>
      <w:r>
        <w:t xml:space="preserve">gruff tone.</w:t>
      </w:r>
    </w:p>
    <w:p w14:paraId="209027BC" w14:textId="77777777" w:rsidR="00C93EF4" w:rsidRPr="00C93EF4" w:rsidRDefault="00C93EF4" w:rsidP="00C93EF4">
      <w:r>
        <w:t xml:space="preserve">She forced a smile and </w:t>
      </w:r>
      <w:del w:id="11766" w:author="Editor" w:date="2026-09-25T09:00:00Z">
        <w:r>
          <w:delText xml:space="preserve">sheepishly </w:delText>
        </w:r>
      </w:del>
      <w:r>
        <w:t xml:space="preserve">claimed, “I </w:t>
      </w:r>
      <w:del w:id="11767" w:author="Editor" w:date="2026-09-25T09:00:00Z">
        <w:r>
          <w:delText xml:space="preserve">was</w:delText>
        </w:r>
      </w:del>
      <w:ins w:id="11768" w:author="Editor" w:date="2026-09-25T09:00:00Z">
        <w:r>
          <w:t xml:space="preserve">felt</w:t>
        </w:r>
      </w:ins>
      <w:r>
        <w:t xml:space="preserve"> suffocated in the room, so I went for a walk.”</w:t>
      </w:r>
    </w:p>
    <w:p w14:paraId="555120A7" w14:textId="77777777" w:rsidR="00C93EF4" w:rsidRPr="00C93EF4" w:rsidRDefault="00C93EF4" w:rsidP="00C93EF4">
      <w:commentRangeStart w:id="347"/>
      <w:r>
        <w:t xml:space="preserve">“Good, that </w:t>
      </w:r>
      <w:del w:id="11769" w:author="Editor" w:date="2026-09-25T09:00:00Z">
        <w:r>
          <w:delText xml:space="preserve">must be</w:delText>
        </w:r>
      </w:del>
      <w:ins w:id="11770" w:author="Editor" w:date="2026-09-25T09:00:00Z">
        <w:r>
          <w:t xml:space="preserve">was</w:t>
        </w:r>
      </w:ins>
      <w:r>
        <w:t xml:space="preserve"> a long stroll to Noŭka</w:t>
      </w:r>
      <w:ins w:id="11771" w:author="Editor" w:date="2026-09-25T09:00:00Z">
        <w:r>
          <w:t xml:space="preserve">.</w:t>
        </w:r>
      </w:ins>
      <w:r>
        <w:t xml:space="preserve">”</w:t>
      </w:r>
      <w:commentRangeEnd w:id="347"/>
      <w:r>
        <w:commentReference w:id="347"/>
      </w:r>
    </w:p>
    <w:p w14:paraId="245E79D7" w14:textId="77777777" w:rsidR="00C93EF4" w:rsidRPr="00C93EF4" w:rsidRDefault="00C93EF4" w:rsidP="00C93EF4">
      <w:r>
        <w:t xml:space="preserve">Sanchez was exposed</w:t>
      </w:r>
      <w:del w:id="11772" w:author="Editor" w:date="2026-09-25T09:00:00Z">
        <w:r>
          <w:delText xml:space="preserve">, the</w:delText>
        </w:r>
      </w:del>
      <w:ins w:id="11773" w:author="Editor" w:date="2026-09-25T09:00:00Z">
        <w:r>
          <w:t xml:space="preserve">. The</w:t>
        </w:r>
      </w:ins>
      <w:r>
        <w:t xml:space="preserve"> entire charade she had put </w:t>
      </w:r>
      <w:ins w:id="11774" w:author="Editor" w:date="2026-09-25T09:00:00Z">
        <w:r>
          <w:t xml:space="preserve">on </w:t>
        </w:r>
      </w:ins>
      <w:r>
        <w:t xml:space="preserve">so far</w:t>
      </w:r>
      <w:del w:id="11775" w:author="Editor" w:date="2026-09-25T09:00:00Z">
        <w:r>
          <w:delText xml:space="preserve">,</w:delText>
        </w:r>
      </w:del>
      <w:r>
        <w:t xml:space="preserve"> folded like a deck of cards. She kept quiet, surrendering to the situation.</w:t>
      </w:r>
    </w:p>
    <w:p w14:paraId="5774F868" w14:textId="77777777" w:rsidR="00C93EF4" w:rsidRPr="00C93EF4" w:rsidRDefault="00C93EF4" w:rsidP="00C93EF4">
      <w:r>
        <w:t xml:space="preserve">“We need to talk. Can you please follow me to my room?”</w:t>
      </w:r>
      <w:del w:id="11776" w:author="Editor" w:date="2026-09-25T09:00:00Z">
        <w:r>
          <w:delText xml:space="preserve">, The</w:delText>
        </w:r>
      </w:del>
      <w:ins w:id="11777" w:author="Editor" w:date="2026-09-25T09:00:00Z">
        <w:r>
          <w:t xml:space="preserve"> His</w:t>
        </w:r>
      </w:ins>
      <w:r>
        <w:t xml:space="preserve"> tone</w:t>
      </w:r>
      <w:ins w:id="11778" w:author="Editor" w:date="2026-09-25T09:00:00Z">
        <w:r>
          <w:t xml:space="preserve">,</w:t>
        </w:r>
      </w:ins>
      <w:r>
        <w:t xml:space="preserve"> though gentle</w:t>
      </w:r>
      <w:ins w:id="11779" w:author="Editor" w:date="2026-09-25T09:00:00Z">
        <w:r>
          <w:t xml:space="preserve">,</w:t>
        </w:r>
      </w:ins>
      <w:r>
        <w:t xml:space="preserve"> was exuding annoyance.</w:t>
      </w:r>
    </w:p>
    <w:p w14:paraId="3D6A9CAD" w14:textId="77777777" w:rsidR="00C93EF4" w:rsidRPr="00C93EF4" w:rsidRDefault="00C93EF4" w:rsidP="00C93EF4">
      <w:r>
        <w:t xml:space="preserve">She trailed him into the </w:t>
      </w:r>
      <w:del w:id="11780" w:author="Editor" w:date="2026-09-25T09:00:00Z">
        <w:r>
          <w:delText xml:space="preserve">elevators</w:delText>
        </w:r>
      </w:del>
      <w:ins w:id="11781" w:author="Editor" w:date="2026-09-25T09:00:00Z">
        <w:r>
          <w:t xml:space="preserve">elevator</w:t>
        </w:r>
      </w:ins>
      <w:r>
        <w:t xml:space="preserve"> with no sign of resistance. They settled in the living room. The void of words and the unusual quietness made the place appear ghost-like.</w:t>
      </w:r>
    </w:p>
    <w:p w14:paraId="3E096C18" w14:textId="77777777" w:rsidR="00C93EF4" w:rsidRPr="00C93EF4" w:rsidRDefault="00C93EF4" w:rsidP="00C93EF4">
      <w:r>
        <w:t xml:space="preserve">Benedikt finally broke the </w:t>
      </w:r>
      <w:del w:id="11782" w:author="Editor" w:date="2026-09-25T09:00:00Z">
        <w:r>
          <w:delText xml:space="preserve">monotony and with</w:delText>
        </w:r>
      </w:del>
      <w:ins w:id="11783" w:author="Editor" w:date="2026-09-25T09:00:00Z">
        <w:r>
          <w:t xml:space="preserve">silence and in</w:t>
        </w:r>
      </w:ins>
      <w:r>
        <w:t xml:space="preserve"> an exhausted tone </w:t>
      </w:r>
      <w:del w:id="11784" w:author="Editor" w:date="2026-09-25T09:00:00Z">
        <w:r>
          <w:delText xml:space="preserve">he exclaimed</w:delText>
        </w:r>
      </w:del>
      <w:ins w:id="11785" w:author="Editor" w:date="2026-09-25T09:00:00Z">
        <w:r>
          <w:t xml:space="preserve">asked</w:t>
        </w:r>
      </w:ins>
      <w:r>
        <w:t xml:space="preserve">, </w:t>
      </w:r>
      <w:del w:id="11786" w:author="Editor (Typography)" w:date="2026-09-25T09:00:00Z">
        <w:r>
          <w:delText xml:space="preserve">"</w:delText>
        </w:r>
      </w:del>
      <w:ins w:id="11787" w:author="Editor (Typography)" w:date="2026-09-25T09:00:00Z">
        <w:r>
          <w:t xml:space="preserve">“</w:t>
        </w:r>
      </w:ins>
      <w:r>
        <w:t xml:space="preserve">Why can’t you trust me?</w:t>
      </w:r>
      <w:del w:id="11788" w:author="Editor (Typography)" w:date="2026-09-25T09:00:00Z">
        <w:r>
          <w:delText xml:space="preserve">"</w:delText>
        </w:r>
      </w:del>
      <w:ins w:id="11789" w:author="Editor (Typography)" w:date="2026-09-25T09:00:00Z">
        <w:r>
          <w:t xml:space="preserve">”</w:t>
        </w:r>
      </w:ins>
    </w:p>
    <w:p w14:paraId="0A84A6FE" w14:textId="77777777" w:rsidR="00C93EF4" w:rsidRPr="00C93EF4" w:rsidRDefault="00C93EF4" w:rsidP="00C93EF4">
      <w:pPr>
        <w:rPr>
          <w:del w:id="11790" w:author="Editor" w:date="2026-09-25T09:00:00Z"/>
        </w:rPr>
      </w:pPr>
      <w:commentRangeStart w:id="348"/>
      <w:del w:id="11791" w:author="Editor" w:date="2026-09-25T09:00:00Z">
        <w:r>
          <w:delText xml:space="preserve">Those words refuted the scariness she was undermining with.</w:delText>
        </w:r>
      </w:del>
      <w:commentRangeEnd w:id="348"/>
      <w:r>
        <w:commentReference w:id="348"/>
      </w:r>
    </w:p>
    <w:p w14:paraId="1E0722AF" w14:textId="77777777" w:rsidR="00C93EF4" w:rsidRPr="00C93EF4" w:rsidRDefault="00C93EF4" w:rsidP="00C93EF4">
      <w:del w:id="11792" w:author="Editor (Typography)" w:date="2026-09-25T09:00:00Z">
        <w:r>
          <w:delText xml:space="preserve">"</w:delText>
        </w:r>
      </w:del>
      <w:ins w:id="11793" w:author="Editor (Typography)" w:date="2026-09-25T09:00:00Z">
        <w:r>
          <w:t xml:space="preserve">“</w:t>
        </w:r>
      </w:ins>
      <w:r>
        <w:t xml:space="preserve">I didn’t trust you? Despite all the odds, I believed in you. I came on this trip against my brother’s </w:t>
      </w:r>
      <w:del w:id="11794" w:author="Editor" w:date="2026-09-25T09:00:00Z">
        <w:r>
          <w:delText xml:space="preserve">wish</w:delText>
        </w:r>
      </w:del>
      <w:ins w:id="11795" w:author="Editor" w:date="2026-09-25T09:00:00Z">
        <w:r>
          <w:t xml:space="preserve">wishes</w:t>
        </w:r>
      </w:ins>
      <w:r>
        <w:t xml:space="preserve">. I respected you, I admired you, and all this while I listened to my heart, ignoring everything </w:t>
      </w:r>
      <w:del w:id="11796" w:author="Editor" w:date="2026-09-25T09:00:00Z">
        <w:r>
          <w:delText xml:space="preserve">that </w:delText>
        </w:r>
      </w:del>
      <w:r>
        <w:t xml:space="preserve">my mind ever </w:t>
      </w:r>
      <w:del w:id="11797" w:author="Editor" w:date="2026-09-25T09:00:00Z">
        <w:r>
          <w:delText xml:space="preserve">mentioned</w:delText>
        </w:r>
      </w:del>
      <w:ins w:id="11798" w:author="Editor" w:date="2026-09-25T09:00:00Z">
        <w:r>
          <w:t xml:space="preserve">told me</w:t>
        </w:r>
      </w:ins>
      <w:r>
        <w:t xml:space="preserve"> otherwise.”</w:t>
      </w:r>
    </w:p>
    <w:p w14:paraId="12CA6733" w14:textId="2EAB0644" w:rsidR="00C93EF4" w:rsidRPr="00C93EF4" w:rsidRDefault="00C93EF4" w:rsidP="00C93EF4">
      <w:r>
        <w:t xml:space="preserve">Sanchez was a shade below screaming. She didn’t know how, but she found the voice to defend </w:t>
      </w:r>
      <w:del w:id="11799" w:author="Editor" w:date="2026-09-25T09:00:00Z">
        <w:r>
          <w:delText xml:space="preserve">her</w:delText>
        </w:r>
      </w:del>
      <w:ins w:id="11800" w:author="Editor" w:date="2026-09-25T09:00:00Z">
        <w:r>
          <w:t xml:space="preserve">herself</w:t>
        </w:r>
      </w:ins>
      <w:r>
        <w:t xml:space="preserve">, tired of pretending that everything was fine between them.</w:t>
      </w:r>
    </w:p>
    <w:p w14:paraId="79E5B7E9" w14:textId="77777777" w:rsidR="00C93EF4" w:rsidRPr="00C93EF4" w:rsidRDefault="00C93EF4" w:rsidP="00C93EF4">
      <w:r>
        <w:t xml:space="preserve">“The thread that brought us together was my dad. No matter how much I try, I can’t forget the reaction you had when you saw his picture. I know for certain that all this while you knew everything, but you pretended otherwise. Let me ask you – why should I trust you?</w:t>
      </w:r>
      <w:del w:id="11801" w:author="Editor (Typography)" w:date="2026-09-25T09:00:00Z">
        <w:r>
          <w:delText xml:space="preserve">"</w:delText>
        </w:r>
      </w:del>
      <w:ins w:id="11802" w:author="Editor (Typography)" w:date="2026-09-25T09:00:00Z">
        <w:r>
          <w:t xml:space="preserve">”</w:t>
        </w:r>
      </w:ins>
    </w:p>
    <w:p w14:paraId="7CCD622C" w14:textId="05A1A5D8" w:rsidR="00C93EF4" w:rsidRPr="00C93EF4" w:rsidRDefault="00C93EF4" w:rsidP="00C93EF4">
      <w:r>
        <w:t xml:space="preserve">From being meek not too long ago, she</w:t>
      </w:r>
      <w:ins w:id="11803" w:author="Editor" w:date="2026-09-25T09:00:00Z">
        <w:r>
          <w:t xml:space="preserve"> had</w:t>
        </w:r>
      </w:ins>
      <w:r>
        <w:t xml:space="preserve"> transformed into a raging tigress. She was breathing heavily, and her cheeks were burning red </w:t>
      </w:r>
      <w:del w:id="11804" w:author="Editor" w:date="2026-09-25T09:00:00Z">
        <w:r>
          <w:delText xml:space="preserve">fuming</w:delText>
        </w:r>
      </w:del>
      <w:ins w:id="11805" w:author="Editor" w:date="2026-09-25T09:00:00Z">
        <w:r>
          <w:t xml:space="preserve">with</w:t>
        </w:r>
      </w:ins>
      <w:r>
        <w:t xml:space="preserve"> anger.</w:t>
      </w:r>
    </w:p>
    <w:p w14:paraId="6E3C2DFD" w14:textId="77777777" w:rsidR="00C93EF4" w:rsidRPr="00C93EF4" w:rsidRDefault="00C93EF4" w:rsidP="00C93EF4">
      <w:r>
        <w:t xml:space="preserve">Benedikt looked squarely at her</w:t>
      </w:r>
      <w:del w:id="11806" w:author="Editor" w:date="2026-09-25T09:00:00Z">
        <w:r>
          <w:delText xml:space="preserve"> in</w:delText>
        </w:r>
      </w:del>
      <w:ins w:id="11807" w:author="Editor" w:date="2026-09-25T09:00:00Z">
        <w:r>
          <w:t xml:space="preserve">,</w:t>
        </w:r>
      </w:ins>
      <w:r>
        <w:t xml:space="preserve"> aghast. He</w:t>
      </w:r>
      <w:ins w:id="11808" w:author="Editor" w:date="2026-09-25T09:00:00Z">
        <w:r>
          <w:t xml:space="preserve"> had</w:t>
        </w:r>
      </w:ins>
      <w:r>
        <w:t xml:space="preserve"> never expected her to retaliate with such bluntness. </w:t>
      </w:r>
      <w:del w:id="11809" w:author="Editor (Typography)" w:date="2026-09-25T09:00:00Z">
        <w:r>
          <w:delText xml:space="preserve">"</w:delText>
        </w:r>
      </w:del>
      <w:ins w:id="11810" w:author="Editor (Typography)" w:date="2026-09-25T09:00:00Z">
        <w:r>
          <w:t xml:space="preserve">“</w:t>
        </w:r>
      </w:ins>
      <w:r>
        <w:t xml:space="preserve">I admit I hid</w:t>
      </w:r>
      <w:ins w:id="11811" w:author="Editor" w:date="2026-09-25T09:00:00Z">
        <w:r>
          <w:t xml:space="preserve"> a</w:t>
        </w:r>
      </w:ins>
      <w:r>
        <w:t xml:space="preserve"> few facts, but that was because I didn</w:t>
      </w:r>
      <w:del w:id="11812" w:author="Editor (Typography)" w:date="2026-09-25T09:00:00Z">
        <w:r>
          <w:delText xml:space="preserve">'</w:delText>
        </w:r>
      </w:del>
      <w:ins w:id="11813" w:author="Editor (Typography)" w:date="2026-09-25T09:00:00Z">
        <w:r>
          <w:t xml:space="preserve">’</w:t>
        </w:r>
      </w:ins>
      <w:r>
        <w:t xml:space="preserve">t want to lose you. There is nothing that I know that can help trace your father.</w:t>
      </w:r>
      <w:del w:id="11814" w:author="Editor (Typography)" w:date="2026-09-25T09:00:00Z">
        <w:r>
          <w:delText xml:space="preserve">"</w:delText>
        </w:r>
      </w:del>
      <w:ins w:id="11815" w:author="Editor (Typography)" w:date="2026-09-25T09:00:00Z">
        <w:r>
          <w:t xml:space="preserve">”</w:t>
        </w:r>
      </w:ins>
      <w:r>
        <w:t xml:space="preserve"> His voice was timid and </w:t>
      </w:r>
      <w:ins w:id="11816" w:author="Editor" w:date="2026-09-25T09:00:00Z">
        <w:r>
          <w:t xml:space="preserve">his </w:t>
        </w:r>
      </w:ins>
      <w:del w:id="11817" w:author="Editor (Spelling)" w:date="2026-09-25T09:00:00Z">
        <w:r>
          <w:delText xml:space="preserve">demeanor</w:delText>
        </w:r>
      </w:del>
      <w:ins w:id="11818" w:author="Editor (Spelling)" w:date="2026-09-25T09:00:00Z">
        <w:r>
          <w:t xml:space="preserve">demeanour</w:t>
        </w:r>
      </w:ins>
      <w:r>
        <w:t xml:space="preserve"> edgy.</w:t>
      </w:r>
    </w:p>
    <w:p w14:paraId="15BD346E" w14:textId="77777777" w:rsidR="00C93EF4" w:rsidRPr="00C93EF4" w:rsidRDefault="00C93EF4" w:rsidP="00C93EF4">
      <w:r>
        <w:t xml:space="preserve">He hesitantly looked at Sanchez to observe her reaction and quickly </w:t>
      </w:r>
      <w:del w:id="11819" w:author="Editor" w:date="2026-09-25T09:00:00Z">
        <w:r>
          <w:delText xml:space="preserve">veered</w:delText>
        </w:r>
      </w:del>
      <w:ins w:id="11820" w:author="Editor" w:date="2026-09-25T09:00:00Z">
        <w:r>
          <w:t xml:space="preserve">turned</w:t>
        </w:r>
      </w:ins>
      <w:r>
        <w:t xml:space="preserve"> away to escape </w:t>
      </w:r>
      <w:del w:id="11821" w:author="Editor" w:date="2026-09-25T09:00:00Z">
        <w:r>
          <w:delText xml:space="preserve">from </w:delText>
        </w:r>
      </w:del>
      <w:r>
        <w:t xml:space="preserve">her piercing gaze.</w:t>
      </w:r>
    </w:p>
    <w:p w14:paraId="16911AA2" w14:textId="2A740CC9" w:rsidR="00C93EF4" w:rsidRPr="00C93EF4" w:rsidRDefault="00C93EF4" w:rsidP="00C93EF4">
      <w:r>
        <w:t xml:space="preserve">Unsure of what to do, he continued</w:t>
      </w:r>
      <w:del w:id="11822" w:author="Editor" w:date="2026-09-25T09:00:00Z">
        <w:r>
          <w:delText xml:space="preserve"> further</w:delText>
        </w:r>
      </w:del>
      <w:r>
        <w:t xml:space="preserve">, </w:t>
      </w:r>
      <w:del w:id="11823" w:author="Editor (Typography)" w:date="2026-09-25T09:00:00Z">
        <w:r>
          <w:delText xml:space="preserve">"</w:delText>
        </w:r>
      </w:del>
      <w:ins w:id="11824" w:author="Editor (Typography)" w:date="2026-09-25T09:00:00Z">
        <w:r>
          <w:t xml:space="preserve">“</w:t>
        </w:r>
      </w:ins>
      <w:r>
        <w:t xml:space="preserve">I was there on the day your father was </w:t>
      </w:r>
      <w:del w:id="11825" w:author="Editor" w:date="2026-09-25T09:00:00Z">
        <w:r>
          <w:delText xml:space="preserve">captivated</w:delText>
        </w:r>
      </w:del>
      <w:ins w:id="11826" w:author="Editor" w:date="2026-09-25T09:00:00Z">
        <w:r>
          <w:t xml:space="preserve">captured,</w:t>
        </w:r>
      </w:ins>
      <w:r>
        <w:t xml:space="preserve"> but trust me</w:t>
      </w:r>
      <w:ins w:id="11827" w:author="Editor" w:date="2026-09-25T09:00:00Z">
        <w:r>
          <w:t xml:space="preserve">,</w:t>
        </w:r>
      </w:ins>
      <w:r>
        <w:t xml:space="preserve"> I had nothing to do with his disappearance. That day I wasn’t even in charge of the operations. I was on a regular business trip.</w:t>
      </w:r>
      <w:del w:id="11828" w:author="Editor (Typography)" w:date="2026-09-25T09:00:00Z">
        <w:r>
          <w:delText xml:space="preserve">"</w:delText>
        </w:r>
      </w:del>
      <w:ins w:id="11829" w:author="Editor (Typography)" w:date="2026-09-25T09:00:00Z">
        <w:r>
          <w:t xml:space="preserve">”</w:t>
        </w:r>
      </w:ins>
    </w:p>
    <w:p w14:paraId="57B774F1" w14:textId="77777777" w:rsidR="00C93EF4" w:rsidRPr="00C93EF4" w:rsidRDefault="00C93EF4" w:rsidP="00C93EF4">
      <w:r>
        <w:t xml:space="preserve">The intensity with which Sanchez was looking at him made him restless and </w:t>
      </w:r>
      <w:del w:id="11830" w:author="Editor" w:date="2026-09-25T09:00:00Z">
        <w:r>
          <w:delText xml:space="preserve">jejune</w:delText>
        </w:r>
      </w:del>
      <w:ins w:id="11831" w:author="Editor" w:date="2026-09-25T09:00:00Z">
        <w:r>
          <w:t xml:space="preserve">flustered</w:t>
        </w:r>
      </w:ins>
      <w:r>
        <w:t xml:space="preserve">. He gulped some water to get some respite. This time she was determined to know the truth, and he knew it.</w:t>
      </w:r>
    </w:p>
    <w:p w14:paraId="340E3551" w14:textId="77777777" w:rsidR="00C93EF4" w:rsidRPr="00C93EF4" w:rsidRDefault="00C93EF4" w:rsidP="00C93EF4">
      <w:r>
        <w:t xml:space="preserve">Benedikt continued</w:t>
      </w:r>
      <w:del w:id="11832" w:author="Editor" w:date="2026-09-25T09:00:00Z">
        <w:r>
          <w:delText xml:space="preserve"> further</w:delText>
        </w:r>
      </w:del>
      <w:r>
        <w:t xml:space="preserve">, </w:t>
      </w:r>
      <w:del w:id="11833" w:author="Editor (Typography)" w:date="2026-09-25T09:00:00Z">
        <w:r>
          <w:delText xml:space="preserve">"</w:delText>
        </w:r>
      </w:del>
      <w:ins w:id="11834" w:author="Editor (Typography)" w:date="2026-09-25T09:00:00Z">
        <w:r>
          <w:t xml:space="preserve">“</w:t>
        </w:r>
      </w:ins>
      <w:r>
        <w:t xml:space="preserve">That day</w:t>
      </w:r>
      <w:ins w:id="11835" w:author="Editor" w:date="2026-09-25T09:00:00Z">
        <w:r>
          <w:t xml:space="preserve">,</w:t>
        </w:r>
      </w:ins>
      <w:r>
        <w:t xml:space="preserve"> when you showed me your father</w:t>
      </w:r>
      <w:del w:id="11836" w:author="Editor (Typography)" w:date="2026-09-25T09:00:00Z">
        <w:r>
          <w:delText xml:space="preserve">'</w:delText>
        </w:r>
      </w:del>
      <w:ins w:id="11837" w:author="Editor (Typography)" w:date="2026-09-25T09:00:00Z">
        <w:r>
          <w:t xml:space="preserve">’</w:t>
        </w:r>
      </w:ins>
      <w:r>
        <w:t xml:space="preserve">s picture</w:t>
      </w:r>
      <w:ins w:id="11838" w:author="Editor" w:date="2026-09-25T09:00:00Z">
        <w:r>
          <w:t xml:space="preserve">,</w:t>
        </w:r>
      </w:ins>
      <w:r>
        <w:t xml:space="preserve"> my guilt </w:t>
      </w:r>
      <w:del w:id="11839" w:author="Editor" w:date="2026-09-25T09:00:00Z">
        <w:r>
          <w:delText xml:space="preserve">overshadowed</w:delText>
        </w:r>
      </w:del>
      <w:ins w:id="11840" w:author="Editor" w:date="2026-09-25T09:00:00Z">
        <w:r>
          <w:t xml:space="preserve">overwhelmed</w:t>
        </w:r>
      </w:ins>
      <w:r>
        <w:t xml:space="preserve"> me.</w:t>
      </w:r>
      <w:del w:id="11841" w:author="Editor (Typography)" w:date="2026-09-25T09:00:00Z">
        <w:r>
          <w:delText xml:space="preserve">"</w:delText>
        </w:r>
      </w:del>
      <w:ins w:id="11842" w:author="Editor (Typography)" w:date="2026-09-25T09:00:00Z">
        <w:r>
          <w:t xml:space="preserve">”</w:t>
        </w:r>
      </w:ins>
    </w:p>
    <w:p w14:paraId="20203041" w14:textId="77777777" w:rsidR="00C93EF4" w:rsidRPr="00C93EF4" w:rsidRDefault="00C93EF4" w:rsidP="00C93EF4">
      <w:del w:id="11843" w:author="Editor (Typography)" w:date="2026-09-25T09:00:00Z">
        <w:r>
          <w:delText xml:space="preserve">"</w:delText>
        </w:r>
      </w:del>
      <w:ins w:id="11844" w:author="Editor (Typography)" w:date="2026-09-25T09:00:00Z">
        <w:r>
          <w:t xml:space="preserve">“</w:t>
        </w:r>
      </w:ins>
      <w:r>
        <w:t xml:space="preserve">What was your guilt?</w:t>
      </w:r>
      <w:ins w:id="11845" w:author="Editor" w:date="2026-09-25T09:00:00Z">
        <w:r>
          <w:t xml:space="preserve">”</w:t>
        </w:r>
      </w:ins>
      <w:r>
        <w:t xml:space="preserve"> Sanchez snapped.</w:t>
      </w:r>
    </w:p>
    <w:p w14:paraId="0DE80090" w14:textId="77777777" w:rsidR="00C93EF4" w:rsidRPr="00C93EF4" w:rsidRDefault="00C93EF4" w:rsidP="00C93EF4">
      <w:commentRangeStart w:id="349"/>
      <w:del w:id="11846" w:author="Editor (Typography)" w:date="2026-09-25T09:00:00Z">
        <w:r>
          <w:delText xml:space="preserve">"</w:delText>
        </w:r>
      </w:del>
      <w:ins w:id="11847" w:author="Editor (Typography)" w:date="2026-09-25T09:00:00Z">
        <w:r>
          <w:t xml:space="preserve">“</w:t>
        </w:r>
      </w:ins>
      <w:r>
        <w:t xml:space="preserve">I... I told the Russians to get rid of him, but trust me, nothing untoward happened. They wanted to get hold of all </w:t>
      </w:r>
      <w:del w:id="11848" w:author="Editor" w:date="2026-09-25T09:00:00Z">
        <w:r>
          <w:delText xml:space="preserve">pieces of</w:delText>
        </w:r>
      </w:del>
      <w:ins w:id="11849" w:author="Editor" w:date="2026-09-25T09:00:00Z">
        <w:r>
          <w:t xml:space="preserve">the</w:t>
        </w:r>
      </w:ins>
      <w:r>
        <w:t xml:space="preserve"> evidence your father had collected and so decided to keep him. I swear to God I know nothing beyond this. I have no idea where they have taken him </w:t>
      </w:r>
      <w:del w:id="11850" w:author="Editor" w:date="2026-09-25T09:00:00Z">
        <w:r>
          <w:delText xml:space="preserve">and</w:delText>
        </w:r>
      </w:del>
      <w:ins w:id="11851" w:author="Editor" w:date="2026-09-25T09:00:00Z">
        <w:r>
          <w:t xml:space="preserve">or</w:t>
        </w:r>
      </w:ins>
      <w:r>
        <w:t xml:space="preserve"> what they have done with him.”</w:t>
      </w:r>
      <w:commentRangeEnd w:id="349"/>
      <w:r>
        <w:commentReference w:id="349"/>
      </w:r>
    </w:p>
    <w:p w14:paraId="186A4AB7" w14:textId="6C49DA82" w:rsidR="00C93EF4" w:rsidRPr="00C93EF4" w:rsidRDefault="00C93EF4" w:rsidP="00C93EF4">
      <w:commentRangeStart w:id="350"/>
      <w:r>
        <w:t xml:space="preserve">He paused to watch her expression,</w:t>
      </w:r>
      <w:del w:id="11852" w:author="Editor" w:date="2026-09-25T09:00:00Z">
        <w:r>
          <w:delText xml:space="preserve"> drained and</w:delText>
        </w:r>
      </w:del>
      <w:r>
        <w:t xml:space="preserve"> exhausted from the monologue. She was unusually quiet. She kept staring at the vase on the table without blinking</w:t>
      </w:r>
      <w:del w:id="11853" w:author="Editor" w:date="2026-09-25T09:00:00Z">
        <w:r>
          <w:delText xml:space="preserve"> her eyes</w:delText>
        </w:r>
      </w:del>
      <w:r>
        <w:t xml:space="preserve">, still and unobtrusive</w:t>
      </w:r>
      <w:del w:id="11854" w:author="Editor" w:date="2026-09-25T09:00:00Z">
        <w:r>
          <w:delText xml:space="preserve">, like lightning had struck her and bolted her on the chair</w:delText>
        </w:r>
      </w:del>
      <w:r>
        <w:t xml:space="preserve">. All Benedikt wanted was to conclude his part soon and bring </w:t>
      </w:r>
      <w:del w:id="11855" w:author="Editor" w:date="2026-09-25T09:00:00Z">
        <w:r>
          <w:delText xml:space="preserve">a final closure</w:delText>
        </w:r>
      </w:del>
      <w:ins w:id="11856" w:author="Editor" w:date="2026-09-25T09:00:00Z">
        <w:r>
          <w:t xml:space="preserve">an end</w:t>
        </w:r>
      </w:ins>
      <w:r>
        <w:t xml:space="preserve"> to his prolonged misery.</w:t>
      </w:r>
      <w:commentRangeEnd w:id="350"/>
      <w:r>
        <w:commentReference w:id="350"/>
      </w:r>
    </w:p>
    <w:p w14:paraId="40C0FD03" w14:textId="77777777" w:rsidR="00C93EF4" w:rsidRPr="00C93EF4" w:rsidRDefault="00C93EF4" w:rsidP="00C93EF4">
      <w:r>
        <w:t>“I didn’t hide facts to keep you away from your father. I didn’t want you to go away.”</w:t>
      </w:r>
    </w:p>
    <w:p w14:paraId="46B72E36" w14:textId="77777777" w:rsidR="00C93EF4" w:rsidRPr="00C93EF4" w:rsidRDefault="00C93EF4" w:rsidP="00C93EF4">
      <w:r>
        <w:t xml:space="preserve">She couldn’t take it anymore. She </w:t>
      </w:r>
      <w:del w:id="11857" w:author="Editor" w:date="2026-09-25T09:00:00Z">
        <w:r>
          <w:delText xml:space="preserve">was</w:delText>
        </w:r>
      </w:del>
      <w:ins w:id="11858" w:author="Editor" w:date="2026-09-25T09:00:00Z">
        <w:r>
          <w:t xml:space="preserve">felt</w:t>
        </w:r>
      </w:ins>
      <w:r>
        <w:t xml:space="preserve"> suffocated in his presence and decided to leave.</w:t>
      </w:r>
    </w:p>
    <w:p w14:paraId="2992678F" w14:textId="7E3C37C7" w:rsidR="004A5123" w:rsidRDefault="00C93EF4" w:rsidP="004A5123">
      <w:r>
        <w:t xml:space="preserve">“I need some time alone.” And she disappeared</w:t>
      </w:r>
      <w:ins w:id="11859" w:author="Editor" w:date="2026-09-25T09:00:00Z">
        <w:r>
          <w:t xml:space="preserve">,</w:t>
        </w:r>
      </w:ins>
      <w:r>
        <w:t xml:space="preserve"> leaving Benedikt in a helpless</w:t>
      </w:r>
      <w:ins w:id="11860" w:author="Editor" w:date="2026-09-25T09:00:00Z">
        <w:r>
          <w:t xml:space="preserve">,</w:t>
        </w:r>
      </w:ins>
      <w:r>
        <w:t xml:space="preserve"> stifled state.</w:t>
      </w:r>
    </w:p>
    <w:p w14:paraId="3817169B" w14:textId="77777777" w:rsidR="00522D35" w:rsidRDefault="00522D35">
      <w:pPr>
        <w:spacing w:line="259" w:lineRule="auto"/>
        <w:jc w:val="left"/>
      </w:pPr>
      <w:r>
        <w:br w:type="page"/>
      </w:r>
    </w:p>
    <w:p w14:paraId="709BB123" w14:textId="20E97AC2" w:rsidR="004A5123" w:rsidRPr="00522D35" w:rsidRDefault="004A5123" w:rsidP="00F56514">
      <w:pPr>
        <w:outlineLvl w:val="0"/>
        <w:rPr>
          <w:b/>
        </w:rPr>
      </w:pPr>
      <w:r>
        <w:rPr>
          <w:b/>
        </w:rPr>
        <w:lastRenderedPageBreak/>
        <w:t>Chapter 77</w:t>
      </w:r>
    </w:p>
    <w:p w14:paraId="0FBBF5E2" w14:textId="77777777" w:rsidR="004A5123" w:rsidRDefault="004A5123" w:rsidP="004A5123">
      <w:pPr>
        <w:rPr>
          <w:b/>
        </w:rPr>
      </w:pPr>
      <w:r>
        <w:rPr>
          <w:b/>
        </w:rPr>
        <w:t xml:space="preserve">10:00 PM 30th April 2014, </w:t>
      </w:r>
      <w:del w:id="11861" w:author="Editor" w:date="2026-09-25T09:00:00Z">
        <w:r>
          <w:rPr>
            <w:b/>
          </w:rPr>
          <w:delText xml:space="preserve">Viciebsk</w:delText>
        </w:r>
      </w:del>
      <w:ins w:id="11862" w:author="Editor" w:date="2026-09-25T09:00:00Z">
        <w:r>
          <w:rPr>
            <w:b/>
          </w:rPr>
          <w:t xml:space="preserve">Vitebsk</w:t>
        </w:r>
      </w:ins>
      <w:r>
        <w:rPr>
          <w:b/>
        </w:rPr>
        <w:t xml:space="preserve">, Belarus</w:t>
      </w:r>
    </w:p>
    <w:p w14:paraId="745DB531" w14:textId="77777777" w:rsidR="00AB1B70" w:rsidRPr="00AB1B70" w:rsidRDefault="00AB1B70" w:rsidP="00AB1B70">
      <w:r>
        <w:t xml:space="preserve">The night was long and restless. While </w:t>
      </w:r>
      <w:del w:id="11863" w:author="Editor" w:date="2026-09-25T09:00:00Z">
        <w:r>
          <w:delText xml:space="preserve">Benedikt</w:delText>
        </w:r>
      </w:del>
      <w:ins w:id="11864" w:author="Editor" w:date="2026-09-25T09:00:00Z">
        <w:r>
          <w:t xml:space="preserve">Benedikt’s</w:t>
        </w:r>
      </w:ins>
      <w:r>
        <w:t xml:space="preserve"> hopes </w:t>
      </w:r>
      <w:del w:id="11865" w:author="Editor" w:date="2026-09-25T09:00:00Z">
        <w:r>
          <w:delText xml:space="preserve">were</w:delText>
        </w:r>
      </w:del>
      <w:ins w:id="11866" w:author="Editor" w:date="2026-09-25T09:00:00Z">
        <w:r>
          <w:t xml:space="preserve">had</w:t>
        </w:r>
      </w:ins>
      <w:r>
        <w:t xml:space="preserve"> crashed, Sanchez was in a continuous battle with her mind </w:t>
      </w:r>
      <w:del w:id="11867" w:author="Editor" w:date="2026-09-25T09:00:00Z">
        <w:r>
          <w:delText xml:space="preserve">reasoning</w:delText>
        </w:r>
      </w:del>
      <w:ins w:id="11868" w:author="Editor" w:date="2026-09-25T09:00:00Z">
        <w:r>
          <w:t xml:space="preserve">over</w:t>
        </w:r>
      </w:ins>
      <w:r>
        <w:t xml:space="preserve"> his </w:t>
      </w:r>
      <w:del w:id="11869" w:author="Editor (Spelling)" w:date="2026-09-25T09:00:00Z">
        <w:r>
          <w:delText xml:space="preserve">behavior</w:delText>
        </w:r>
      </w:del>
      <w:ins w:id="11870" w:author="Editor (Spelling)" w:date="2026-09-25T09:00:00Z">
        <w:r>
          <w:t xml:space="preserve">behaviour</w:t>
        </w:r>
      </w:ins>
      <w:r>
        <w:t xml:space="preserve">. She was hurt, but unable to </w:t>
      </w:r>
      <w:del w:id="11871" w:author="Editor" w:date="2026-09-25T09:00:00Z">
        <w:r>
          <w:delText xml:space="preserve">substantiate</w:delText>
        </w:r>
      </w:del>
      <w:ins w:id="11872" w:author="Editor" w:date="2026-09-25T09:00:00Z">
        <w:r>
          <w:t xml:space="preserve">find</w:t>
        </w:r>
      </w:ins>
      <w:r>
        <w:t xml:space="preserve"> any reasons to support it. Her mind was clouded with agitation, frustration and unresolved queries. Part of her wanted to capitulate, but there was something in her that was looking for vengeance. The conundrum kept her awake the entire night</w:t>
      </w:r>
      <w:ins w:id="11873" w:author="Editor" w:date="2026-09-25T09:00:00Z">
        <w:r>
          <w:t xml:space="preserve">,</w:t>
        </w:r>
      </w:ins>
      <w:r>
        <w:t xml:space="preserve"> and before she </w:t>
      </w:r>
      <w:del w:id="11874" w:author="Editor (Spelling)" w:date="2026-09-25T09:00:00Z">
        <w:r>
          <w:delText xml:space="preserve">realized</w:delText>
        </w:r>
      </w:del>
      <w:ins w:id="11875" w:author="Editor (Spelling)" w:date="2026-09-25T09:00:00Z">
        <w:r>
          <w:t xml:space="preserve">realised</w:t>
        </w:r>
      </w:ins>
      <w:ins w:id="11876" w:author="Editor" w:date="2026-09-25T09:00:00Z">
        <w:r>
          <w:t xml:space="preserve"> it,</w:t>
        </w:r>
      </w:ins>
      <w:r>
        <w:t xml:space="preserve"> it was morning. She decided to go for a run. “Maybe the morning freshness could help me get a clearer vision</w:t>
      </w:r>
      <w:del w:id="11877" w:author="Editor" w:date="2026-09-25T09:00:00Z">
        <w:r>
          <w:delText xml:space="preserve">.” She</w:delText>
        </w:r>
      </w:del>
      <w:ins w:id="11878" w:author="Editor" w:date="2026-09-25T09:00:00Z">
        <w:r>
          <w:t xml:space="preserve">,” she</w:t>
        </w:r>
      </w:ins>
      <w:r>
        <w:t xml:space="preserve"> concluded.</w:t>
      </w:r>
    </w:p>
    <w:p w14:paraId="49FD181B" w14:textId="77777777" w:rsidR="00AB1B70" w:rsidRPr="00AB1B70" w:rsidRDefault="00AB1B70" w:rsidP="00AB1B70">
      <w:commentRangeStart w:id="351"/>
      <w:r>
        <w:t xml:space="preserve">The morning coldness opened all her senses. There was a newfound zeal</w:t>
      </w:r>
      <w:del w:id="11879" w:author="Editor" w:date="2026-09-25T09:00:00Z">
        <w:r>
          <w:delText xml:space="preserve">, a whim that was irresistibly infectious</w:delText>
        </w:r>
      </w:del>
      <w:r>
        <w:t xml:space="preserve">. She was like a free bird, and at that moment all her nightlong apprehensions vanished.   This time she had no competing thoughts, and no doubts holding her back. Everything appeared clear like the early morning brightness</w:t>
      </w:r>
      <w:del w:id="11880" w:author="Editor" w:date="2026-09-25T09:00:00Z">
        <w:r>
          <w:delText xml:space="preserve">, distinct and visible</w:delText>
        </w:r>
      </w:del>
      <w:r>
        <w:t xml:space="preserve">.</w:t>
      </w:r>
      <w:commentRangeEnd w:id="351"/>
      <w:r>
        <w:commentReference w:id="351"/>
      </w:r>
    </w:p>
    <w:p w14:paraId="0D928EAA" w14:textId="77777777" w:rsidR="00AB1B70" w:rsidRPr="00AB1B70" w:rsidRDefault="00AB1B70" w:rsidP="00AB1B70">
      <w:r>
        <w:t xml:space="preserve">After a mile</w:t>
      </w:r>
      <w:del w:id="11881" w:author="Editor" w:date="2026-09-25T09:00:00Z">
        <w:r>
          <w:delText xml:space="preserve"> </w:delText>
        </w:r>
      </w:del>
      <w:ins w:id="11882" w:author="Editor" w:date="2026-09-25T09:00:00Z">
        <w:r>
          <w:t xml:space="preserve">-</w:t>
        </w:r>
      </w:ins>
      <w:r>
        <w:t xml:space="preserve">long run</w:t>
      </w:r>
      <w:ins w:id="11883" w:author="Editor" w:date="2026-09-25T09:00:00Z">
        <w:r>
          <w:t xml:space="preserve">,</w:t>
        </w:r>
      </w:ins>
      <w:r>
        <w:t xml:space="preserve"> she looped back to the hotel and walked straight to his room. On the third knock he responded, and when he saw her through the peephole, he was startled. He opened the door in haste. The unkempt hair, the </w:t>
      </w:r>
      <w:del w:id="11884" w:author="Editor (Spelling)" w:date="2026-09-25T09:00:00Z">
        <w:r>
          <w:delText xml:space="preserve">disheveled</w:delText>
        </w:r>
      </w:del>
      <w:ins w:id="11885" w:author="Editor (Spelling)" w:date="2026-09-25T09:00:00Z">
        <w:r>
          <w:t xml:space="preserve">dishevelled</w:t>
        </w:r>
      </w:ins>
      <w:r>
        <w:t xml:space="preserve"> look, and his confused </w:t>
      </w:r>
      <w:del w:id="11886" w:author="Editor" w:date="2026-09-25T09:00:00Z">
        <w:r>
          <w:delText xml:space="preserve">stature</w:delText>
        </w:r>
      </w:del>
      <w:ins w:id="11887" w:author="Editor" w:date="2026-09-25T09:00:00Z">
        <w:r>
          <w:t xml:space="preserve">expression</w:t>
        </w:r>
      </w:ins>
      <w:r>
        <w:t xml:space="preserve"> made him appear dangerously attractive. After some struggle, she found her lost voice</w:t>
      </w:r>
      <w:del w:id="11888" w:author="Editor" w:date="2026-09-25T09:00:00Z">
        <w:r>
          <w:delText xml:space="preserve">,</w:delText>
        </w:r>
      </w:del>
      <w:ins w:id="11889" w:author="Editor" w:date="2026-09-25T09:00:00Z">
        <w:r>
          <w:t xml:space="preserve">.</w:t>
        </w:r>
      </w:ins>
      <w:r>
        <w:t xml:space="preserve"> “I hope I didn’t catch you at a bad time. Do you want me to come back?”</w:t>
      </w:r>
    </w:p>
    <w:p>
      <w:pPr>
        <w:rPr>
          <w:ins w:id="11899" w:author="Editor" w:date="2026-09-25T09:00:00Z"/>
        </w:rPr>
      </w:pPr>
      <w:r>
        <w:t xml:space="preserve">“No, you are fine. Have a seat</w:t>
      </w:r>
      <w:ins w:id="11890" w:author="Editor" w:date="2026-09-25T09:00:00Z">
        <w:r>
          <w:t xml:space="preserve">.</w:t>
        </w:r>
      </w:ins>
      <w:r>
        <w:t xml:space="preserve"> I will be with you in a minute</w:t>
      </w:r>
      <w:del w:id="11891" w:author="Editor" w:date="2026-09-25T09:00:00Z">
        <w:r>
          <w:delText xml:space="preserve">” and</w:delText>
        </w:r>
      </w:del>
      <w:ins w:id="11892" w:author="Editor" w:date="2026-09-25T09:00:00Z">
        <w:r>
          <w:t xml:space="preserve">.” And</w:t>
        </w:r>
      </w:ins>
      <w:r>
        <w:t xml:space="preserve"> he vanished behind the closed </w:t>
      </w:r>
      <w:del w:id="11893" w:author="Editor" w:date="2026-09-25T09:00:00Z">
        <w:r>
          <w:delText xml:space="preserve">doors</w:delText>
        </w:r>
      </w:del>
      <w:ins w:id="11894" w:author="Editor" w:date="2026-09-25T09:00:00Z">
        <w:r>
          <w:t xml:space="preserve">door</w:t>
        </w:r>
      </w:ins>
      <w:r>
        <w:t xml:space="preserve">. He was back in a jiffy. He was wearing a crumpled shirt, </w:t>
      </w:r>
      <w:ins w:id="11895" w:author="Editor" w:date="2026-09-25T09:00:00Z">
        <w:r>
          <w:t xml:space="preserve">and </w:t>
        </w:r>
      </w:ins>
      <w:r>
        <w:t xml:space="preserve">his hair was partly combed</w:t>
      </w:r>
      <w:del w:id="11896" w:author="Editor" w:date="2026-09-25T09:00:00Z">
        <w:r>
          <w:delText xml:space="preserve"> and his appearance disheveled</w:delText>
        </w:r>
      </w:del>
      <w:r>
        <w:t xml:space="preserve">. Hastiness was written all over his effort. But despite all</w:t>
      </w:r>
      <w:ins w:id="11897" w:author="Editor" w:date="2026-09-25T09:00:00Z">
        <w:r>
          <w:t xml:space="preserve"> the</w:t>
        </w:r>
      </w:ins>
      <w:r>
        <w:t xml:space="preserve"> madness, she could see the sparkle of eagerness in his wide blue eyes. She tried hard to take her eyes off his rugged looks but failed.</w:t>
      </w:r>
      <w:del w:id="11898" w:author="Editor" w:date="2026-09-25T09:00:00Z">
        <w:r>
          <w:delText xml:space="preserve">  </w:delText>
        </w:r>
      </w:del>
    </w:p>
    <w:p w14:paraId="4A77D4D7" w14:textId="16195853" w:rsidR="00AB1B70" w:rsidRPr="00AB1B70" w:rsidRDefault="00AB1B70" w:rsidP="00AB1B70">
      <w:r>
        <w:t xml:space="preserve">Frustrated, she detested her sordid </w:t>
      </w:r>
      <w:del w:id="11900" w:author="Editor (Spelling)" w:date="2026-09-25T09:00:00Z">
        <w:r>
          <w:delText xml:space="preserve">pretense</w:delText>
        </w:r>
      </w:del>
      <w:ins w:id="11901" w:author="Editor (Spelling)" w:date="2026-09-25T09:00:00Z">
        <w:r>
          <w:t xml:space="preserve">pretence</w:t>
        </w:r>
      </w:ins>
      <w:r>
        <w:t xml:space="preserve"> and blurted, “I am tired of pretending to be a different person with you. I want to trust you one last time.”</w:t>
      </w:r>
    </w:p>
    <w:p w14:paraId="722D2813" w14:textId="77777777" w:rsidR="00AB1B70" w:rsidRPr="00AB1B70" w:rsidRDefault="00AB1B70" w:rsidP="00AB1B70">
      <w:r>
        <w:t xml:space="preserve">Benedikt was at</w:t>
      </w:r>
      <w:ins w:id="11902" w:author="Editor" w:date="2026-09-25T09:00:00Z">
        <w:r>
          <w:t xml:space="preserve"> a</w:t>
        </w:r>
      </w:ins>
      <w:r>
        <w:t xml:space="preserve"> loss for words. He </w:t>
      </w:r>
      <w:del w:id="11903" w:author="Editor" w:date="2026-09-25T09:00:00Z">
        <w:r>
          <w:delText xml:space="preserve">interrupted</w:delText>
        </w:r>
      </w:del>
      <w:ins w:id="11904" w:author="Editor" w:date="2026-09-25T09:00:00Z">
        <w:r>
          <w:t xml:space="preserve">broke</w:t>
        </w:r>
      </w:ins>
      <w:r>
        <w:t xml:space="preserve"> the awkward silence</w:t>
      </w:r>
      <w:del w:id="11905" w:author="Editor" w:date="2026-09-25T09:00:00Z">
        <w:r>
          <w:delText xml:space="preserve"> and with his deep sotto voice,</w:delText>
        </w:r>
      </w:del>
      <w:ins w:id="11906" w:author="Editor" w:date="2026-09-25T09:00:00Z">
        <w:r>
          <w:t xml:space="preserve">.</w:t>
        </w:r>
      </w:ins>
      <w:r>
        <w:t xml:space="preserve"> “What you told me now means the world to me. You won’t be disappointed.” There was elation, an unprecedented joy in his </w:t>
      </w:r>
      <w:del w:id="11907" w:author="Editor" w:date="2026-09-25T09:00:00Z">
        <w:r>
          <w:delText xml:space="preserve">colloquial </w:delText>
        </w:r>
      </w:del>
      <w:r>
        <w:t xml:space="preserve">tone.</w:t>
      </w:r>
    </w:p>
    <w:p w14:paraId="4967574A" w14:textId="77777777" w:rsidR="00AB1B70" w:rsidRPr="00AB1B70" w:rsidRDefault="00AB1B70" w:rsidP="00AB1B70">
      <w:r>
        <w:t xml:space="preserve">Sanchez continued</w:t>
      </w:r>
      <w:del w:id="11908" w:author="Editor" w:date="2026-09-25T09:00:00Z">
        <w:r>
          <w:delText xml:space="preserve"> further,” </w:delText>
        </w:r>
      </w:del>
      <w:ins w:id="11909" w:author="Editor" w:date="2026-09-25T09:00:00Z">
        <w:r>
          <w:t xml:space="preserve">, “</w:t>
        </w:r>
      </w:ins>
      <w:r>
        <w:t xml:space="preserve">I have a fair idea where my father is and I want your help.”</w:t>
      </w:r>
    </w:p>
    <w:p w14:paraId="1C8C8B6D" w14:textId="77777777" w:rsidR="00AB1B70" w:rsidRPr="00AB1B70" w:rsidRDefault="00AB1B70" w:rsidP="00AB1B70">
      <w:r>
        <w:t xml:space="preserve">“Where did you find him? Who told you? Is this real? Are you sure?” </w:t>
      </w:r>
      <w:del w:id="11910" w:author="Editor" w:date="2026-09-25T09:00:00Z">
        <w:r>
          <w:delText xml:space="preserve">his</w:delText>
        </w:r>
      </w:del>
      <w:ins w:id="11911" w:author="Editor" w:date="2026-09-25T09:00:00Z">
        <w:r>
          <w:t xml:space="preserve">His</w:t>
        </w:r>
      </w:ins>
      <w:r>
        <w:t xml:space="preserve"> barrage of questions seemed never-ending.</w:t>
      </w:r>
    </w:p>
    <w:p w14:paraId="56CD8A65" w14:textId="77777777" w:rsidR="00AB1B70" w:rsidRPr="00AB1B70" w:rsidRDefault="00AB1B70" w:rsidP="00AB1B70">
      <w:r>
        <w:t>His inquisitiveness and childlike enthusiasm made Sanchez smile. And at that moment, she knew she hadn’t made a wrong decision.</w:t>
      </w:r>
    </w:p>
    <w:p w14:paraId="26432E91" w14:textId="19898659" w:rsidR="00AB1B70" w:rsidRPr="00AB1B70" w:rsidRDefault="00AB1B70" w:rsidP="00AB1B70">
      <w:r>
        <w:t xml:space="preserve">“I will tell you</w:t>
      </w:r>
      <w:del w:id="11912" w:author="Editor" w:date="2026-09-25T09:00:00Z">
        <w:r>
          <w:delText xml:space="preserve"> the</w:delText>
        </w:r>
      </w:del>
      <w:r>
        <w:t xml:space="preserve"> everything, but I am famished. Can we order breakfast first?” she </w:t>
      </w:r>
      <w:del w:id="11913" w:author="Editor" w:date="2026-09-25T09:00:00Z">
        <w:r>
          <w:delText xml:space="preserve">reflected a sense of possessiveness</w:delText>
        </w:r>
      </w:del>
      <w:ins w:id="11914" w:author="Editor" w:date="2026-09-25T09:00:00Z">
        <w:r>
          <w:t xml:space="preserve">asked</w:t>
        </w:r>
      </w:ins>
      <w:r>
        <w:t xml:space="preserve">, melting away the discomfort they had between them for the past several days.</w:t>
      </w:r>
    </w:p>
    <w:p w14:paraId="3E339492" w14:textId="77777777" w:rsidR="00787B85" w:rsidRPr="00522D35" w:rsidRDefault="00787B85" w:rsidP="004A5123">
      <w:pPr>
        <w:rPr>
          <w:b/>
        </w:rPr>
      </w:pPr>
    </w:p>
    <w:p w14:paraId="050B1810" w14:textId="77777777" w:rsidR="00787B85" w:rsidRDefault="00787B85">
      <w:pPr>
        <w:spacing w:line="259" w:lineRule="auto"/>
        <w:jc w:val="left"/>
        <w:rPr>
          <w:b/>
        </w:rPr>
      </w:pPr>
      <w:r>
        <w:rPr>
          <w:b/>
        </w:rPr>
        <w:br w:type="page"/>
      </w:r>
    </w:p>
    <w:p w14:paraId="40AA8D78" w14:textId="690878B1" w:rsidR="004A5123" w:rsidRPr="00522D35" w:rsidRDefault="004A5123" w:rsidP="00F56514">
      <w:pPr>
        <w:outlineLvl w:val="0"/>
        <w:rPr>
          <w:b/>
        </w:rPr>
      </w:pPr>
      <w:r>
        <w:rPr>
          <w:b/>
        </w:rPr>
        <w:lastRenderedPageBreak/>
        <w:t>Chapter 78</w:t>
      </w:r>
    </w:p>
    <w:p w14:paraId="6C9182C0" w14:textId="77777777" w:rsidR="004A5123" w:rsidRPr="00522D35" w:rsidRDefault="004A5123" w:rsidP="004A5123">
      <w:pPr>
        <w:rPr>
          <w:b/>
        </w:rPr>
      </w:pPr>
      <w:commentRangeStart w:id="352"/>
      <w:r>
        <w:rPr>
          <w:b/>
        </w:rPr>
        <w:t xml:space="preserve">10:00 AM </w:t>
      </w:r>
      <w:del w:id="11915" w:author="Editor" w:date="2026-09-25T09:00:00Z">
        <w:r>
          <w:rPr>
            <w:b/>
          </w:rPr>
          <w:delText xml:space="preserve">1st</w:delText>
        </w:r>
      </w:del>
      <w:ins w:id="11916" w:author="Editor" w:date="2026-09-25T09:00:00Z">
        <w:r>
          <w:rPr>
            <w:b/>
          </w:rPr>
          <w:t xml:space="preserve">15th</w:t>
        </w:r>
      </w:ins>
      <w:r>
        <w:rPr>
          <w:b/>
        </w:rPr>
        <w:t xml:space="preserve"> May 2014, Smolensk, Russia</w:t>
      </w:r>
      <w:commentRangeEnd w:id="352"/>
      <w:r>
        <w:commentReference w:id="352"/>
      </w:r>
    </w:p>
    <w:p w14:paraId="2FA5EC75" w14:textId="77777777" w:rsidR="000A2EFF" w:rsidRPr="000A2EFF" w:rsidRDefault="000A2EFF" w:rsidP="000A2EFF">
      <w:commentRangeStart w:id="353"/>
      <w:r>
        <w:t xml:space="preserve">The name Smolensk was not alien to </w:t>
      </w:r>
      <w:del w:id="11917" w:author="Editor" w:date="2026-09-25T09:00:00Z">
        <w:r>
          <w:delText xml:space="preserve">Benedkit</w:delText>
        </w:r>
      </w:del>
      <w:ins w:id="11918" w:author="Editor" w:date="2026-09-25T09:00:00Z">
        <w:r>
          <w:t xml:space="preserve">Benedikt</w:t>
        </w:r>
      </w:ins>
      <w:r>
        <w:t xml:space="preserve">, for it had appeared</w:t>
      </w:r>
      <w:ins w:id="11919" w:author="Editor" w:date="2026-09-25T09:00:00Z">
        <w:r>
          <w:t xml:space="preserve"> a</w:t>
        </w:r>
      </w:ins>
      <w:r>
        <w:t xml:space="preserve"> few times in his past business conversations. The setup at Smolensk was not under the control of TransPacific, and no occasion had presented</w:t>
      </w:r>
      <w:ins w:id="11920" w:author="Editor" w:date="2026-09-25T09:00:00Z">
        <w:r>
          <w:t xml:space="preserve"> itself</w:t>
        </w:r>
      </w:ins>
      <w:r>
        <w:t xml:space="preserve"> in the past that could have taken him there. The place was the East European operations </w:t>
      </w:r>
      <w:del w:id="11921" w:author="Editor (Spelling)" w:date="2026-09-25T09:00:00Z">
        <w:r>
          <w:delText xml:space="preserve">center</w:delText>
        </w:r>
      </w:del>
      <w:ins w:id="11922" w:author="Editor (Spelling)" w:date="2026-09-25T09:00:00Z">
        <w:r>
          <w:t xml:space="preserve">centre</w:t>
        </w:r>
      </w:ins>
      <w:r>
        <w:t xml:space="preserve"> for their Russian counterpart and was beyond his </w:t>
      </w:r>
      <w:del w:id="11923" w:author="Editor" w:date="2026-09-25T09:00:00Z">
        <w:r>
          <w:delText xml:space="preserve">span of </w:delText>
        </w:r>
      </w:del>
      <w:r>
        <w:t xml:space="preserve">control. </w:t>
      </w:r>
      <w:del w:id="11924" w:author="Editor" w:date="2026-09-25T09:00:00Z">
        <w:r>
          <w:delText xml:space="preserve">The place</w:delText>
        </w:r>
      </w:del>
      <w:ins w:id="11925" w:author="Editor" w:date="2026-09-25T09:00:00Z">
        <w:r>
          <w:t xml:space="preserve">It</w:t>
        </w:r>
      </w:ins>
      <w:r>
        <w:t xml:space="preserve"> was strategically located </w:t>
      </w:r>
      <w:del w:id="11926" w:author="Editor" w:date="2026-09-25T09:00:00Z">
        <w:r>
          <w:delText xml:space="preserve">at</w:delText>
        </w:r>
      </w:del>
      <w:ins w:id="11927" w:author="Editor" w:date="2026-09-25T09:00:00Z">
        <w:r>
          <w:t xml:space="preserve">near</w:t>
        </w:r>
      </w:ins>
      <w:r>
        <w:t xml:space="preserve"> the border of Belarus, making it easy for the Russians to operate their dealings within </w:t>
      </w:r>
      <w:del w:id="11928" w:author="Editor" w:date="2026-09-25T09:00:00Z">
        <w:r>
          <w:delText xml:space="preserve">the European subcontinent</w:delText>
        </w:r>
      </w:del>
      <w:ins w:id="11929" w:author="Editor" w:date="2026-09-25T09:00:00Z">
        <w:r>
          <w:t xml:space="preserve">Europe</w:t>
        </w:r>
      </w:ins>
      <w:r>
        <w:t xml:space="preserve">. It made perfect sense. Keeping Sanchez’s father in Russia would keep TransPacific out of any unwanted </w:t>
      </w:r>
      <w:del w:id="11930" w:author="Editor" w:date="2026-09-25T09:00:00Z">
        <w:r>
          <w:delText xml:space="preserve">troubles</w:delText>
        </w:r>
      </w:del>
      <w:ins w:id="11931" w:author="Editor" w:date="2026-09-25T09:00:00Z">
        <w:r>
          <w:t xml:space="preserve">trouble</w:t>
        </w:r>
      </w:ins>
      <w:r>
        <w:t xml:space="preserve">.</w:t>
      </w:r>
      <w:commentRangeEnd w:id="353"/>
      <w:r>
        <w:commentReference w:id="353"/>
      </w:r>
    </w:p>
    <w:p w14:paraId="0B6D1009" w14:textId="48C36070" w:rsidR="000A2EFF" w:rsidRPr="000A2EFF" w:rsidRDefault="000A2EFF" w:rsidP="000A2EFF">
      <w:r>
        <w:t xml:space="preserve">His plan to visit Smolensk came as a surprise to his seniors. He presented a detailed plan </w:t>
      </w:r>
      <w:del w:id="11932" w:author="Editor" w:date="2026-09-25T09:00:00Z">
        <w:r>
          <w:delText xml:space="preserve">on</w:delText>
        </w:r>
      </w:del>
      <w:ins w:id="11933" w:author="Editor" w:date="2026-09-25T09:00:00Z">
        <w:r>
          <w:t xml:space="preserve">for</w:t>
        </w:r>
      </w:ins>
      <w:r>
        <w:t xml:space="preserve"> expanding business with the Russians, but despite a well-thought</w:t>
      </w:r>
      <w:ins w:id="11934" w:author="Editor" w:date="2026-09-25T09:00:00Z">
        <w:r>
          <w:t xml:space="preserve">-out</w:t>
        </w:r>
      </w:ins>
      <w:r>
        <w:t xml:space="preserve"> strategy, he got</w:t>
      </w:r>
      <w:del w:id="11935" w:author="Editor" w:date="2026-09-25T09:00:00Z">
        <w:r>
          <w:delText xml:space="preserve"> a</w:delText>
        </w:r>
      </w:del>
      <w:r>
        <w:t xml:space="preserve"> firm pushback.  In the past, he would have bulldozed his way in, but this time the situation </w:t>
      </w:r>
      <w:del w:id="11936" w:author="Editor" w:date="2026-09-25T09:00:00Z">
        <w:r>
          <w:delText xml:space="preserve">demanded</w:delText>
        </w:r>
      </w:del>
      <w:ins w:id="11937" w:author="Editor" w:date="2026-09-25T09:00:00Z">
        <w:r>
          <w:t xml:space="preserve">required</w:t>
        </w:r>
      </w:ins>
      <w:r>
        <w:t xml:space="preserve"> him to exhibit a different </w:t>
      </w:r>
      <w:del w:id="11938" w:author="Editor (Spelling)" w:date="2026-09-25T09:00:00Z">
        <w:r>
          <w:delText xml:space="preserve">demeanor</w:delText>
        </w:r>
      </w:del>
      <w:ins w:id="11939" w:author="Editor (Spelling)" w:date="2026-09-25T09:00:00Z">
        <w:r>
          <w:t xml:space="preserve">demeanour</w:t>
        </w:r>
      </w:ins>
      <w:r>
        <w:t xml:space="preserve">. He </w:t>
      </w:r>
      <w:del w:id="11940" w:author="Editor" w:date="2026-09-25T09:00:00Z">
        <w:r>
          <w:delText xml:space="preserve">ensured not</w:delText>
        </w:r>
      </w:del>
      <w:ins w:id="11941" w:author="Editor" w:date="2026-09-25T09:00:00Z">
        <w:r>
          <w:t xml:space="preserve">took care not to</w:t>
        </w:r>
      </w:ins>
      <w:r>
        <w:t xml:space="preserve"> look too persuasive</w:t>
      </w:r>
      <w:ins w:id="11942" w:author="Editor" w:date="2026-09-25T09:00:00Z">
        <w:r>
          <w:t xml:space="preserve">,</w:t>
        </w:r>
      </w:ins>
      <w:r>
        <w:t xml:space="preserve"> for he never wanted anyone to cast any doubt on him. And because of his overcautious approach, it took him a good two weeks to convince his higher-ups.</w:t>
      </w:r>
    </w:p>
    <w:p w14:paraId="720CE057" w14:textId="00DD4E3E" w:rsidR="000A2EFF" w:rsidRPr="000A2EFF" w:rsidRDefault="000A2EFF" w:rsidP="000A2EFF">
      <w:r>
        <w:t xml:space="preserve">The plan was all set. The Russians were briefed, and they were expecting him </w:t>
      </w:r>
      <w:del w:id="11943" w:author="Editor" w:date="2026-09-25T09:00:00Z">
        <w:r>
          <w:delText xml:space="preserve">in</w:delText>
        </w:r>
      </w:del>
      <w:ins w:id="11944" w:author="Editor" w:date="2026-09-25T09:00:00Z">
        <w:r>
          <w:t xml:space="preserve">at</w:t>
        </w:r>
      </w:ins>
      <w:r>
        <w:t xml:space="preserve"> their Smolensk location.  At first, Benedikt wanted to go alone, but </w:t>
      </w:r>
      <w:del w:id="11945" w:author="Editor" w:date="2026-09-25T09:00:00Z">
        <w:r>
          <w:delText xml:space="preserve">Sanchez insistent</w:delText>
        </w:r>
      </w:del>
      <w:ins w:id="11946" w:author="Editor" w:date="2026-09-25T09:00:00Z">
        <w:r>
          <w:t xml:space="preserve">Sanchez’s</w:t>
        </w:r>
      </w:ins>
      <w:r>
        <w:t xml:space="preserve"> inexorable </w:t>
      </w:r>
      <w:del w:id="11947" w:author="Editor" w:date="2026-09-25T09:00:00Z">
        <w:r>
          <w:delText xml:space="preserve">deportment</w:delText>
        </w:r>
      </w:del>
      <w:ins w:id="11948" w:author="Editor" w:date="2026-09-25T09:00:00Z">
        <w:r>
          <w:t xml:space="preserve">insistence</w:t>
        </w:r>
      </w:ins>
      <w:r>
        <w:t xml:space="preserve"> dissolved all his </w:t>
      </w:r>
      <w:del w:id="11949" w:author="Editor" w:date="2026-09-25T09:00:00Z">
        <w:r>
          <w:delText xml:space="preserve">reasonings</w:delText>
        </w:r>
      </w:del>
      <w:ins w:id="11950" w:author="Editor" w:date="2026-09-25T09:00:00Z">
        <w:r>
          <w:t xml:space="preserve">reasoning</w:t>
        </w:r>
      </w:ins>
      <w:r>
        <w:t xml:space="preserve">.  He enjoined her not to display any emotions if she happened to see her father, to </w:t>
      </w:r>
      <w:del w:id="11951" w:author="Editor" w:date="2026-09-25T09:00:00Z">
        <w:r>
          <w:delText xml:space="preserve">a</w:delText>
        </w:r>
      </w:del>
      <w:ins w:id="11952" w:author="Editor" w:date="2026-09-25T09:00:00Z">
        <w:r>
          <w:t xml:space="preserve">the</w:t>
        </w:r>
      </w:ins>
      <w:r>
        <w:t xml:space="preserve"> point of annoyance. He instructed Sanchez to have Stephen wait at the border. It was a fallback plan. In case the Russians </w:t>
      </w:r>
      <w:del w:id="11953" w:author="Editor" w:date="2026-09-25T09:00:00Z">
        <w:r>
          <w:delText xml:space="preserve">come</w:delText>
        </w:r>
      </w:del>
      <w:ins w:id="11954" w:author="Editor" w:date="2026-09-25T09:00:00Z">
        <w:r>
          <w:t xml:space="preserve">came</w:t>
        </w:r>
      </w:ins>
      <w:r>
        <w:t xml:space="preserve"> after him, he could let Daniel and Sanchez escape with Stephen. The plan was crafted with the hope that he </w:t>
      </w:r>
      <w:del w:id="11955" w:author="Editor" w:date="2026-09-25T09:00:00Z">
        <w:r>
          <w:delText xml:space="preserve">succeeds to make</w:delText>
        </w:r>
      </w:del>
      <w:ins w:id="11956" w:author="Editor" w:date="2026-09-25T09:00:00Z">
        <w:r>
          <w:t xml:space="preserve">would succeed in helping</w:t>
        </w:r>
      </w:ins>
      <w:r>
        <w:t xml:space="preserve"> Daniel escape.</w:t>
      </w:r>
    </w:p>
    <w:p w14:paraId="730756D9" w14:textId="77777777" w:rsidR="000A2EFF" w:rsidRPr="000A2EFF" w:rsidRDefault="000A2EFF" w:rsidP="000A2EFF">
      <w:commentRangeStart w:id="354"/>
      <w:r>
        <w:t xml:space="preserve">It was a cold spring morning. The drive to Smolensk was </w:t>
      </w:r>
      <w:ins w:id="11957" w:author="Editor" w:date="2026-09-25T09:00:00Z">
        <w:r>
          <w:t xml:space="preserve">a </w:t>
        </w:r>
      </w:ins>
      <w:r>
        <w:t xml:space="preserve">little </w:t>
      </w:r>
      <w:del w:id="11958" w:author="Editor" w:date="2026-09-25T09:00:00Z">
        <w:r>
          <w:delText xml:space="preserve">less than an hour</w:delText>
        </w:r>
      </w:del>
      <w:ins w:id="11959" w:author="Editor" w:date="2026-09-25T09:00:00Z">
        <w:r>
          <w:t xml:space="preserve">over two hours</w:t>
        </w:r>
      </w:ins>
      <w:r>
        <w:t xml:space="preserve">. The place was located a few miles away from the highway in a deserted </w:t>
      </w:r>
      <w:del w:id="11960" w:author="Editor" w:date="2026-09-25T09:00:00Z">
        <w:r>
          <w:delText xml:space="preserve">place</w:delText>
        </w:r>
      </w:del>
      <w:ins w:id="11961" w:author="Editor" w:date="2026-09-25T09:00:00Z">
        <w:r>
          <w:t xml:space="preserve">spot</w:t>
        </w:r>
      </w:ins>
      <w:r>
        <w:t xml:space="preserve">. The tall trees and the wilds in the </w:t>
      </w:r>
      <w:del w:id="11962" w:author="Editor" w:date="2026-09-25T09:00:00Z">
        <w:r>
          <w:delText xml:space="preserve">surrounding were concealing</w:delText>
        </w:r>
      </w:del>
      <w:ins w:id="11963" w:author="Editor" w:date="2026-09-25T09:00:00Z">
        <w:r>
          <w:t xml:space="preserve">surroundings concealed</w:t>
        </w:r>
      </w:ins>
      <w:r>
        <w:t xml:space="preserve"> what looked like a long-standing bastion. They were stopped at the entrance and were let in after their car </w:t>
      </w:r>
      <w:del w:id="11964" w:author="Editor" w:date="2026-09-25T09:00:00Z">
        <w:r>
          <w:delText xml:space="preserve">got</w:delText>
        </w:r>
      </w:del>
      <w:ins w:id="11965" w:author="Editor" w:date="2026-09-25T09:00:00Z">
        <w:r>
          <w:t xml:space="preserve">was</w:t>
        </w:r>
      </w:ins>
      <w:r>
        <w:t xml:space="preserve"> thoroughly checked by an </w:t>
      </w:r>
      <w:del w:id="11966" w:author="Editor" w:date="2026-09-25T09:00:00Z">
        <w:r>
          <w:delText xml:space="preserve">armored</w:delText>
        </w:r>
      </w:del>
      <w:ins w:id="11967" w:author="Editor" w:date="2026-09-25T09:00:00Z">
        <w:r>
          <w:t xml:space="preserve">armed</w:t>
        </w:r>
      </w:ins>
      <w:r>
        <w:t xml:space="preserve"> guard. </w:t>
      </w:r>
      <w:del w:id="11968" w:author="Editor" w:date="2026-09-25T09:00:00Z">
        <w:r>
          <w:delText xml:space="preserve">The</w:delText>
        </w:r>
      </w:del>
      <w:ins w:id="11969" w:author="Editor" w:date="2026-09-25T09:00:00Z">
        <w:r>
          <w:t xml:space="preserve">Inside, the</w:t>
        </w:r>
      </w:ins>
      <w:r>
        <w:t xml:space="preserve"> place</w:t>
      </w:r>
      <w:del w:id="11970" w:author="Editor" w:date="2026-09-25T09:00:00Z">
        <w:r>
          <w:delText xml:space="preserve"> from inside</w:delText>
        </w:r>
      </w:del>
      <w:r>
        <w:t xml:space="preserve"> was nothing charming. There was one large building, which looked like a monolithic dome. A person named Anatoly received them at the driveway. Anatoly was the </w:t>
      </w:r>
      <w:del w:id="11971" w:author="Editor" w:date="2026-09-25T09:00:00Z">
        <w:r>
          <w:delText xml:space="preserve">head of operations for</w:delText>
        </w:r>
      </w:del>
      <w:ins w:id="11972" w:author="Editor" w:date="2026-09-25T09:00:00Z">
        <w:r>
          <w:t xml:space="preserve">manager of</w:t>
        </w:r>
      </w:ins>
      <w:r>
        <w:t xml:space="preserve"> the Smolensk facility. He was a stout</w:t>
      </w:r>
      <w:ins w:id="11973" w:author="Editor" w:date="2026-09-25T09:00:00Z">
        <w:r>
          <w:t xml:space="preserve">,</w:t>
        </w:r>
      </w:ins>
      <w:r>
        <w:t xml:space="preserve"> well-built man and appeared to be in </w:t>
      </w:r>
      <w:del w:id="11974" w:author="Editor" w:date="2026-09-25T09:00:00Z">
        <w:r>
          <w:delText xml:space="preserve">the</w:delText>
        </w:r>
      </w:del>
      <w:ins w:id="11975" w:author="Editor" w:date="2026-09-25T09:00:00Z">
        <w:r>
          <w:t xml:space="preserve">his</w:t>
        </w:r>
      </w:ins>
      <w:r>
        <w:t xml:space="preserve"> late forties. The wide grin on his face looked permanent and his blue eyes had a subtle shadow of shrewdness.</w:t>
      </w:r>
      <w:commentRangeEnd w:id="354"/>
      <w:r>
        <w:commentReference w:id="354"/>
      </w:r>
    </w:p>
    <w:p w14:paraId="7B9BBCBD" w14:textId="77777777" w:rsidR="000A2EFF" w:rsidRPr="000A2EFF" w:rsidRDefault="000A2EFF" w:rsidP="000A2EFF">
      <w:r>
        <w:t xml:space="preserve">They were taken to a large office and were joined by two more of his accomplices. All the discussions were in Russian and Sanchez could hardly contribute</w:t>
      </w:r>
      <w:del w:id="11976" w:author="Editor" w:date="2026-09-25T09:00:00Z">
        <w:r>
          <w:delText xml:space="preserve"> to it</w:delText>
        </w:r>
      </w:del>
      <w:r>
        <w:t xml:space="preserve">. Though she </w:t>
      </w:r>
      <w:del w:id="11977" w:author="Editor" w:date="2026-09-25T09:00:00Z">
        <w:r>
          <w:delText xml:space="preserve">was carrying</w:delText>
        </w:r>
      </w:del>
      <w:ins w:id="11978" w:author="Editor" w:date="2026-09-25T09:00:00Z">
        <w:r>
          <w:t xml:space="preserve">kept</w:t>
        </w:r>
      </w:ins>
      <w:r>
        <w:t xml:space="preserve"> a pleasant appearance, there was a shadow of uncertainty in her eyes, which was hard to conceal. She knew they had </w:t>
      </w:r>
      <w:del w:id="11979" w:author="Editor" w:date="2026-09-25T09:00:00Z">
        <w:r>
          <w:delText xml:space="preserve">landed</w:delText>
        </w:r>
      </w:del>
      <w:ins w:id="11980" w:author="Editor" w:date="2026-09-25T09:00:00Z">
        <w:r>
          <w:t xml:space="preserve">arrived</w:t>
        </w:r>
      </w:ins>
      <w:r>
        <w:t xml:space="preserve"> without any plan and soon </w:t>
      </w:r>
      <w:del w:id="11981" w:author="Editor" w:date="2026-09-25T09:00:00Z">
        <w:r>
          <w:delText xml:space="preserve">they </w:delText>
        </w:r>
      </w:del>
      <w:r>
        <w:t xml:space="preserve">had to figure </w:t>
      </w:r>
      <w:del w:id="11982" w:author="Editor" w:date="2026-09-25T09:00:00Z">
        <w:r>
          <w:delText xml:space="preserve">out one</w:delText>
        </w:r>
      </w:del>
      <w:ins w:id="11983" w:author="Editor" w:date="2026-09-25T09:00:00Z">
        <w:r>
          <w:t xml:space="preserve">one out</w:t>
        </w:r>
      </w:ins>
      <w:r>
        <w:t xml:space="preserve">, and unfortunately,</w:t>
      </w:r>
      <w:del w:id="11984" w:author="Editor" w:date="2026-09-25T09:00:00Z">
        <w:r>
          <w:delText xml:space="preserve"> the</w:delText>
        </w:r>
      </w:del>
      <w:r>
        <w:t xml:space="preserve"> time was not their best friend. The place looked uninhabited. Besides the guards, the valet</w:t>
      </w:r>
      <w:del w:id="11985" w:author="Editor" w:date="2026-09-25T09:00:00Z">
        <w:r>
          <w:delText xml:space="preserve"> parking person,</w:delText>
        </w:r>
      </w:del>
      <w:ins w:id="11986" w:author="Editor" w:date="2026-09-25T09:00:00Z">
        <w:r>
          <w:t xml:space="preserve">, a</w:t>
        </w:r>
      </w:ins>
      <w:r>
        <w:t xml:space="preserve"> few helpers, and the three officers</w:t>
      </w:r>
      <w:ins w:id="11987" w:author="Editor" w:date="2026-09-25T09:00:00Z">
        <w:r>
          <w:t xml:space="preserve">,</w:t>
        </w:r>
      </w:ins>
      <w:r>
        <w:t xml:space="preserve"> there was hardly anyone around.</w:t>
      </w:r>
    </w:p>
    <w:p w14:paraId="20A48CE2" w14:textId="77777777" w:rsidR="000A2EFF" w:rsidRPr="000A2EFF" w:rsidRDefault="000A2EFF" w:rsidP="000A2EFF">
      <w:r>
        <w:t xml:space="preserve">A quick tap on her hand took her out of her brooding. </w:t>
      </w:r>
      <w:del w:id="11988" w:author="Editor" w:date="2026-09-25T09:00:00Z">
        <w:r>
          <w:delText xml:space="preserve">He</w:delText>
        </w:r>
      </w:del>
      <w:ins w:id="11989" w:author="Editor" w:date="2026-09-25T09:00:00Z">
        <w:r>
          <w:t xml:space="preserve">Benedikt</w:t>
        </w:r>
      </w:ins>
      <w:r>
        <w:t xml:space="preserve"> tilted his head so that he </w:t>
      </w:r>
      <w:del w:id="11990" w:author="Editor" w:date="2026-09-25T09:00:00Z">
        <w:r>
          <w:delText xml:space="preserve">can</w:delText>
        </w:r>
      </w:del>
      <w:ins w:id="11991" w:author="Editor" w:date="2026-09-25T09:00:00Z">
        <w:r>
          <w:t xml:space="preserve">could</w:t>
        </w:r>
      </w:ins>
      <w:r>
        <w:t xml:space="preserve"> be close to her </w:t>
      </w:r>
      <w:del w:id="11992" w:author="Editor" w:date="2026-09-25T09:00:00Z">
        <w:r>
          <w:delText xml:space="preserve">ears</w:delText>
        </w:r>
      </w:del>
      <w:ins w:id="11993" w:author="Editor" w:date="2026-09-25T09:00:00Z">
        <w:r>
          <w:t xml:space="preserve">ear</w:t>
        </w:r>
      </w:ins>
      <w:r>
        <w:t xml:space="preserve"> and whispered, “They are going to show me the place. I want you to wait here.” He wore a phony smile in disguise.</w:t>
      </w:r>
    </w:p>
    <w:p w14:paraId="63BD7511" w14:textId="79A5E3B2" w:rsidR="000A2EFF" w:rsidRPr="000A2EFF" w:rsidRDefault="000A2EFF" w:rsidP="000A2EFF">
      <w:r>
        <w:t xml:space="preserve">With a reluctant heart, she forced a smile confirming her agreement, and he left. It was an intolerable wait. She did everything she could </w:t>
      </w:r>
      <w:del w:id="11994" w:author="Editor" w:date="2026-09-25T09:00:00Z">
        <w:r>
          <w:delText xml:space="preserve">do </w:delText>
        </w:r>
      </w:del>
      <w:r>
        <w:t xml:space="preserve">to divert her attention</w:t>
      </w:r>
      <w:del w:id="11995" w:author="Editor" w:date="2026-09-25T09:00:00Z">
        <w:r>
          <w:delText xml:space="preserve">,</w:delText>
        </w:r>
      </w:del>
      <w:ins w:id="11996" w:author="Editor" w:date="2026-09-25T09:00:00Z">
        <w:r>
          <w:t xml:space="preserve">. She</w:t>
        </w:r>
      </w:ins>
      <w:r>
        <w:t xml:space="preserve"> walked around, played with her phone, scribbled on paper</w:t>
      </w:r>
      <w:ins w:id="11997" w:author="Editor" w:date="2026-09-25T09:00:00Z">
        <w:r>
          <w:t xml:space="preserve">,</w:t>
        </w:r>
      </w:ins>
      <w:r>
        <w:t xml:space="preserve"> but nothing helped. </w:t>
      </w:r>
      <w:del w:id="11998" w:author="Editor" w:date="2026-09-25T09:00:00Z">
        <w:r>
          <w:delText xml:space="preserve">In</w:delText>
        </w:r>
      </w:del>
      <w:ins w:id="11999" w:author="Editor" w:date="2026-09-25T09:00:00Z">
        <w:r>
          <w:t xml:space="preserve">After</w:t>
        </w:r>
      </w:ins>
      <w:r>
        <w:t xml:space="preserve"> about thirty minutes</w:t>
      </w:r>
      <w:ins w:id="12000" w:author="Editor" w:date="2026-09-25T09:00:00Z">
        <w:r>
          <w:t xml:space="preserve">,</w:t>
        </w:r>
      </w:ins>
      <w:r>
        <w:t xml:space="preserve"> Benedikt returned</w:t>
      </w:r>
      <w:ins w:id="12001" w:author="Editor" w:date="2026-09-25T09:00:00Z">
        <w:r>
          <w:t xml:space="preserve">,</w:t>
        </w:r>
      </w:ins>
      <w:r>
        <w:t xml:space="preserve"> and it was time to leave</w:t>
      </w:r>
      <w:del w:id="12002" w:author="Editor" w:date="2026-09-25T09:00:00Z">
        <w:r>
          <w:delText xml:space="preserve"> the place</w:delText>
        </w:r>
      </w:del>
      <w:r>
        <w:t xml:space="preserve">.</w:t>
      </w:r>
    </w:p>
    <w:p w14:paraId="76410B80" w14:textId="77777777" w:rsidR="000A2EFF" w:rsidRPr="000A2EFF" w:rsidRDefault="000A2EFF" w:rsidP="000A2EFF">
      <w:del w:id="12003" w:author="Editor" w:date="2026-09-25T09:00:00Z">
        <w:r>
          <w:delText xml:space="preserve">Sanchez</w:delText>
        </w:r>
      </w:del>
      <w:ins w:id="12004" w:author="Editor" w:date="2026-09-25T09:00:00Z">
        <w:r>
          <w:t xml:space="preserve">Sanchez’s</w:t>
        </w:r>
      </w:ins>
      <w:r>
        <w:t xml:space="preserve"> curiosity had gone from bad to worse. She tried </w:t>
      </w:r>
      <w:del w:id="12005" w:author="Editor" w:date="2026-09-25T09:00:00Z">
        <w:r>
          <w:delText xml:space="preserve">imposing her requests</w:delText>
        </w:r>
      </w:del>
      <w:ins w:id="12006" w:author="Editor" w:date="2026-09-25T09:00:00Z">
        <w:r>
          <w:t xml:space="preserve">pressing Benedikt</w:t>
        </w:r>
      </w:ins>
      <w:r>
        <w:t xml:space="preserve"> in many ways</w:t>
      </w:r>
      <w:del w:id="12007" w:author="Editor" w:date="2026-09-25T09:00:00Z">
        <w:r>
          <w:delText xml:space="preserve"> to Benedikt</w:delText>
        </w:r>
      </w:del>
      <w:r>
        <w:t xml:space="preserve">, but each time he </w:t>
      </w:r>
      <w:del w:id="12008" w:author="Editor" w:date="2026-09-25T09:00:00Z">
        <w:r>
          <w:delText xml:space="preserve">expressed</w:delText>
        </w:r>
      </w:del>
      <w:ins w:id="12009" w:author="Editor" w:date="2026-09-25T09:00:00Z">
        <w:r>
          <w:t xml:space="preserve">answered</w:t>
        </w:r>
      </w:ins>
      <w:r>
        <w:t xml:space="preserve"> in monosyllables that he would tell her later. The valet</w:t>
      </w:r>
      <w:del w:id="12010" w:author="Editor" w:date="2026-09-25T09:00:00Z">
        <w:r>
          <w:delText xml:space="preserve"> person</w:delText>
        </w:r>
      </w:del>
      <w:r>
        <w:t xml:space="preserve"> brought the car to the driveway. They bid their host goodbye and soon they were out of the bastion on their way to Belarus.</w:t>
      </w:r>
    </w:p>
    <w:p w14:paraId="1B465DA1" w14:textId="31413813" w:rsidR="00522D35" w:rsidRDefault="000A2EFF" w:rsidP="000A2EFF">
      <w:r>
        <w:t xml:space="preserve">Before she could open her barrage of questions, Benedikt </w:t>
      </w:r>
      <w:del w:id="12011" w:author="Editor" w:date="2026-09-25T09:00:00Z">
        <w:r>
          <w:delText xml:space="preserve">spoke</w:delText>
        </w:r>
      </w:del>
      <w:ins w:id="12012" w:author="Editor" w:date="2026-09-25T09:00:00Z">
        <w:r>
          <w:t xml:space="preserve">said</w:t>
        </w:r>
      </w:ins>
      <w:r>
        <w:t xml:space="preserve"> in a firm tone, “I saw your father and I have a plan for his escape.”</w:t>
      </w:r>
      <w:r>
        <w:br w:type="page"/>
      </w:r>
    </w:p>
    <w:p w14:paraId="5D18BBD7" w14:textId="5D5EDCB8" w:rsidR="004A5123" w:rsidRPr="00522D35" w:rsidRDefault="004A5123" w:rsidP="00F56514">
      <w:pPr>
        <w:outlineLvl w:val="0"/>
        <w:rPr>
          <w:b/>
        </w:rPr>
      </w:pPr>
      <w:r>
        <w:rPr>
          <w:b/>
        </w:rPr>
        <w:lastRenderedPageBreak/>
        <w:t>Chapter 79</w:t>
      </w:r>
    </w:p>
    <w:p w14:paraId="0E41CB0B" w14:textId="77777777" w:rsidR="004A5123" w:rsidRPr="00522D35" w:rsidRDefault="004A5123" w:rsidP="004A5123">
      <w:pPr>
        <w:rPr>
          <w:b/>
        </w:rPr>
      </w:pPr>
      <w:r>
        <w:rPr>
          <w:b/>
        </w:rPr>
        <w:t xml:space="preserve">3:00 PM </w:t>
      </w:r>
      <w:del w:id="12013" w:author="Editor" w:date="2026-09-25T09:00:00Z">
        <w:r>
          <w:rPr>
            <w:b/>
          </w:rPr>
          <w:delText xml:space="preserve">1st</w:delText>
        </w:r>
      </w:del>
      <w:ins w:id="12014" w:author="Editor" w:date="2026-09-25T09:00:00Z">
        <w:r>
          <w:rPr>
            <w:b/>
          </w:rPr>
          <w:t xml:space="preserve">15th</w:t>
        </w:r>
      </w:ins>
      <w:r>
        <w:rPr>
          <w:b/>
        </w:rPr>
        <w:t xml:space="preserve"> May 2014, </w:t>
      </w:r>
      <w:del w:id="12015" w:author="Editor" w:date="2026-09-25T09:00:00Z">
        <w:r>
          <w:rPr>
            <w:b/>
          </w:rPr>
          <w:delText xml:space="preserve">Viciebsk</w:delText>
        </w:r>
      </w:del>
      <w:ins w:id="12016" w:author="Editor" w:date="2026-09-25T09:00:00Z">
        <w:r>
          <w:rPr>
            <w:b/>
          </w:rPr>
          <w:t xml:space="preserve">Vitebsk</w:t>
        </w:r>
      </w:ins>
      <w:r>
        <w:rPr>
          <w:b/>
        </w:rPr>
        <w:t xml:space="preserve">, Belarus</w:t>
      </w:r>
    </w:p>
    <w:p w14:paraId="7990AF24" w14:textId="77777777" w:rsidR="00355F64" w:rsidRPr="00355F64" w:rsidRDefault="00355F64" w:rsidP="00355F64">
      <w:commentRangeStart w:id="355"/>
      <w:r>
        <w:t xml:space="preserve">Sanchez</w:t>
      </w:r>
      <w:del w:id="12017" w:author="Editor (Typography)" w:date="2026-09-25T09:00:00Z">
        <w:r>
          <w:delText xml:space="preserve">'</w:delText>
        </w:r>
      </w:del>
      <w:ins w:id="12018" w:author="Editor (Typography)" w:date="2026-09-25T09:00:00Z">
        <w:r>
          <w:t xml:space="preserve">’</w:t>
        </w:r>
      </w:ins>
      <w:r>
        <w:t xml:space="preserve">s father was not in any confinement. During his conversation with Anatoly, </w:t>
      </w:r>
      <w:del w:id="12019" w:author="Editor" w:date="2026-09-25T09:00:00Z">
        <w:r>
          <w:delText xml:space="preserve">he</w:delText>
        </w:r>
      </w:del>
      <w:ins w:id="12020" w:author="Editor" w:date="2026-09-25T09:00:00Z">
        <w:r>
          <w:t xml:space="preserve">Benedikt had</w:t>
        </w:r>
      </w:ins>
      <w:r>
        <w:t xml:space="preserve"> mentioned how</w:t>
      </w:r>
      <w:del w:id="12021" w:author="Editor" w:date="2026-09-25T09:00:00Z">
        <w:r>
          <w:delText xml:space="preserve"> the</w:delText>
        </w:r>
      </w:del>
      <w:r>
        <w:t xml:space="preserve"> law enforcement in Europe was </w:t>
      </w:r>
      <w:ins w:id="12022" w:author="Editor" w:date="2026-09-25T09:00:00Z">
        <w:r>
          <w:t xml:space="preserve">becoming </w:t>
        </w:r>
      </w:ins>
      <w:r>
        <w:t xml:space="preserve">increasingly</w:t>
      </w:r>
      <w:del w:id="12023" w:author="Editor" w:date="2026-09-25T09:00:00Z">
        <w:r>
          <w:delText xml:space="preserve"> becoming</w:delText>
        </w:r>
      </w:del>
      <w:r>
        <w:t xml:space="preserve"> draconian and how the forces were getting more united amongst the countries. He </w:t>
      </w:r>
      <w:del w:id="12024" w:author="Editor (Spelling)" w:date="2026-09-25T09:00:00Z">
        <w:r>
          <w:delText xml:space="preserve">emphasized</w:delText>
        </w:r>
      </w:del>
      <w:ins w:id="12025" w:author="Editor (Spelling)" w:date="2026-09-25T09:00:00Z">
        <w:r>
          <w:t xml:space="preserve">emphasised</w:t>
        </w:r>
      </w:ins>
      <w:r>
        <w:t xml:space="preserve"> the likelihood of informers blending with their tribe. And </w:t>
      </w:r>
      <w:del w:id="12026" w:author="Editor" w:date="2026-09-25T09:00:00Z">
        <w:r>
          <w:delText xml:space="preserve">with</w:delText>
        </w:r>
      </w:del>
      <w:ins w:id="12027" w:author="Editor" w:date="2026-09-25T09:00:00Z">
        <w:r>
          <w:t xml:space="preserve">on</w:t>
        </w:r>
      </w:ins>
      <w:r>
        <w:t xml:space="preserve"> that pretext, he desired to use Smolensk as a makeshift hideout to interrogate some of the suspects. Anatoly was happy to accommodate his request. He mentioned </w:t>
      </w:r>
      <w:del w:id="12028" w:author="Editor" w:date="2026-09-25T09:00:00Z">
        <w:r>
          <w:delText xml:space="preserve">about </w:delText>
        </w:r>
      </w:del>
      <w:r>
        <w:t xml:space="preserve">a person they </w:t>
      </w:r>
      <w:del w:id="12029" w:author="Editor" w:date="2026-09-25T09:00:00Z">
        <w:r>
          <w:delText xml:space="preserve">got</w:delText>
        </w:r>
      </w:del>
      <w:ins w:id="12030" w:author="Editor" w:date="2026-09-25T09:00:00Z">
        <w:r>
          <w:t xml:space="preserve">had got hold of</w:t>
        </w:r>
      </w:ins>
      <w:r>
        <w:t xml:space="preserve"> a while back and </w:t>
      </w:r>
      <w:del w:id="12031" w:author="Editor" w:date="2026-09-25T09:00:00Z">
        <w:r>
          <w:delText xml:space="preserve">had still</w:delText>
        </w:r>
      </w:del>
      <w:ins w:id="12032" w:author="Editor" w:date="2026-09-25T09:00:00Z">
        <w:r>
          <w:t xml:space="preserve">still held</w:t>
        </w:r>
      </w:ins>
      <w:r>
        <w:t xml:space="preserve"> in their internment.</w:t>
      </w:r>
      <w:commentRangeEnd w:id="355"/>
      <w:r>
        <w:commentReference w:id="355"/>
      </w:r>
    </w:p>
    <w:p w14:paraId="3E9BEE04" w14:textId="77777777" w:rsidR="00355F64" w:rsidRPr="00355F64" w:rsidRDefault="00355F64" w:rsidP="00355F64">
      <w:r>
        <w:t xml:space="preserve">Sanchez was overwhelmed. Her emotions had no boundaries. The fact </w:t>
      </w:r>
      <w:ins w:id="12033" w:author="Editor" w:date="2026-09-25T09:00:00Z">
        <w:r>
          <w:t xml:space="preserve">that </w:t>
        </w:r>
      </w:ins>
      <w:r>
        <w:t xml:space="preserve">her father was alive dissolved </w:t>
      </w:r>
      <w:del w:id="12034" w:author="Editor" w:date="2026-09-25T09:00:00Z">
        <w:r>
          <w:delText xml:space="preserve">all</w:delText>
        </w:r>
      </w:del>
      <w:ins w:id="12035" w:author="Editor" w:date="2026-09-25T09:00:00Z">
        <w:r>
          <w:t xml:space="preserve">the</w:t>
        </w:r>
      </w:ins>
      <w:r>
        <w:t xml:space="preserve"> trepidations she had garnered over</w:t>
      </w:r>
      <w:ins w:id="12036" w:author="Editor" w:date="2026-09-25T09:00:00Z">
        <w:r>
          <w:t xml:space="preserve"> the</w:t>
        </w:r>
      </w:ins>
      <w:r>
        <w:t xml:space="preserve"> years. How she wished she could get a glimpse of him, talk to him and tell him how much she </w:t>
      </w:r>
      <w:del w:id="12037" w:author="Editor" w:date="2026-09-25T09:00:00Z">
        <w:r>
          <w:delText xml:space="preserve">misses</w:delText>
        </w:r>
      </w:del>
      <w:ins w:id="12038" w:author="Editor" w:date="2026-09-25T09:00:00Z">
        <w:r>
          <w:t xml:space="preserve">missed</w:t>
        </w:r>
      </w:ins>
      <w:r>
        <w:t xml:space="preserve"> him. She held on </w:t>
      </w:r>
      <w:ins w:id="12039" w:author="Editor" w:date="2026-09-25T09:00:00Z">
        <w:r>
          <w:t xml:space="preserve">to </w:t>
        </w:r>
      </w:ins>
      <w:r>
        <w:t xml:space="preserve">her emotions with absolute </w:t>
      </w:r>
      <w:del w:id="12040" w:author="Editor" w:date="2026-09-25T09:00:00Z">
        <w:r>
          <w:delText xml:space="preserve">resolute</w:delText>
        </w:r>
      </w:del>
      <w:ins w:id="12041" w:author="Editor" w:date="2026-09-25T09:00:00Z">
        <w:r>
          <w:t xml:space="preserve">resolve</w:t>
        </w:r>
      </w:ins>
      <w:r>
        <w:t xml:space="preserve"> and succeeded </w:t>
      </w:r>
      <w:del w:id="12042" w:author="Editor" w:date="2026-09-25T09:00:00Z">
        <w:r>
          <w:delText xml:space="preserve">from</w:delText>
        </w:r>
      </w:del>
      <w:ins w:id="12043" w:author="Editor" w:date="2026-09-25T09:00:00Z">
        <w:r>
          <w:t xml:space="preserve">in</w:t>
        </w:r>
      </w:ins>
      <w:r>
        <w:t xml:space="preserve"> not breaking down.</w:t>
      </w:r>
    </w:p>
    <w:p w14:paraId="7F06E5B1" w14:textId="77777777" w:rsidR="00355F64" w:rsidRPr="00355F64" w:rsidRDefault="00355F64" w:rsidP="00355F64">
      <w:r>
        <w:t xml:space="preserve">Benedikt saw her struggling to hold on to her </w:t>
      </w:r>
      <w:del w:id="12044" w:author="Editor" w:date="2026-09-25T09:00:00Z">
        <w:r>
          <w:delText xml:space="preserve">schmaltz</w:delText>
        </w:r>
      </w:del>
      <w:ins w:id="12045" w:author="Editor" w:date="2026-09-25T09:00:00Z">
        <w:r>
          <w:t xml:space="preserve">composure,</w:t>
        </w:r>
      </w:ins>
      <w:r>
        <w:t xml:space="preserve"> and he swiftly changed the topic</w:t>
      </w:r>
      <w:del w:id="12046" w:author="Editor" w:date="2026-09-25T09:00:00Z">
        <w:r>
          <w:delText xml:space="preserve">,</w:delText>
        </w:r>
      </w:del>
      <w:ins w:id="12047" w:author="Editor" w:date="2026-09-25T09:00:00Z">
        <w:r>
          <w:t xml:space="preserve">.</w:t>
        </w:r>
      </w:ins>
      <w:r>
        <w:t xml:space="preserve"> “Do you want to know what my plan is?”</w:t>
      </w:r>
    </w:p>
    <w:p w14:paraId="46A6BA20" w14:textId="77777777" w:rsidR="00355F64" w:rsidRPr="00355F64" w:rsidRDefault="00355F64" w:rsidP="00355F64">
      <w:r>
        <w:t xml:space="preserve">She was still looking away from him and managed only a nod, dreading </w:t>
      </w:r>
      <w:del w:id="12048" w:author="Editor" w:date="2026-09-25T09:00:00Z">
        <w:r>
          <w:delText xml:space="preserve">to</w:delText>
        </w:r>
      </w:del>
      <w:ins w:id="12049" w:author="Editor" w:date="2026-09-25T09:00:00Z">
        <w:r>
          <w:t xml:space="preserve">she would</w:t>
        </w:r>
      </w:ins>
      <w:r>
        <w:t xml:space="preserve"> choke if she chose to talk.</w:t>
      </w:r>
    </w:p>
    <w:p w14:paraId="0296FAC2" w14:textId="661A1812" w:rsidR="004A5123" w:rsidRPr="00355F64" w:rsidRDefault="00355F64" w:rsidP="00355F64">
      <w:commentRangeStart w:id="356"/>
      <w:r>
        <w:t xml:space="preserve">He explained the plan to her. Sanchez was unsure how it would turn out but remained inscrutable</w:t>
      </w:r>
      <w:ins w:id="12050" w:author="Editor" w:date="2026-09-25T09:00:00Z">
        <w:r>
          <w:t xml:space="preserve">,</w:t>
        </w:r>
      </w:ins>
      <w:r>
        <w:t xml:space="preserve"> for she had nothing better to offer. It was going to be a long night and she hoped for a better tomorrow.</w:t>
      </w:r>
      <w:commentRangeEnd w:id="356"/>
      <w:r>
        <w:commentReference w:id="356"/>
      </w:r>
    </w:p>
    <w:p w14:paraId="751E9062" w14:textId="77777777" w:rsidR="004A5123" w:rsidRDefault="004A5123" w:rsidP="004A5123"/>
    <w:p w14:paraId="3095EA61" w14:textId="77777777" w:rsidR="004A5123" w:rsidRDefault="004A5123" w:rsidP="004A5123">
      <w:r>
        <w:t> </w:t>
      </w:r>
    </w:p>
    <w:p w14:paraId="024D4F81" w14:textId="77777777" w:rsidR="004A5123" w:rsidRDefault="004A5123" w:rsidP="004A5123"/>
    <w:p w14:paraId="3341AE10" w14:textId="77777777" w:rsidR="00522D35" w:rsidRDefault="00522D35">
      <w:pPr>
        <w:spacing w:line="259" w:lineRule="auto"/>
        <w:jc w:val="left"/>
      </w:pPr>
      <w:r>
        <w:br w:type="page"/>
      </w:r>
    </w:p>
    <w:p w14:paraId="796B4A40" w14:textId="77777777" w:rsidR="00DA555C" w:rsidRPr="00A04019" w:rsidRDefault="00DA555C" w:rsidP="00F56514">
      <w:pPr>
        <w:outlineLvl w:val="0"/>
        <w:rPr>
          <w:b/>
          <w:bCs/>
        </w:rPr>
      </w:pPr>
      <w:r>
        <w:rPr>
          <w:b/>
          <w:bCs/>
        </w:rPr>
        <w:lastRenderedPageBreak/>
        <w:t>Chapter 80</w:t>
      </w:r>
    </w:p>
    <w:p w14:paraId="240C787B" w14:textId="53FC2A03" w:rsidR="00DA555C" w:rsidRPr="00A04019" w:rsidRDefault="00DA555C" w:rsidP="00DA555C">
      <w:pPr>
        <w:rPr>
          <w:b/>
          <w:bCs/>
        </w:rPr>
      </w:pPr>
      <w:r>
        <w:rPr>
          <w:b/>
          <w:bCs/>
        </w:rPr>
        <w:t xml:space="preserve">10:00 AM </w:t>
      </w:r>
      <w:del w:id="12051" w:author="Editor" w:date="2026-09-25T09:00:00Z">
        <w:r>
          <w:rPr>
            <w:b/>
            <w:bCs/>
          </w:rPr>
          <w:delText xml:space="preserve">1st</w:delText>
        </w:r>
      </w:del>
      <w:ins w:id="12052" w:author="Editor" w:date="2026-09-25T09:00:00Z">
        <w:r>
          <w:rPr>
            <w:b/>
            <w:bCs/>
          </w:rPr>
          <w:t xml:space="preserve">16th</w:t>
        </w:r>
      </w:ins>
      <w:r>
        <w:rPr>
          <w:b/>
          <w:bCs/>
        </w:rPr>
        <w:t xml:space="preserve"> May 2014, Smolensk, Russia</w:t>
      </w:r>
    </w:p>
    <w:p w14:paraId="27984AB1" w14:textId="77777777" w:rsidR="00B86108" w:rsidRPr="00B86108" w:rsidRDefault="00B86108" w:rsidP="00B86108">
      <w:r>
        <w:t xml:space="preserve">The next day</w:t>
      </w:r>
      <w:ins w:id="12053" w:author="Editor" w:date="2026-09-25T09:00:00Z">
        <w:r>
          <w:t xml:space="preserve">,</w:t>
        </w:r>
      </w:ins>
      <w:r>
        <w:t xml:space="preserve"> Benedikt arrived at Smolensk early in the morning.  He</w:t>
      </w:r>
      <w:ins w:id="12054" w:author="Editor" w:date="2026-09-25T09:00:00Z">
        <w:r>
          <w:t xml:space="preserve"> had</w:t>
        </w:r>
      </w:ins>
      <w:r>
        <w:t xml:space="preserve"> tried every possible way to convince Sanchez not to come, but his efforts were </w:t>
      </w:r>
      <w:del w:id="12055" w:author="Editor" w:date="2026-09-25T09:00:00Z">
        <w:r>
          <w:delText xml:space="preserve">trifled down</w:delText>
        </w:r>
      </w:del>
      <w:ins w:id="12056" w:author="Editor" w:date="2026-09-25T09:00:00Z">
        <w:r>
          <w:t xml:space="preserve">brushed aside</w:t>
        </w:r>
      </w:ins>
      <w:r>
        <w:t xml:space="preserve">. Anatoly was waiting </w:t>
      </w:r>
      <w:del w:id="12057" w:author="Editor" w:date="2026-09-25T09:00:00Z">
        <w:r>
          <w:delText xml:space="preserve">at</w:delText>
        </w:r>
      </w:del>
      <w:ins w:id="12058" w:author="Editor" w:date="2026-09-25T09:00:00Z">
        <w:r>
          <w:t xml:space="preserve">in</w:t>
        </w:r>
      </w:ins>
      <w:r>
        <w:t xml:space="preserve"> the lobby to receive them. There was no change in his stance. He exuded the same warmth as he </w:t>
      </w:r>
      <w:ins w:id="12059" w:author="Editor" w:date="2026-09-25T09:00:00Z">
        <w:r>
          <w:t xml:space="preserve">had </w:t>
        </w:r>
      </w:ins>
      <w:r>
        <w:t xml:space="preserve">displayed the day before. After exchanging pleasantries, Benedikt initiated the conversation</w:t>
      </w:r>
      <w:del w:id="12060" w:author="Editor" w:date="2026-09-25T09:00:00Z">
        <w:r>
          <w:delText xml:space="preserve">,</w:delText>
        </w:r>
      </w:del>
      <w:ins w:id="12061" w:author="Editor" w:date="2026-09-25T09:00:00Z">
        <w:r>
          <w:t xml:space="preserve">.</w:t>
        </w:r>
      </w:ins>
      <w:r>
        <w:t xml:space="preserve"> “We are excited about the possible partnership, and we are eager to take this forward. However, we need to resolve a trivial matter.”</w:t>
      </w:r>
    </w:p>
    <w:p w14:paraId="18762EF6" w14:textId="77777777" w:rsidR="00B86108" w:rsidRPr="00B86108" w:rsidRDefault="00B86108" w:rsidP="00B86108">
      <w:r>
        <w:t>Benedikt exercised extreme caution in choosing his words and took a brief pause to watch Anatoly’s reaction.</w:t>
      </w:r>
    </w:p>
    <w:p w14:paraId="08F451DC" w14:textId="77777777" w:rsidR="00B86108" w:rsidRPr="00B86108" w:rsidRDefault="00B86108" w:rsidP="00B86108">
      <w:r>
        <w:t xml:space="preserve">“What is your concern?”</w:t>
      </w:r>
      <w:del w:id="12062" w:author="Editor" w:date="2026-09-25T09:00:00Z">
        <w:r>
          <w:delText xml:space="preserve">,</w:delText>
        </w:r>
      </w:del>
      <w:r>
        <w:t xml:space="preserve"> asked Anatoly.</w:t>
      </w:r>
    </w:p>
    <w:p w14:paraId="1FF52B22" w14:textId="77777777" w:rsidR="00B86108" w:rsidRPr="00B86108" w:rsidRDefault="00B86108" w:rsidP="00B86108">
      <w:del w:id="12063" w:author="Editor (Typography)" w:date="2026-09-25T09:00:00Z">
        <w:r>
          <w:delText xml:space="preserve">"</w:delText>
        </w:r>
      </w:del>
      <w:ins w:id="12064" w:author="Editor (Typography)" w:date="2026-09-25T09:00:00Z">
        <w:r>
          <w:t xml:space="preserve">“</w:t>
        </w:r>
      </w:ins>
      <w:r>
        <w:t xml:space="preserve">Nothing significant. It is about Daniel.</w:t>
      </w:r>
      <w:del w:id="12065" w:author="Editor (Typography)" w:date="2026-09-25T09:00:00Z">
        <w:r>
          <w:delText xml:space="preserve">"</w:delText>
        </w:r>
      </w:del>
      <w:ins w:id="12066" w:author="Editor (Typography)" w:date="2026-09-25T09:00:00Z">
        <w:r>
          <w:t xml:space="preserve">”</w:t>
        </w:r>
      </w:ins>
      <w:r>
        <w:t xml:space="preserve"> Benedikt paused</w:t>
      </w:r>
      <w:ins w:id="12067" w:author="Editor" w:date="2026-09-25T09:00:00Z">
        <w:r>
          <w:t xml:space="preserve">,</w:t>
        </w:r>
      </w:ins>
      <w:r>
        <w:t xml:space="preserve"> giving Anatoly ample time to </w:t>
      </w:r>
      <w:del w:id="12068" w:author="Editor" w:date="2026-09-25T09:00:00Z">
        <w:r>
          <w:delText xml:space="preserve">consume</w:delText>
        </w:r>
      </w:del>
      <w:ins w:id="12069" w:author="Editor" w:date="2026-09-25T09:00:00Z">
        <w:r>
          <w:t xml:space="preserve">comprehend</w:t>
        </w:r>
      </w:ins>
      <w:r>
        <w:t xml:space="preserve"> what he was about to divulge.</w:t>
      </w:r>
    </w:p>
    <w:p w14:paraId="1B847266" w14:textId="77777777" w:rsidR="00B86108" w:rsidRPr="00B86108" w:rsidRDefault="00B86108" w:rsidP="00B86108">
      <w:del w:id="12070" w:author="Editor (Typography)" w:date="2026-09-25T09:00:00Z">
        <w:r>
          <w:delText xml:space="preserve">"</w:delText>
        </w:r>
      </w:del>
      <w:ins w:id="12071" w:author="Editor (Typography)" w:date="2026-09-25T09:00:00Z">
        <w:r>
          <w:t xml:space="preserve">“</w:t>
        </w:r>
      </w:ins>
      <w:r>
        <w:t xml:space="preserve">What about him?</w:t>
      </w:r>
      <w:del w:id="12072" w:author="Editor (Typography)" w:date="2026-09-25T09:00:00Z">
        <w:r>
          <w:delText xml:space="preserve">"</w:delText>
        </w:r>
      </w:del>
      <w:ins w:id="12073" w:author="Editor (Typography)" w:date="2026-09-25T09:00:00Z">
        <w:r>
          <w:t xml:space="preserve">”</w:t>
        </w:r>
      </w:ins>
      <w:r>
        <w:t xml:space="preserve"> Anatoly snapped. He didn</w:t>
      </w:r>
      <w:del w:id="12074" w:author="Editor (Typography)" w:date="2026-09-25T09:00:00Z">
        <w:r>
          <w:delText xml:space="preserve">'</w:delText>
        </w:r>
      </w:del>
      <w:ins w:id="12075" w:author="Editor (Typography)" w:date="2026-09-25T09:00:00Z">
        <w:r>
          <w:t xml:space="preserve">’</w:t>
        </w:r>
      </w:ins>
      <w:r>
        <w:t xml:space="preserve">t seem pleased.  The forced smile disappeared for a </w:t>
      </w:r>
      <w:del w:id="12076" w:author="Editor" w:date="2026-09-25T09:00:00Z">
        <w:r>
          <w:delText xml:space="preserve">flash</w:delText>
        </w:r>
      </w:del>
      <w:ins w:id="12077" w:author="Editor" w:date="2026-09-25T09:00:00Z">
        <w:r>
          <w:t xml:space="preserve">split</w:t>
        </w:r>
      </w:ins>
      <w:r>
        <w:t xml:space="preserve"> second, but soon the gleam was back on his countenance.</w:t>
      </w:r>
    </w:p>
    <w:p w14:paraId="43256BA0" w14:textId="477A1FD8" w:rsidR="00B86108" w:rsidRPr="00B86108" w:rsidRDefault="00B86108" w:rsidP="00B86108">
      <w:del w:id="12078" w:author="Editor (Typography)" w:date="2026-09-25T09:00:00Z">
        <w:r>
          <w:delText xml:space="preserve">"</w:delText>
        </w:r>
      </w:del>
      <w:ins w:id="12079" w:author="Editor (Typography)" w:date="2026-09-25T09:00:00Z">
        <w:r>
          <w:t xml:space="preserve">“</w:t>
        </w:r>
      </w:ins>
      <w:r>
        <w:t xml:space="preserve">While giving the report to my seniors</w:t>
      </w:r>
      <w:ins w:id="12080" w:author="Editor" w:date="2026-09-25T09:00:00Z">
        <w:r>
          <w:t xml:space="preserve">,</w:t>
        </w:r>
      </w:ins>
      <w:r>
        <w:t xml:space="preserve"> I mentioned</w:t>
      </w:r>
      <w:del w:id="12081" w:author="Editor" w:date="2026-09-25T09:00:00Z">
        <w:r>
          <w:delText xml:space="preserve"> about</w:delText>
        </w:r>
      </w:del>
      <w:r>
        <w:t xml:space="preserve"> Daniel. It seemed there was some miscommunication between us. According to Mr. </w:t>
      </w:r>
      <w:del w:id="12082" w:author="Editor (Names)" w:date="2026-09-25T09:00:00Z">
        <w:r>
          <w:delText xml:space="preserve">Slender</w:delText>
        </w:r>
      </w:del>
      <w:ins w:id="12083" w:author="Editor (Names)" w:date="2026-09-25T09:00:00Z">
        <w:r>
          <w:t xml:space="preserve">Slater</w:t>
        </w:r>
      </w:ins>
      <w:r>
        <w:t xml:space="preserve">, Daniel should be long gone. They see him as a threat. We need to resolve this before we can go any further on our business expansion plans.</w:t>
      </w:r>
      <w:del w:id="12084" w:author="Editor (Typography)" w:date="2026-09-25T09:00:00Z">
        <w:r>
          <w:delText xml:space="preserve">"</w:delText>
        </w:r>
      </w:del>
      <w:ins w:id="12085" w:author="Editor (Typography)" w:date="2026-09-25T09:00:00Z">
        <w:r>
          <w:t xml:space="preserve">”</w:t>
        </w:r>
      </w:ins>
    </w:p>
    <w:p w14:paraId="0D9EB84A" w14:textId="77777777" w:rsidR="00B86108" w:rsidRPr="00B86108" w:rsidRDefault="00B86108" w:rsidP="00B86108">
      <w:r>
        <w:t xml:space="preserve">This time his grin faded </w:t>
      </w:r>
      <w:del w:id="12086" w:author="Editor" w:date="2026-09-25T09:00:00Z">
        <w:r>
          <w:delText xml:space="preserve">permanently</w:delText>
        </w:r>
      </w:del>
      <w:ins w:id="12087" w:author="Editor" w:date="2026-09-25T09:00:00Z">
        <w:r>
          <w:t xml:space="preserve">completely</w:t>
        </w:r>
      </w:ins>
      <w:r>
        <w:t xml:space="preserve">, and he assumed a more puzzled </w:t>
      </w:r>
      <w:del w:id="12088" w:author="Editor" w:date="2026-09-25T09:00:00Z">
        <w:r>
          <w:delText xml:space="preserve">stature</w:delText>
        </w:r>
      </w:del>
      <w:ins w:id="12089" w:author="Editor" w:date="2026-09-25T09:00:00Z">
        <w:r>
          <w:t xml:space="preserve">look</w:t>
        </w:r>
      </w:ins>
      <w:r>
        <w:t xml:space="preserve">. After a long pause, he responded, </w:t>
      </w:r>
      <w:del w:id="12090" w:author="Editor (Typography)" w:date="2026-09-25T09:00:00Z">
        <w:r>
          <w:delText xml:space="preserve">"</w:delText>
        </w:r>
      </w:del>
      <w:ins w:id="12091" w:author="Editor (Typography)" w:date="2026-09-25T09:00:00Z">
        <w:r>
          <w:t xml:space="preserve">“</w:t>
        </w:r>
      </w:ins>
      <w:r>
        <w:t xml:space="preserve">He </w:t>
      </w:r>
      <w:del w:id="12092" w:author="Editor" w:date="2026-09-25T09:00:00Z">
        <w:r>
          <w:delText xml:space="preserve">had</w:delText>
        </w:r>
      </w:del>
      <w:ins w:id="12093" w:author="Editor" w:date="2026-09-25T09:00:00Z">
        <w:r>
          <w:t xml:space="preserve">has</w:t>
        </w:r>
      </w:ins>
      <w:r>
        <w:t xml:space="preserve"> been confined here for a few years now. He is not a danger to anyone. Why would your seniors be worried about him?</w:t>
      </w:r>
      <w:del w:id="12094" w:author="Editor (Typography)" w:date="2026-09-25T09:00:00Z">
        <w:r>
          <w:delText xml:space="preserve">"</w:delText>
        </w:r>
      </w:del>
      <w:ins w:id="12095" w:author="Editor (Typography)" w:date="2026-09-25T09:00:00Z">
        <w:r>
          <w:t xml:space="preserve">”</w:t>
        </w:r>
      </w:ins>
    </w:p>
    <w:p w14:paraId="1D109639" w14:textId="77777777" w:rsidR="00B86108" w:rsidRPr="00B86108" w:rsidRDefault="00B86108" w:rsidP="00B86108">
      <w:r>
        <w:t xml:space="preserve">Benedikt</w:t>
      </w:r>
      <w:ins w:id="12096" w:author="Editor" w:date="2026-09-25T09:00:00Z">
        <w:r>
          <w:t xml:space="preserve"> had</w:t>
        </w:r>
      </w:ins>
      <w:r>
        <w:t xml:space="preserve"> never expected such strong support for Daniel. Though he was unsure about the outcome</w:t>
      </w:r>
      <w:ins w:id="12097" w:author="Editor" w:date="2026-09-25T09:00:00Z">
        <w:r>
          <w:t xml:space="preserve">,</w:t>
        </w:r>
      </w:ins>
      <w:r>
        <w:t xml:space="preserve"> he still went ahead with his plan</w:t>
      </w:r>
      <w:del w:id="12098" w:author="Editor" w:date="2026-09-25T09:00:00Z">
        <w:r>
          <w:delText xml:space="preserve">,</w:delText>
        </w:r>
      </w:del>
      <w:ins w:id="12099" w:author="Editor" w:date="2026-09-25T09:00:00Z">
        <w:r>
          <w:t xml:space="preserve">.</w:t>
        </w:r>
      </w:ins>
      <w:r>
        <w:t xml:space="preserve"> “I believe your words, but as you must appreciate</w:t>
      </w:r>
      <w:ins w:id="12100" w:author="Editor" w:date="2026-09-25T09:00:00Z">
        <w:r>
          <w:t xml:space="preserve">,</w:t>
        </w:r>
      </w:ins>
      <w:r>
        <w:t xml:space="preserve"> I have to answer</w:t>
      </w:r>
      <w:ins w:id="12101" w:author="Editor" w:date="2026-09-25T09:00:00Z">
        <w:r>
          <w:t xml:space="preserve"> to</w:t>
        </w:r>
      </w:ins>
      <w:r>
        <w:t xml:space="preserve"> my seniors. Here is a suggestion I have. Why don’t I take him along, </w:t>
      </w:r>
      <w:del w:id="12102" w:author="Editor" w:date="2026-09-25T09:00:00Z">
        <w:r>
          <w:delText xml:space="preserve">with</w:delText>
        </w:r>
      </w:del>
      <w:ins w:id="12103" w:author="Editor" w:date="2026-09-25T09:00:00Z">
        <w:r>
          <w:t xml:space="preserve">on</w:t>
        </w:r>
      </w:ins>
      <w:r>
        <w:t xml:space="preserve"> the pretext of releasing him? My man will secretly follow him to see where he goes and what he does. If in the next </w:t>
      </w:r>
      <w:del w:id="12104" w:author="Editor" w:date="2026-09-25T09:00:00Z">
        <w:r>
          <w:delText xml:space="preserve">one </w:delText>
        </w:r>
      </w:del>
      <w:r>
        <w:t xml:space="preserve">month he doesn’t do anything alarming, the man is yours. You can keep him or let him go, your choice.”</w:t>
      </w:r>
    </w:p>
    <w:p w14:paraId="205FCA0C" w14:textId="77777777" w:rsidR="00B86108" w:rsidRPr="00B86108" w:rsidRDefault="00B86108" w:rsidP="00B86108">
      <w:r>
        <w:t xml:space="preserve">Anatoly looked uncomfortable. After some brooding</w:t>
      </w:r>
      <w:ins w:id="12105" w:author="Editor" w:date="2026-09-25T09:00:00Z">
        <w:r>
          <w:t xml:space="preserve">,</w:t>
        </w:r>
      </w:ins>
      <w:r>
        <w:t xml:space="preserve"> he concluded, “I can</w:t>
      </w:r>
      <w:del w:id="12106" w:author="Editor (Typography)" w:date="2026-09-25T09:00:00Z">
        <w:r>
          <w:delText xml:space="preserve">'</w:delText>
        </w:r>
      </w:del>
      <w:ins w:id="12107" w:author="Editor (Typography)" w:date="2026-09-25T09:00:00Z">
        <w:r>
          <w:t xml:space="preserve">’</w:t>
        </w:r>
      </w:ins>
      <w:r>
        <w:t xml:space="preserve">t do this without my seniors’ approval. I need to talk to them once.”</w:t>
      </w:r>
    </w:p>
    <w:p w14:paraId="15D6F0D3" w14:textId="77777777" w:rsidR="00B86108" w:rsidRPr="00B86108" w:rsidRDefault="00B86108" w:rsidP="00B86108">
      <w:r>
        <w:t xml:space="preserve">This was what Benedikt</w:t>
      </w:r>
      <w:ins w:id="12108" w:author="Editor" w:date="2026-09-25T09:00:00Z">
        <w:r>
          <w:t xml:space="preserve"> had</w:t>
        </w:r>
      </w:ins>
      <w:r>
        <w:t xml:space="preserve"> wanted to avoid. If Anatoly’s executives chose to discuss this with </w:t>
      </w:r>
      <w:del w:id="12109" w:author="Editor" w:date="2026-09-25T09:00:00Z">
        <w:r>
          <w:delText xml:space="preserve">his</w:delText>
        </w:r>
      </w:del>
      <w:ins w:id="12110" w:author="Editor" w:date="2026-09-25T09:00:00Z">
        <w:r>
          <w:t xml:space="preserve">Benedikt’s</w:t>
        </w:r>
      </w:ins>
      <w:r>
        <w:t xml:space="preserve"> seniors</w:t>
      </w:r>
      <w:ins w:id="12111" w:author="Editor" w:date="2026-09-25T09:00:00Z">
        <w:r>
          <w:t xml:space="preserve">,</w:t>
        </w:r>
      </w:ins>
      <w:r>
        <w:t xml:space="preserve"> the charade</w:t>
      </w:r>
      <w:del w:id="12112" w:author="Editor" w:date="2026-09-25T09:00:00Z">
        <w:r>
          <w:delText xml:space="preserve">,</w:delText>
        </w:r>
      </w:del>
      <w:r>
        <w:t xml:space="preserve"> he had put</w:t>
      </w:r>
      <w:ins w:id="12113" w:author="Editor" w:date="2026-09-25T09:00:00Z">
        <w:r>
          <w:t xml:space="preserve"> up</w:t>
        </w:r>
      </w:ins>
      <w:r>
        <w:t xml:space="preserve"> so far would fall apart. Besides, he would need to do a lot of </w:t>
      </w:r>
      <w:del w:id="12114" w:author="Editor" w:date="2026-09-25T09:00:00Z">
        <w:r>
          <w:delText xml:space="preserve">explanations</w:delText>
        </w:r>
      </w:del>
      <w:ins w:id="12115" w:author="Editor" w:date="2026-09-25T09:00:00Z">
        <w:r>
          <w:t xml:space="preserve">explaining</w:t>
        </w:r>
      </w:ins>
      <w:r>
        <w:t xml:space="preserve">, but he had no option but to agree.</w:t>
      </w:r>
    </w:p>
    <w:p w14:paraId="71E1868C" w14:textId="77777777" w:rsidR="00B86108" w:rsidRPr="00B86108" w:rsidRDefault="00B86108" w:rsidP="00B86108">
      <w:r>
        <w:t>“By all means.” He smiled to appear genuine.</w:t>
      </w:r>
    </w:p>
    <w:p w14:paraId="73F39607" w14:textId="77777777" w:rsidR="00B86108" w:rsidRPr="00B86108" w:rsidRDefault="00B86108" w:rsidP="00B86108">
      <w:r>
        <w:t xml:space="preserve">Anatoly excused himself and went out to make </w:t>
      </w:r>
      <w:ins w:id="12116" w:author="Editor" w:date="2026-09-25T09:00:00Z">
        <w:r>
          <w:t xml:space="preserve">a </w:t>
        </w:r>
      </w:ins>
      <w:r>
        <w:t xml:space="preserve">few calls. He returned after fifteen minutes</w:t>
      </w:r>
      <w:ins w:id="12117" w:author="Editor" w:date="2026-09-25T09:00:00Z">
        <w:r>
          <w:t xml:space="preserve">,</w:t>
        </w:r>
      </w:ins>
      <w:r>
        <w:t xml:space="preserve"> wearing his signature broad grin</w:t>
      </w:r>
      <w:del w:id="12118" w:author="Editor" w:date="2026-09-25T09:00:00Z">
        <w:r>
          <w:delText xml:space="preserve">,</w:delText>
        </w:r>
      </w:del>
      <w:ins w:id="12119" w:author="Editor" w:date="2026-09-25T09:00:00Z">
        <w:r>
          <w:t xml:space="preserve">.</w:t>
        </w:r>
      </w:ins>
      <w:r>
        <w:t xml:space="preserve"> “You are a good business partner and we have a promising future together. My seniors have agreed. You can come tomorrow morning and take him along.”</w:t>
      </w:r>
    </w:p>
    <w:p w14:paraId="62CF7D68" w14:textId="77777777" w:rsidR="00B86108" w:rsidRPr="00B86108" w:rsidRDefault="00B86108" w:rsidP="00B86108">
      <w:r>
        <w:t xml:space="preserve">Benedikt couldn’t understand why he </w:t>
      </w:r>
      <w:del w:id="12120" w:author="Editor" w:date="2026-09-25T09:00:00Z">
        <w:r>
          <w:delText xml:space="preserve">was</w:delText>
        </w:r>
      </w:del>
      <w:ins w:id="12121" w:author="Editor" w:date="2026-09-25T09:00:00Z">
        <w:r>
          <w:t xml:space="preserve">had been</w:t>
        </w:r>
      </w:ins>
      <w:r>
        <w:t xml:space="preserve"> asked to come </w:t>
      </w:r>
      <w:del w:id="12122" w:author="Editor" w:date="2026-09-25T09:00:00Z">
        <w:r>
          <w:delText xml:space="preserve">tomorrow</w:delText>
        </w:r>
      </w:del>
      <w:ins w:id="12123" w:author="Editor" w:date="2026-09-25T09:00:00Z">
        <w:r>
          <w:t xml:space="preserve">the next day</w:t>
        </w:r>
      </w:ins>
      <w:r>
        <w:t xml:space="preserve">. “I would prefer to take him today. I hope it is not an imperious request</w:t>
      </w:r>
      <w:del w:id="12124" w:author="Editor" w:date="2026-09-25T09:00:00Z">
        <w:r>
          <w:delText xml:space="preserve"> to make?” he</w:delText>
        </w:r>
      </w:del>
      <w:ins w:id="12125" w:author="Editor" w:date="2026-09-25T09:00:00Z">
        <w:r>
          <w:t xml:space="preserve">.” He</w:t>
        </w:r>
      </w:ins>
      <w:r>
        <w:t xml:space="preserve"> forced a smile to hide his bafflement.</w:t>
      </w:r>
    </w:p>
    <w:p w14:paraId="4D0AEA27" w14:textId="77777777" w:rsidR="00B86108" w:rsidRPr="00B86108" w:rsidRDefault="00B86108" w:rsidP="00B86108">
      <w:commentRangeStart w:id="357"/>
      <w:r>
        <w:t xml:space="preserve">“I would have loved to, but Mr. </w:t>
      </w:r>
      <w:del w:id="12126" w:author="Editor (Names)" w:date="2026-09-25T09:00:00Z">
        <w:r>
          <w:delText xml:space="preserve">Kosovo</w:delText>
        </w:r>
      </w:del>
      <w:ins w:id="12127" w:author="Editor (Names)" w:date="2026-09-25T09:00:00Z">
        <w:r>
          <w:t xml:space="preserve">Kozlov</w:t>
        </w:r>
      </w:ins>
      <w:r>
        <w:t xml:space="preserve"> is not here until late in the evening. He wants to meet Daniel once before you take him away.” His smile appeared more like Russian Mores, and his jauntiness </w:t>
      </w:r>
      <w:del w:id="12128" w:author="Editor" w:date="2026-09-25T09:00:00Z">
        <w:r>
          <w:delText xml:space="preserve">gouged</w:delText>
        </w:r>
      </w:del>
      <w:ins w:id="12129" w:author="Editor" w:date="2026-09-25T09:00:00Z">
        <w:r>
          <w:t xml:space="preserve">irritated</w:t>
        </w:r>
      </w:ins>
      <w:r>
        <w:t xml:space="preserve"> Benedikt.</w:t>
      </w:r>
      <w:commentRangeEnd w:id="357"/>
      <w:r>
        <w:commentReference w:id="357"/>
      </w:r>
    </w:p>
    <w:p w14:paraId="36C5BF2C" w14:textId="77777777" w:rsidR="00B86108" w:rsidRPr="00B86108" w:rsidRDefault="00B86108" w:rsidP="00B86108">
      <w:r>
        <w:t xml:space="preserve">Benedikt concealed his frustration and</w:t>
      </w:r>
      <w:del w:id="12130" w:author="Editor" w:date="2026-09-25T09:00:00Z">
        <w:r>
          <w:delText xml:space="preserve"> like</w:delText>
        </w:r>
      </w:del>
      <w:ins w:id="12131" w:author="Editor" w:date="2026-09-25T09:00:00Z">
        <w:r>
          <w:t xml:space="preserve">, as in</w:t>
        </w:r>
      </w:ins>
      <w:r>
        <w:t xml:space="preserve"> any other professional dealing</w:t>
      </w:r>
      <w:del w:id="12132" w:author="Editor" w:date="2026-09-25T09:00:00Z">
        <w:r>
          <w:delText xml:space="preserve"> he</w:delText>
        </w:r>
      </w:del>
      <w:ins w:id="12133" w:author="Editor" w:date="2026-09-25T09:00:00Z">
        <w:r>
          <w:t xml:space="preserve">,</w:t>
        </w:r>
      </w:ins>
      <w:r>
        <w:t xml:space="preserve"> concluded</w:t>
      </w:r>
      <w:del w:id="12134" w:author="Editor" w:date="2026-09-25T09:00:00Z">
        <w:r>
          <w:delText xml:space="preserve"> by stating</w:delText>
        </w:r>
      </w:del>
      <w:r>
        <w:t xml:space="preserve">, “Sure, I will see you tomorrow.”</w:t>
      </w:r>
    </w:p>
    <w:p w14:paraId="5B43CF21" w14:textId="77777777" w:rsidR="00B86108" w:rsidRPr="00B86108" w:rsidRDefault="00B86108" w:rsidP="00B86108">
      <w:commentRangeStart w:id="358"/>
      <w:r>
        <w:t xml:space="preserve">There was something in Anatoly</w:t>
      </w:r>
      <w:del w:id="12135" w:author="Editor (Typography)" w:date="2026-09-25T09:00:00Z">
        <w:r>
          <w:delText xml:space="preserve">'</w:delText>
        </w:r>
      </w:del>
      <w:ins w:id="12136" w:author="Editor (Typography)" w:date="2026-09-25T09:00:00Z">
        <w:r>
          <w:t xml:space="preserve">’</w:t>
        </w:r>
      </w:ins>
      <w:r>
        <w:t xml:space="preserve">s voice that appeared unconvincing. </w:t>
      </w:r>
      <w:del w:id="12137" w:author="Editor" w:date="2026-09-25T09:00:00Z">
        <w:r>
          <w:delText xml:space="preserve">The way his eyes rolled on him, it failed to abstain his wide grin. Perplexed he</w:delText>
        </w:r>
      </w:del>
      <w:ins w:id="12138" w:author="Editor" w:date="2026-09-25T09:00:00Z">
        <w:r>
          <w:t xml:space="preserve">Perplexed, Benedikt</w:t>
        </w:r>
      </w:ins>
      <w:r>
        <w:t xml:space="preserve"> drove the car</w:t>
      </w:r>
      <w:ins w:id="12139" w:author="Editor" w:date="2026-09-25T09:00:00Z">
        <w:r>
          <w:t xml:space="preserve">,</w:t>
        </w:r>
      </w:ins>
      <w:r>
        <w:t xml:space="preserve"> battling with his competing thoughts.</w:t>
      </w:r>
      <w:commentRangeEnd w:id="358"/>
      <w:r>
        <w:commentReference w:id="358"/>
      </w:r>
    </w:p>
    <w:p w14:paraId="536DFE27" w14:textId="77777777" w:rsidR="00B86108" w:rsidRPr="00B86108" w:rsidRDefault="00B86108" w:rsidP="00B86108">
      <w:r>
        <w:t xml:space="preserve">It took a shade short of screaming for Sanchez to pull him out of his deep thoughts. </w:t>
      </w:r>
      <w:del w:id="12140" w:author="Editor" w:date="2026-09-25T09:00:00Z">
        <w:r>
          <w:delText xml:space="preserve">In an ambivalent state, he</w:delText>
        </w:r>
      </w:del>
      <w:ins w:id="12141" w:author="Editor" w:date="2026-09-25T09:00:00Z">
        <w:r>
          <w:t xml:space="preserve">He</w:t>
        </w:r>
      </w:ins>
      <w:r>
        <w:t xml:space="preserve"> looked at her, still trying to comprehend the reason behind her escalated tone.</w:t>
      </w:r>
    </w:p>
    <w:p w14:paraId="3DBBFDDA" w14:textId="77777777" w:rsidR="00B86108" w:rsidRPr="00B86108" w:rsidRDefault="00B86108" w:rsidP="00B86108">
      <w:r>
        <w:t xml:space="preserve">“Will you tell me what transpired inside?”</w:t>
      </w:r>
      <w:del w:id="12142" w:author="Editor" w:date="2026-09-25T09:00:00Z">
        <w:r>
          <w:delText xml:space="preserve">, hysteria</w:delText>
        </w:r>
      </w:del>
      <w:ins w:id="12143" w:author="Editor" w:date="2026-09-25T09:00:00Z">
        <w:r>
          <w:t xml:space="preserve"> Hysteria</w:t>
        </w:r>
      </w:ins>
      <w:r>
        <w:t xml:space="preserve"> consumed her being</w:t>
      </w:r>
      <w:del w:id="12144" w:author="Editor" w:date="2026-09-25T09:00:00Z">
        <w:r>
          <w:delText xml:space="preserve">,</w:delText>
        </w:r>
      </w:del>
      <w:r>
        <w:t xml:space="preserve"> as she </w:t>
      </w:r>
      <w:del w:id="12145" w:author="Editor" w:date="2026-09-25T09:00:00Z">
        <w:r>
          <w:delText xml:space="preserve">blazoned</w:delText>
        </w:r>
      </w:del>
      <w:ins w:id="12146" w:author="Editor" w:date="2026-09-25T09:00:00Z">
        <w:r>
          <w:t xml:space="preserve">blurted</w:t>
        </w:r>
      </w:ins>
      <w:r>
        <w:t xml:space="preserve"> the words</w:t>
      </w:r>
      <w:del w:id="12147" w:author="Editor" w:date="2026-09-25T09:00:00Z">
        <w:r>
          <w:delText xml:space="preserve"> with an asphyxiated tone</w:delText>
        </w:r>
      </w:del>
      <w:r>
        <w:t xml:space="preserve">.</w:t>
      </w:r>
    </w:p>
    <w:p w14:paraId="70066C4F" w14:textId="77777777" w:rsidR="00B86108" w:rsidRPr="00B86108" w:rsidRDefault="00B86108" w:rsidP="00B86108">
      <w:r>
        <w:t xml:space="preserve">He was unsure how to respond. He was certain the Russians were </w:t>
      </w:r>
      <w:del w:id="12148" w:author="Editor" w:date="2026-09-25T09:00:00Z">
        <w:r>
          <w:delText xml:space="preserve">putting a coy</w:delText>
        </w:r>
      </w:del>
      <w:ins w:id="12149" w:author="Editor" w:date="2026-09-25T09:00:00Z">
        <w:r>
          <w:t xml:space="preserve">using a ploy</w:t>
        </w:r>
      </w:ins>
      <w:r>
        <w:t xml:space="preserve">.</w:t>
      </w:r>
    </w:p>
    <w:p w14:paraId="417603EB" w14:textId="77777777" w:rsidR="00B86108" w:rsidRPr="00B86108" w:rsidRDefault="00B86108" w:rsidP="00B86108">
      <w:r>
        <w:t xml:space="preserve">“On the </w:t>
      </w:r>
      <w:del w:id="12150" w:author="Editor" w:date="2026-09-25T09:00:00Z">
        <w:r>
          <w:delText xml:space="preserve">face</w:delText>
        </w:r>
      </w:del>
      <w:ins w:id="12151" w:author="Editor" w:date="2026-09-25T09:00:00Z">
        <w:r>
          <w:t xml:space="preserve">surface</w:t>
        </w:r>
      </w:ins>
      <w:r>
        <w:t xml:space="preserve">, it looks exciting. And I want to believe it is real. But it is not</w:t>
      </w:r>
      <w:del w:id="12152" w:author="Editor" w:date="2026-09-25T09:00:00Z">
        <w:r>
          <w:delText xml:space="preserve">”, he</w:delText>
        </w:r>
      </w:del>
      <w:ins w:id="12153" w:author="Editor" w:date="2026-09-25T09:00:00Z">
        <w:r>
          <w:t xml:space="preserve">.” He</w:t>
        </w:r>
      </w:ins>
      <w:r>
        <w:t xml:space="preserve"> was gazing</w:t>
      </w:r>
      <w:ins w:id="12154" w:author="Editor" w:date="2026-09-25T09:00:00Z">
        <w:r>
          <w:t xml:space="preserve"> at</w:t>
        </w:r>
      </w:ins>
      <w:r>
        <w:t xml:space="preserve"> the lone road and said the words without blinking</w:t>
      </w:r>
      <w:del w:id="12155" w:author="Editor" w:date="2026-09-25T09:00:00Z">
        <w:r>
          <w:delText xml:space="preserve"> his eyes</w:delText>
        </w:r>
      </w:del>
      <w:r>
        <w:t xml:space="preserve">.</w:t>
      </w:r>
    </w:p>
    <w:p w14:paraId="67811387" w14:textId="42C843D9" w:rsidR="00B86108" w:rsidRPr="00B86108" w:rsidRDefault="00B86108" w:rsidP="00B86108">
      <w:commentRangeStart w:id="359"/>
      <w:r>
        <w:t xml:space="preserve">Sanchez couldn’t keep up with the </w:t>
      </w:r>
      <w:del w:id="12156" w:author="Editor" w:date="2026-09-25T09:00:00Z">
        <w:r>
          <w:delText xml:space="preserve">incessant</w:delText>
        </w:r>
      </w:del>
      <w:ins w:id="12157" w:author="Editor" w:date="2026-09-25T09:00:00Z">
        <w:r>
          <w:t xml:space="preserve">erratic</w:t>
        </w:r>
      </w:ins>
      <w:r>
        <w:t xml:space="preserve"> </w:t>
      </w:r>
      <w:del w:id="12158" w:author="Editor (Spelling)" w:date="2026-09-25T09:00:00Z">
        <w:r>
          <w:delText xml:space="preserve">behavior</w:delText>
        </w:r>
      </w:del>
      <w:ins w:id="12159" w:author="Editor (Spelling)" w:date="2026-09-25T09:00:00Z">
        <w:r>
          <w:t xml:space="preserve">behaviour</w:t>
        </w:r>
      </w:ins>
      <w:r>
        <w:t xml:space="preserve"> Benedikt was demonstrating. In a rage, she blurted</w:t>
      </w:r>
      <w:ins w:id="12160" w:author="Editor" w:date="2026-09-25T09:00:00Z">
        <w:r>
          <w:t xml:space="preserve">,</w:t>
        </w:r>
      </w:ins>
      <w:r>
        <w:t xml:space="preserve"> “For Christ’s sake</w:t>
      </w:r>
      <w:ins w:id="12161" w:author="Editor" w:date="2026-09-25T09:00:00Z">
        <w:r>
          <w:t xml:space="preserve">,</w:t>
        </w:r>
      </w:ins>
      <w:r>
        <w:t xml:space="preserve"> answer me. I can’t put up </w:t>
      </w:r>
      <w:del w:id="12162" w:author="Editor" w:date="2026-09-25T09:00:00Z">
        <w:r>
          <w:delText xml:space="preserve">anymore </w:delText>
        </w:r>
      </w:del>
      <w:r>
        <w:t xml:space="preserve">with your runic spell</w:t>
      </w:r>
      <w:ins w:id="12163" w:author="Editor" w:date="2026-09-25T09:00:00Z">
        <w:r>
          <w:t xml:space="preserve"> anymore</w:t>
        </w:r>
      </w:ins>
      <w:r>
        <w:t xml:space="preserve">.” Her hands covered her face and her breath was </w:t>
      </w:r>
      <w:del w:id="12164" w:author="Editor" w:date="2026-09-25T09:00:00Z">
        <w:r>
          <w:delText xml:space="preserve">gravelly abnormal</w:delText>
        </w:r>
      </w:del>
      <w:ins w:id="12165" w:author="Editor" w:date="2026-09-25T09:00:00Z">
        <w:r>
          <w:t xml:space="preserve">uneven</w:t>
        </w:r>
      </w:ins>
      <w:r>
        <w:t xml:space="preserve">.</w:t>
      </w:r>
      <w:commentRangeEnd w:id="359"/>
      <w:r>
        <w:commentReference w:id="359"/>
      </w:r>
    </w:p>
    <w:p w14:paraId="5DD714FB" w14:textId="77777777" w:rsidR="00B86108" w:rsidRPr="00B86108" w:rsidRDefault="00B86108" w:rsidP="00B86108">
      <w:r>
        <w:t xml:space="preserve">Benedikt </w:t>
      </w:r>
      <w:del w:id="12166" w:author="Editor (Spelling)" w:date="2026-09-25T09:00:00Z">
        <w:r>
          <w:delText xml:space="preserve">realized</w:delText>
        </w:r>
      </w:del>
      <w:ins w:id="12167" w:author="Editor (Spelling)" w:date="2026-09-25T09:00:00Z">
        <w:r>
          <w:t xml:space="preserve">realised</w:t>
        </w:r>
      </w:ins>
      <w:r>
        <w:t xml:space="preserve"> his rumination was putting her into a miserable state. He looked at her </w:t>
      </w:r>
      <w:del w:id="12168" w:author="Editor" w:date="2026-09-25T09:00:00Z">
        <w:r>
          <w:delText xml:space="preserve">with a sense of fortitude </w:delText>
        </w:r>
      </w:del>
      <w:r>
        <w:t xml:space="preserve">and continued, “I </w:t>
      </w:r>
      <w:del w:id="12169" w:author="Editor (Spelling)" w:date="2026-09-25T09:00:00Z">
        <w:r>
          <w:delText xml:space="preserve">apologize</w:delText>
        </w:r>
      </w:del>
      <w:ins w:id="12170" w:author="Editor (Spelling)" w:date="2026-09-25T09:00:00Z">
        <w:r>
          <w:t xml:space="preserve">apologise</w:t>
        </w:r>
      </w:ins>
      <w:del w:id="12171" w:author="Editor" w:date="2026-09-25T09:00:00Z">
        <w:r>
          <w:delText xml:space="preserve">,</w:delText>
        </w:r>
      </w:del>
      <w:ins w:id="12172" w:author="Editor" w:date="2026-09-25T09:00:00Z">
        <w:r>
          <w:t xml:space="preserve">.</w:t>
        </w:r>
      </w:ins>
      <w:r>
        <w:t xml:space="preserve"> I was too busy deciphering Anatoly’s </w:t>
      </w:r>
      <w:del w:id="12173" w:author="Editor (Spelling)" w:date="2026-09-25T09:00:00Z">
        <w:r>
          <w:delText xml:space="preserve">behavior</w:delText>
        </w:r>
      </w:del>
      <w:ins w:id="12174" w:author="Editor (Spelling)" w:date="2026-09-25T09:00:00Z">
        <w:r>
          <w:t xml:space="preserve">behaviour</w:t>
        </w:r>
      </w:ins>
      <w:r>
        <w:t xml:space="preserve">. As per the plan, I asked him to let your father come with us. I was not surprised when he said he </w:t>
      </w:r>
      <w:del w:id="12175" w:author="Editor" w:date="2026-09-25T09:00:00Z">
        <w:r>
          <w:delText xml:space="preserve">wants</w:delText>
        </w:r>
      </w:del>
      <w:ins w:id="12176" w:author="Editor" w:date="2026-09-25T09:00:00Z">
        <w:r>
          <w:t xml:space="preserve">wanted</w:t>
        </w:r>
      </w:ins>
      <w:r>
        <w:t xml:space="preserve"> to check with his seniors. What confused me was the follow</w:t>
      </w:r>
      <w:del w:id="12177" w:author="Editor" w:date="2026-09-25T09:00:00Z">
        <w:r>
          <w:delText xml:space="preserve"> </w:delText>
        </w:r>
      </w:del>
      <w:ins w:id="12178" w:author="Editor" w:date="2026-09-25T09:00:00Z">
        <w:r>
          <w:t xml:space="preserve">-</w:t>
        </w:r>
      </w:ins>
      <w:r>
        <w:t xml:space="preserve">up response.”</w:t>
      </w:r>
    </w:p>
    <w:p w14:paraId="1F4CD374" w14:textId="77777777" w:rsidR="00B86108" w:rsidRPr="00B86108" w:rsidRDefault="00B86108" w:rsidP="00B86108">
      <w:r>
        <w:t xml:space="preserve">The conversation with Anatoly was in Russian, a language Sanchez had no command over. Her </w:t>
      </w:r>
      <w:del w:id="12179" w:author="Editor" w:date="2026-09-25T09:00:00Z">
        <w:r>
          <w:delText xml:space="preserve">palpations were dissolved</w:delText>
        </w:r>
      </w:del>
      <w:ins w:id="12180" w:author="Editor" w:date="2026-09-25T09:00:00Z">
        <w:r>
          <w:t xml:space="preserve">palpitations faded away</w:t>
        </w:r>
      </w:ins>
      <w:r>
        <w:t xml:space="preserve">. She appeared more rational as she wore an inquisitive look</w:t>
      </w:r>
      <w:del w:id="12181" w:author="Editor" w:date="2026-09-25T09:00:00Z">
        <w:r>
          <w:delText xml:space="preserve"> to learn more</w:delText>
        </w:r>
      </w:del>
      <w:r>
        <w:t xml:space="preserve">.</w:t>
      </w:r>
    </w:p>
    <w:p w14:paraId="6158BCB1" w14:textId="77777777" w:rsidR="00B86108" w:rsidRPr="00B86108" w:rsidRDefault="00B86108" w:rsidP="00B86108">
      <w:r>
        <w:t xml:space="preserve">After a short pause, he continued, “He asked me to come tomorrow to get him. Why not today? </w:t>
      </w:r>
      <w:del w:id="12182" w:author="Editor" w:date="2026-09-25T09:00:00Z">
        <w:r>
          <w:delText xml:space="preserve">why</w:delText>
        </w:r>
      </w:del>
      <w:ins w:id="12183" w:author="Editor" w:date="2026-09-25T09:00:00Z">
        <w:r>
          <w:t xml:space="preserve">Why</w:t>
        </w:r>
      </w:ins>
      <w:r>
        <w:t xml:space="preserve"> is it important for </w:t>
      </w:r>
      <w:del w:id="12184" w:author="Editor (Names)" w:date="2026-09-25T09:00:00Z">
        <w:r>
          <w:delText xml:space="preserve">Kosovo</w:delText>
        </w:r>
      </w:del>
      <w:ins w:id="12185" w:author="Editor (Names)" w:date="2026-09-25T09:00:00Z">
        <w:r>
          <w:t xml:space="preserve">Kozlov</w:t>
        </w:r>
      </w:ins>
      <w:r>
        <w:t xml:space="preserve"> to meet him?”</w:t>
      </w:r>
    </w:p>
    <w:p w14:paraId="244BAAF1" w14:textId="77777777" w:rsidR="00B86108" w:rsidRPr="00B86108" w:rsidRDefault="00B86108" w:rsidP="00B86108">
      <w:r>
        <w:t xml:space="preserve">“Are you saying they have agreed?”</w:t>
      </w:r>
      <w:del w:id="12186" w:author="Editor" w:date="2026-09-25T09:00:00Z">
        <w:r>
          <w:delText xml:space="preserve">,</w:delText>
        </w:r>
      </w:del>
      <w:r>
        <w:t xml:space="preserve"> Sanchez </w:t>
      </w:r>
      <w:del w:id="12187" w:author="Editor" w:date="2026-09-25T09:00:00Z">
        <w:r>
          <w:delText xml:space="preserve">blurted with a sense of urgency</w:delText>
        </w:r>
      </w:del>
      <w:ins w:id="12188" w:author="Editor" w:date="2026-09-25T09:00:00Z">
        <w:r>
          <w:t xml:space="preserve">asked</w:t>
        </w:r>
      </w:ins>
      <w:r>
        <w:t xml:space="preserve">.</w:t>
      </w:r>
    </w:p>
    <w:p w14:paraId="05E9B4D3" w14:textId="77777777" w:rsidR="00B86108" w:rsidRPr="00B86108" w:rsidRDefault="00B86108" w:rsidP="00B86108">
      <w:r>
        <w:t xml:space="preserve">“You </w:t>
      </w:r>
      <w:del w:id="12189" w:author="Editor" w:date="2026-09-25T09:00:00Z">
        <w:r>
          <w:delText xml:space="preserve">are not understanding</w:delText>
        </w:r>
      </w:del>
      <w:ins w:id="12190" w:author="Editor" w:date="2026-09-25T09:00:00Z">
        <w:r>
          <w:t xml:space="preserve">do not understand</w:t>
        </w:r>
      </w:ins>
      <w:r>
        <w:t xml:space="preserve">. It can’t be that easy</w:t>
      </w:r>
      <w:del w:id="12191" w:author="Editor" w:date="2026-09-25T09:00:00Z">
        <w:r>
          <w:delText xml:space="preserve">?</w:delText>
        </w:r>
      </w:del>
      <w:ins w:id="12192" w:author="Editor" w:date="2026-09-25T09:00:00Z">
        <w:r>
          <w:t xml:space="preserve">.</w:t>
        </w:r>
      </w:ins>
      <w:r>
        <w:t xml:space="preserve"> Don’t you see the ruse?” The paranoia in his voice was hard to conceal.</w:t>
      </w:r>
    </w:p>
    <w:p w14:paraId="71CAAAE3" w14:textId="77777777" w:rsidR="00B86108" w:rsidRPr="00B86108" w:rsidRDefault="00B86108" w:rsidP="00B86108">
      <w:r>
        <w:t xml:space="preserve">“Maybe you are doubting unnecessarily. He may have meant what he said</w:t>
      </w:r>
      <w:del w:id="12193" w:author="Editor" w:date="2026-09-25T09:00:00Z">
        <w:r>
          <w:delText xml:space="preserve">”, there</w:delText>
        </w:r>
      </w:del>
      <w:ins w:id="12194" w:author="Editor" w:date="2026-09-25T09:00:00Z">
        <w:r>
          <w:t xml:space="preserve">.” There</w:t>
        </w:r>
      </w:ins>
      <w:r>
        <w:t xml:space="preserve"> was hope, a sense of belief in her voice.</w:t>
      </w:r>
    </w:p>
    <w:p w14:paraId="070AB510" w14:textId="77777777" w:rsidR="00B86108" w:rsidRPr="00B86108" w:rsidRDefault="00B86108" w:rsidP="00B86108">
      <w:commentRangeStart w:id="360"/>
      <w:del w:id="12195" w:author="Editor" w:date="2026-09-25T09:00:00Z">
        <w:r>
          <w:delText xml:space="preserve">Benedikt realized no matter how copious it looked she didn’t want to gutter it down.  </w:delText>
        </w:r>
      </w:del>
      <w:r>
        <w:t xml:space="preserve">For a moment, the glee on her face convinced him to go by her intuition, but soon he </w:t>
      </w:r>
      <w:del w:id="12196" w:author="Editor" w:date="2026-09-25T09:00:00Z">
        <w:r>
          <w:delText xml:space="preserve">dejected</w:delText>
        </w:r>
      </w:del>
      <w:ins w:id="12197" w:author="Editor" w:date="2026-09-25T09:00:00Z">
        <w:r>
          <w:t xml:space="preserve">rejected</w:t>
        </w:r>
      </w:ins>
      <w:r>
        <w:t xml:space="preserve"> the thought. He didn’t want to subscribe to a false design</w:t>
      </w:r>
      <w:ins w:id="12198" w:author="Editor" w:date="2026-09-25T09:00:00Z">
        <w:r>
          <w:t xml:space="preserve">,</w:t>
        </w:r>
      </w:ins>
      <w:r>
        <w:t xml:space="preserve"> and with some reluctance</w:t>
      </w:r>
      <w:del w:id="12199" w:author="Editor" w:date="2026-09-25T09:00:00Z">
        <w:r>
          <w:delText xml:space="preserve">,</w:delText>
        </w:r>
      </w:del>
      <w:r>
        <w:t xml:space="preserve"> he continued, “I want to believe you, but I know them well. I am sure there is something behind this arrangement. Something he was hiding behind that grin.”</w:t>
      </w:r>
      <w:commentRangeEnd w:id="360"/>
      <w:r>
        <w:commentReference w:id="360"/>
      </w:r>
    </w:p>
    <w:p w14:paraId="40D0DE2F" w14:textId="77777777" w:rsidR="00B86108" w:rsidRPr="00B86108" w:rsidRDefault="00B86108" w:rsidP="00B86108">
      <w:r>
        <w:t xml:space="preserve">“So, what are you suggesting? Are you not going to come back tomorrow?” </w:t>
      </w:r>
      <w:del w:id="12200" w:author="Editor" w:date="2026-09-25T09:00:00Z">
        <w:r>
          <w:delText xml:space="preserve">her</w:delText>
        </w:r>
      </w:del>
      <w:ins w:id="12201" w:author="Editor" w:date="2026-09-25T09:00:00Z">
        <w:r>
          <w:t xml:space="preserve">Her</w:t>
        </w:r>
      </w:ins>
      <w:r>
        <w:t xml:space="preserve"> face was like a shroud</w:t>
      </w:r>
      <w:del w:id="12202" w:author="Editor" w:date="2026-09-25T09:00:00Z">
        <w:r>
          <w:delText xml:space="preserve"> as if someone had wrung her soul</w:delText>
        </w:r>
      </w:del>
      <w:r>
        <w:t xml:space="preserve">.</w:t>
      </w:r>
    </w:p>
    <w:p w14:paraId="27E893D5" w14:textId="77777777" w:rsidR="00B86108" w:rsidRPr="00B86108" w:rsidRDefault="00B86108" w:rsidP="00B86108">
      <w:r>
        <w:t xml:space="preserve">Benedikt took his gaze away from the </w:t>
      </w:r>
      <w:del w:id="12203" w:author="Editor" w:date="2026-09-25T09:00:00Z">
        <w:r>
          <w:delText xml:space="preserve">vacuum</w:delText>
        </w:r>
      </w:del>
      <w:ins w:id="12204" w:author="Editor" w:date="2026-09-25T09:00:00Z">
        <w:r>
          <w:t xml:space="preserve">road</w:t>
        </w:r>
      </w:ins>
      <w:r>
        <w:t xml:space="preserve"> and looked at her with intense eyes</w:t>
      </w:r>
      <w:del w:id="12205" w:author="Editor" w:date="2026-09-25T09:00:00Z">
        <w:r>
          <w:delText xml:space="preserve"> and said,</w:delText>
        </w:r>
      </w:del>
      <w:ins w:id="12206" w:author="Editor" w:date="2026-09-25T09:00:00Z">
        <w:r>
          <w:t xml:space="preserve">.</w:t>
        </w:r>
      </w:ins>
      <w:r>
        <w:t xml:space="preserve"> “I will certainly come back. All I want is to be cautious. The last thing I want is to put a </w:t>
      </w:r>
      <w:del w:id="12207" w:author="Editor" w:date="2026-09-25T09:00:00Z">
        <w:r>
          <w:delText xml:space="preserve">drab</w:delText>
        </w:r>
      </w:del>
      <w:ins w:id="12208" w:author="Editor" w:date="2026-09-25T09:00:00Z">
        <w:r>
          <w:t xml:space="preserve">damper</w:t>
        </w:r>
      </w:ins>
      <w:r>
        <w:t xml:space="preserve"> on your years of strenuous efforts.”</w:t>
      </w:r>
    </w:p>
    <w:p w14:paraId="207C154B" w14:textId="77777777" w:rsidR="00B86108" w:rsidRPr="00B86108" w:rsidRDefault="00B86108" w:rsidP="00B86108">
      <w:r>
        <w:t>The anxiety receded from her face and she chose not to speak for the rest of the journey.</w:t>
      </w:r>
    </w:p>
    <w:p w14:paraId="5ABB2448" w14:textId="054660A8" w:rsidR="00DA555C" w:rsidRDefault="00DA555C" w:rsidP="00DA555C"/>
    <w:p w14:paraId="3C56478E" w14:textId="77777777" w:rsidR="00A16420" w:rsidRDefault="00A16420">
      <w:pPr>
        <w:spacing w:line="259" w:lineRule="auto"/>
        <w:jc w:val="left"/>
        <w:rPr>
          <w:b/>
          <w:bCs/>
        </w:rPr>
      </w:pPr>
      <w:r>
        <w:rPr>
          <w:b/>
          <w:bCs/>
        </w:rPr>
        <w:br w:type="page"/>
      </w:r>
    </w:p>
    <w:p w14:paraId="2513A7AB" w14:textId="60B2899D" w:rsidR="00DA555C" w:rsidRPr="00CD1A4E" w:rsidRDefault="00DA555C" w:rsidP="00F56514">
      <w:pPr>
        <w:outlineLvl w:val="0"/>
      </w:pPr>
      <w:r>
        <w:rPr>
          <w:b/>
          <w:bCs/>
        </w:rPr>
        <w:lastRenderedPageBreak/>
        <w:t>Chapter 81</w:t>
      </w:r>
    </w:p>
    <w:p w14:paraId="7E141E37" w14:textId="29503AFD" w:rsidR="00DA555C" w:rsidRPr="00A04019" w:rsidRDefault="00E44D9E" w:rsidP="00DA555C">
      <w:pPr>
        <w:rPr>
          <w:b/>
          <w:bCs/>
        </w:rPr>
      </w:pPr>
      <w:commentRangeStart w:id="361"/>
      <w:r>
        <w:rPr>
          <w:b/>
          <w:bCs/>
        </w:rPr>
        <w:t xml:space="preserve">12:00 PM </w:t>
      </w:r>
      <w:del w:id="12209" w:author="Editor" w:date="2026-09-25T09:00:00Z">
        <w:r>
          <w:rPr>
            <w:b/>
            <w:bCs/>
          </w:rPr>
          <w:delText xml:space="preserve">1st</w:delText>
        </w:r>
      </w:del>
      <w:ins w:id="12210" w:author="Editor" w:date="2026-09-25T09:00:00Z">
        <w:r>
          <w:rPr>
            <w:b/>
            <w:bCs/>
          </w:rPr>
          <w:t xml:space="preserve">16th</w:t>
        </w:r>
      </w:ins>
      <w:r>
        <w:rPr>
          <w:b/>
          <w:bCs/>
        </w:rPr>
        <w:t xml:space="preserve"> May 2014, </w:t>
      </w:r>
      <w:del w:id="12211" w:author="Editor" w:date="2026-09-25T09:00:00Z">
        <w:r>
          <w:rPr>
            <w:b/>
            <w:bCs/>
          </w:rPr>
          <w:delText xml:space="preserve">Smolensk, Russia</w:delText>
        </w:r>
      </w:del>
      <w:ins w:id="12212" w:author="Editor" w:date="2026-09-25T09:00:00Z">
        <w:r>
          <w:rPr>
            <w:b/>
            <w:bCs/>
          </w:rPr>
          <w:t xml:space="preserve">Liozna, Belarus</w:t>
        </w:r>
      </w:ins>
      <w:commentRangeEnd w:id="361"/>
      <w:r>
        <w:commentReference w:id="361"/>
      </w:r>
    </w:p>
    <w:p w14:paraId="592F8734" w14:textId="77777777" w:rsidR="009B3469" w:rsidRPr="009B3469" w:rsidRDefault="009B3469" w:rsidP="009B3469">
      <w:r>
        <w:t xml:space="preserve">Liozna was a small town </w:t>
      </w:r>
      <w:del w:id="12213" w:author="Editor" w:date="2026-09-25T09:00:00Z">
        <w:r>
          <w:delText xml:space="preserve">at</w:delText>
        </w:r>
      </w:del>
      <w:ins w:id="12214" w:author="Editor" w:date="2026-09-25T09:00:00Z">
        <w:r>
          <w:t xml:space="preserve">near</w:t>
        </w:r>
      </w:ins>
      <w:r>
        <w:t xml:space="preserve"> the border of Belarus and Russia. Stephen was waiting with anxious </w:t>
      </w:r>
      <w:del w:id="12215" w:author="Editor" w:date="2026-09-25T09:00:00Z">
        <w:r>
          <w:delText xml:space="preserve">laden </w:delText>
        </w:r>
      </w:del>
      <w:r>
        <w:t xml:space="preserve">eyes to </w:t>
      </w:r>
      <w:del w:id="12216" w:author="Editor" w:date="2026-09-25T09:00:00Z">
        <w:r>
          <w:delText xml:space="preserve">accost</w:delText>
        </w:r>
      </w:del>
      <w:ins w:id="12217" w:author="Editor" w:date="2026-09-25T09:00:00Z">
        <w:r>
          <w:t xml:space="preserve">seize</w:t>
        </w:r>
      </w:ins>
      <w:r>
        <w:t xml:space="preserve"> the moment. He wasn</w:t>
      </w:r>
      <w:del w:id="12218" w:author="Editor (Typography)" w:date="2026-09-25T09:00:00Z">
        <w:r>
          <w:delText xml:space="preserve">'</w:delText>
        </w:r>
      </w:del>
      <w:ins w:id="12219" w:author="Editor (Typography)" w:date="2026-09-25T09:00:00Z">
        <w:r>
          <w:t xml:space="preserve">’</w:t>
        </w:r>
      </w:ins>
      <w:r>
        <w:t xml:space="preserve">t expecting Sanchez until half-past one, yet his perturbations were beyond limits.</w:t>
      </w:r>
    </w:p>
    <w:p w14:paraId="0F62AC96" w14:textId="77777777" w:rsidR="009B3469" w:rsidRPr="009B3469" w:rsidRDefault="009B3469" w:rsidP="009B3469">
      <w:r>
        <w:t xml:space="preserve">“Stephen must be waiting for us. Do you want to call him? Maybe you can ask him to leave?</w:t>
      </w:r>
      <w:del w:id="12220" w:author="Editor (Typography)" w:date="2026-09-25T09:00:00Z">
        <w:r>
          <w:delText xml:space="preserve">"</w:delText>
        </w:r>
      </w:del>
      <w:ins w:id="12221" w:author="Editor (Typography)" w:date="2026-09-25T09:00:00Z">
        <w:r>
          <w:t xml:space="preserve">”</w:t>
        </w:r>
      </w:ins>
      <w:r>
        <w:t xml:space="preserve"> Benedikt tried striking </w:t>
      </w:r>
      <w:ins w:id="12222" w:author="Editor" w:date="2026-09-25T09:00:00Z">
        <w:r>
          <w:t xml:space="preserve">up </w:t>
        </w:r>
      </w:ins>
      <w:r>
        <w:t xml:space="preserve">a conversation after </w:t>
      </w:r>
      <w:del w:id="12223" w:author="Editor" w:date="2026-09-25T09:00:00Z">
        <w:r>
          <w:delText xml:space="preserve">some</w:delText>
        </w:r>
      </w:del>
      <w:ins w:id="12224" w:author="Editor" w:date="2026-09-25T09:00:00Z">
        <w:r>
          <w:t xml:space="preserve">a</w:t>
        </w:r>
      </w:ins>
      <w:r>
        <w:t xml:space="preserve"> momentary lull.</w:t>
      </w:r>
    </w:p>
    <w:p w14:paraId="5783B009" w14:textId="77777777" w:rsidR="009B3469" w:rsidRPr="009B3469" w:rsidRDefault="009B3469" w:rsidP="009B3469">
      <w:r>
        <w:t xml:space="preserve">Sanchez was lost in an unprecedented gloom. She didn</w:t>
      </w:r>
      <w:del w:id="12225" w:author="Editor (Typography)" w:date="2026-09-25T09:00:00Z">
        <w:r>
          <w:delText xml:space="preserve">'</w:delText>
        </w:r>
      </w:del>
      <w:ins w:id="12226" w:author="Editor (Typography)" w:date="2026-09-25T09:00:00Z">
        <w:r>
          <w:t xml:space="preserve">’</w:t>
        </w:r>
      </w:ins>
      <w:r>
        <w:t xml:space="preserve">t respond but acted on the request. It didn</w:t>
      </w:r>
      <w:del w:id="12227" w:author="Editor (Typography)" w:date="2026-09-25T09:00:00Z">
        <w:r>
          <w:delText xml:space="preserve">'</w:delText>
        </w:r>
      </w:del>
      <w:ins w:id="12228" w:author="Editor (Typography)" w:date="2026-09-25T09:00:00Z">
        <w:r>
          <w:t xml:space="preserve">’</w:t>
        </w:r>
      </w:ins>
      <w:r>
        <w:t xml:space="preserve">t take too long for Stephen to comprehend the situation and his face assumed shades of burned char.  The dwindling hope of meeting his father came crashing down. Maxwell was standing next to him. He sensed something wasn</w:t>
      </w:r>
      <w:del w:id="12229" w:author="Editor (Typography)" w:date="2026-09-25T09:00:00Z">
        <w:r>
          <w:delText xml:space="preserve">'</w:delText>
        </w:r>
      </w:del>
      <w:ins w:id="12230" w:author="Editor (Typography)" w:date="2026-09-25T09:00:00Z">
        <w:r>
          <w:t xml:space="preserve">’</w:t>
        </w:r>
      </w:ins>
      <w:r>
        <w:t xml:space="preserve">t right.</w:t>
      </w:r>
    </w:p>
    <w:p w14:paraId="7205364A" w14:textId="77777777" w:rsidR="009B3469" w:rsidRPr="009B3469" w:rsidRDefault="009B3469" w:rsidP="009B3469">
      <w:r>
        <w:t xml:space="preserve">“Is Sanchez fine?” </w:t>
      </w:r>
      <w:del w:id="12231" w:author="Editor" w:date="2026-09-25T09:00:00Z">
        <w:r>
          <w:delText xml:space="preserve">Maxwell's</w:delText>
        </w:r>
      </w:del>
      <w:ins w:id="12232" w:author="Editor" w:date="2026-09-25T09:00:00Z">
        <w:r>
          <w:t xml:space="preserve">Maxwell</w:t>
        </w:r>
      </w:ins>
      <w:r>
        <w:t xml:space="preserve"> queried with a trembling voice. </w:t>
      </w:r>
    </w:p>
    <w:p w14:paraId="4D0099BC" w14:textId="77777777" w:rsidR="009B3469" w:rsidRPr="009B3469" w:rsidRDefault="009B3469" w:rsidP="009B3469">
      <w:r>
        <w:t xml:space="preserve">With a grim </w:t>
      </w:r>
      <w:del w:id="12233" w:author="Editor" w:date="2026-09-25T09:00:00Z">
        <w:r>
          <w:delText xml:space="preserve">outlook and frail voice, he</w:delText>
        </w:r>
      </w:del>
      <w:ins w:id="12234" w:author="Editor" w:date="2026-09-25T09:00:00Z">
        <w:r>
          <w:t xml:space="preserve">expression, Stephen</w:t>
        </w:r>
      </w:ins>
      <w:r>
        <w:t xml:space="preserve"> responded, “They couldn</w:t>
      </w:r>
      <w:del w:id="12235" w:author="Editor (Typography)" w:date="2026-09-25T09:00:00Z">
        <w:r>
          <w:delText xml:space="preserve">'</w:delText>
        </w:r>
      </w:del>
      <w:ins w:id="12236" w:author="Editor (Typography)" w:date="2026-09-25T09:00:00Z">
        <w:r>
          <w:t xml:space="preserve">’</w:t>
        </w:r>
      </w:ins>
      <w:r>
        <w:t xml:space="preserve">t get </w:t>
      </w:r>
      <w:del w:id="12237" w:author="Editor" w:date="2026-09-25T09:00:00Z">
        <w:r>
          <w:delText xml:space="preserve">dad</w:delText>
        </w:r>
      </w:del>
      <w:ins w:id="12238" w:author="Editor" w:date="2026-09-25T09:00:00Z">
        <w:r>
          <w:t xml:space="preserve">Dad</w:t>
        </w:r>
      </w:ins>
      <w:r>
        <w:t xml:space="preserve"> out. We have to leave this place.”</w:t>
      </w:r>
    </w:p>
    <w:p w14:paraId="2B16AE05" w14:textId="77777777" w:rsidR="009B3469" w:rsidRPr="009B3469" w:rsidRDefault="009B3469" w:rsidP="009B3469">
      <w:commentRangeStart w:id="363"/>
      <w:commentRangeStart w:id="362"/>
      <w:r>
        <w:t xml:space="preserve">Maxwell</w:t>
      </w:r>
      <w:ins w:id="12239" w:author="Editor" w:date="2026-09-25T09:00:00Z">
        <w:r>
          <w:t xml:space="preserve"> had</w:t>
        </w:r>
      </w:ins>
      <w:r>
        <w:t xml:space="preserve"> got himself invited in an unceremonious way. Ever since Sanchez had decided to board the ship, he had kept Stephen</w:t>
      </w:r>
      <w:del w:id="12240" w:author="Editor (Typography)" w:date="2026-09-25T09:00:00Z">
        <w:r>
          <w:delText xml:space="preserve">'</w:delText>
        </w:r>
      </w:del>
      <w:ins w:id="12241" w:author="Editor (Typography)" w:date="2026-09-25T09:00:00Z">
        <w:r>
          <w:t xml:space="preserve">’</w:t>
        </w:r>
      </w:ins>
      <w:r>
        <w:t xml:space="preserve">s company</w:t>
      </w:r>
      <w:del w:id="12242" w:author="Editor" w:date="2026-09-25T09:00:00Z">
        <w:r>
          <w:delText xml:space="preserve">, like a hawk guarding its prey</w:delText>
        </w:r>
      </w:del>
      <w:r>
        <w:t xml:space="preserve">.  When he learned about Benedikt</w:t>
      </w:r>
      <w:del w:id="12243" w:author="Editor (Typography)" w:date="2026-09-25T09:00:00Z">
        <w:r>
          <w:delText xml:space="preserve">'</w:delText>
        </w:r>
      </w:del>
      <w:ins w:id="12244" w:author="Editor (Typography)" w:date="2026-09-25T09:00:00Z">
        <w:r>
          <w:t xml:space="preserve">’</w:t>
        </w:r>
      </w:ins>
      <w:r>
        <w:t xml:space="preserve">s plan to free Daniel from the clutches of the Russian </w:t>
      </w:r>
      <w:del w:id="12245" w:author="Editor" w:date="2026-09-25T09:00:00Z">
        <w:r>
          <w:delText xml:space="preserve">mafias</w:delText>
        </w:r>
      </w:del>
      <w:ins w:id="12246" w:author="Editor" w:date="2026-09-25T09:00:00Z">
        <w:r>
          <w:t xml:space="preserve">mafia,</w:t>
        </w:r>
      </w:ins>
      <w:r>
        <w:t xml:space="preserve"> he was startled. Though he </w:t>
      </w:r>
      <w:del w:id="12247" w:author="Editor" w:date="2026-09-25T09:00:00Z">
        <w:r>
          <w:delText xml:space="preserve">didn't believe</w:delText>
        </w:r>
      </w:del>
      <w:ins w:id="12248" w:author="Editor" w:date="2026-09-25T09:00:00Z">
        <w:r>
          <w:t xml:space="preserve">was sceptical of</w:t>
        </w:r>
      </w:ins>
      <w:r>
        <w:t xml:space="preserve"> the proceedings, he refrained from expressing his views. He wanted to be at Liozna to witness it first-hand. Stephen was too naive to understand his intention and gave in to his persuasive demand. </w:t>
      </w:r>
      <w:del w:id="12249" w:author="Editor" w:date="2026-09-25T09:00:00Z">
        <w:r>
          <w:delText xml:space="preserve">He</w:delText>
        </w:r>
      </w:del>
      <w:ins w:id="12250" w:author="Editor" w:date="2026-09-25T09:00:00Z">
        <w:r>
          <w:t xml:space="preserve">Maxwell</w:t>
        </w:r>
      </w:ins>
      <w:r>
        <w:t xml:space="preserve"> had all the evidence against </w:t>
      </w:r>
      <w:del w:id="12251" w:author="Editor" w:date="2026-09-25T09:00:00Z">
        <w:r>
          <w:delText xml:space="preserve">him</w:delText>
        </w:r>
      </w:del>
      <w:ins w:id="12252" w:author="Editor" w:date="2026-09-25T09:00:00Z">
        <w:r>
          <w:t xml:space="preserve">Benedikt,</w:t>
        </w:r>
      </w:ins>
      <w:r>
        <w:t xml:space="preserve"> and to ensure he </w:t>
      </w:r>
      <w:del w:id="12253" w:author="Editor" w:date="2026-09-25T09:00:00Z">
        <w:r>
          <w:delText xml:space="preserve">gets Benedikt</w:delText>
        </w:r>
      </w:del>
      <w:ins w:id="12254" w:author="Editor" w:date="2026-09-25T09:00:00Z">
        <w:r>
          <w:t xml:space="preserve">got him</w:t>
        </w:r>
      </w:ins>
      <w:r>
        <w:t xml:space="preserve"> this time, he planned his arrest.  With utmost </w:t>
      </w:r>
      <w:del w:id="12255" w:author="Editor" w:date="2026-09-25T09:00:00Z">
        <w:r>
          <w:delText xml:space="preserve">discreetness</w:delText>
        </w:r>
      </w:del>
      <w:ins w:id="12256" w:author="Editor" w:date="2026-09-25T09:00:00Z">
        <w:r>
          <w:t xml:space="preserve">discretion,</w:t>
        </w:r>
      </w:ins>
      <w:r>
        <w:t xml:space="preserve"> he deployed his team, all hiding in</w:t>
      </w:r>
      <w:ins w:id="12257" w:author="Editor" w:date="2026-09-25T09:00:00Z">
        <w:r>
          <w:t xml:space="preserve"> the</w:t>
        </w:r>
      </w:ins>
      <w:r>
        <w:t xml:space="preserve"> tall bushes by the side of the road. But</w:t>
      </w:r>
      <w:del w:id="12258" w:author="Editor" w:date="2026-09-25T09:00:00Z">
        <w:r>
          <w:delText xml:space="preserve">,</w:delText>
        </w:r>
      </w:del>
      <w:r>
        <w:t xml:space="preserve"> his ulterior </w:t>
      </w:r>
      <w:del w:id="12259" w:author="Editor" w:date="2026-09-25T09:00:00Z">
        <w:r>
          <w:delText xml:space="preserve">ploy got</w:delText>
        </w:r>
      </w:del>
      <w:ins w:id="12260" w:author="Editor" w:date="2026-09-25T09:00:00Z">
        <w:r>
          <w:t xml:space="preserve">plan was</w:t>
        </w:r>
      </w:ins>
      <w:r>
        <w:t xml:space="preserve"> foiled </w:t>
      </w:r>
      <w:del w:id="12261" w:author="Editor" w:date="2026-09-25T09:00:00Z">
        <w:r>
          <w:delText xml:space="preserve">with</w:delText>
        </w:r>
      </w:del>
      <w:ins w:id="12262" w:author="Editor" w:date="2026-09-25T09:00:00Z">
        <w:r>
          <w:t xml:space="preserve">by</w:t>
        </w:r>
      </w:ins>
      <w:r>
        <w:t xml:space="preserve"> the call from Sanchez. </w:t>
      </w:r>
      <w:commentRangeEnd w:id="362"/>
      <w:r>
        <w:commentReference w:id="362"/>
      </w:r>
      <w:commentRangeEnd w:id="363"/>
      <w:r>
        <w:commentReference w:id="363"/>
      </w:r>
    </w:p>
    <w:p w14:paraId="201EBECD" w14:textId="77777777" w:rsidR="009B3469" w:rsidRPr="009B3469" w:rsidRDefault="009B3469" w:rsidP="009B3469">
      <w:r>
        <w:t xml:space="preserve">“We should still wait for her</w:t>
      </w:r>
      <w:del w:id="12263" w:author="Editor" w:date="2026-09-25T09:00:00Z">
        <w:r>
          <w:delText xml:space="preserve">”,</w:delText>
        </w:r>
      </w:del>
      <w:ins w:id="12264" w:author="Editor" w:date="2026-09-25T09:00:00Z">
        <w:r>
          <w:t xml:space="preserve">.”</w:t>
        </w:r>
      </w:ins>
      <w:r>
        <w:t xml:space="preserve"> Maxwell didn’t sound convincing as he hastily put his thought forward.</w:t>
      </w:r>
    </w:p>
    <w:p w14:paraId="568A6ECD" w14:textId="77777777" w:rsidR="009B3469" w:rsidRPr="009B3469" w:rsidRDefault="009B3469" w:rsidP="009B3469">
      <w:r>
        <w:t xml:space="preserve">Stephen </w:t>
      </w:r>
      <w:del w:id="12265" w:author="Editor" w:date="2026-09-25T09:00:00Z">
        <w:r>
          <w:delText xml:space="preserve">looked at him with</w:delText>
        </w:r>
      </w:del>
      <w:ins w:id="12266" w:author="Editor" w:date="2026-09-25T09:00:00Z">
        <w:r>
          <w:t xml:space="preserve">gave him</w:t>
        </w:r>
      </w:ins>
      <w:r>
        <w:t xml:space="preserve"> a confused look. </w:t>
      </w:r>
      <w:del w:id="12267" w:author="Editor (Typography)" w:date="2026-09-25T09:00:00Z">
        <w:r>
          <w:delText xml:space="preserve">"</w:delText>
        </w:r>
      </w:del>
      <w:ins w:id="12268" w:author="Editor (Typography)" w:date="2026-09-25T09:00:00Z">
        <w:r>
          <w:t xml:space="preserve">“</w:t>
        </w:r>
      </w:ins>
      <w:r>
        <w:t xml:space="preserve">But Sanchez asked us to leave. It is not happening today</w:t>
      </w:r>
      <w:del w:id="12269" w:author="Editor" w:date="2026-09-25T09:00:00Z">
        <w:r>
          <w:delText xml:space="preserve">?</w:delText>
        </w:r>
      </w:del>
      <w:ins w:id="12270" w:author="Editor" w:date="2026-09-25T09:00:00Z">
        <w:r>
          <w:t xml:space="preserve">.</w:t>
        </w:r>
      </w:ins>
      <w:r>
        <w:t xml:space="preserve">”</w:t>
      </w:r>
    </w:p>
    <w:p w14:paraId="17C98E62" w14:textId="77777777" w:rsidR="009B3469" w:rsidRPr="009B3469" w:rsidRDefault="009B3469" w:rsidP="009B3469">
      <w:r>
        <w:t xml:space="preserve">“I can’t trust Benedikt. What if she is in danger? What if she needs help but </w:t>
      </w:r>
      <w:del w:id="12271" w:author="Editor" w:date="2026-09-25T09:00:00Z">
        <w:r>
          <w:delText xml:space="preserve">couldn’t</w:delText>
        </w:r>
      </w:del>
      <w:ins w:id="12272" w:author="Editor" w:date="2026-09-25T09:00:00Z">
        <w:r>
          <w:t xml:space="preserve">cannot</w:t>
        </w:r>
      </w:ins>
      <w:r>
        <w:t xml:space="preserve"> speak out?” Maxwell tried to put some reasoning behind his frail words.</w:t>
      </w:r>
    </w:p>
    <w:p w14:paraId="2A680C43" w14:textId="77777777" w:rsidR="009B3469" w:rsidRPr="009B3469" w:rsidRDefault="009B3469" w:rsidP="009B3469">
      <w:r>
        <w:t xml:space="preserve">Stephen didn’t put</w:t>
      </w:r>
      <w:ins w:id="12273" w:author="Editor" w:date="2026-09-25T09:00:00Z">
        <w:r>
          <w:t xml:space="preserve"> up</w:t>
        </w:r>
      </w:ins>
      <w:r>
        <w:t xml:space="preserve"> any further resistance and passively submitted to his demand. Both waited, counting every passing minute</w:t>
      </w:r>
      <w:del w:id="12274" w:author="Editor" w:date="2026-09-25T09:00:00Z">
        <w:r>
          <w:delText xml:space="preserve"> in absolute desirousness. The time</w:delText>
        </w:r>
      </w:del>
      <w:ins w:id="12275" w:author="Editor" w:date="2026-09-25T09:00:00Z">
        <w:r>
          <w:t xml:space="preserve">. Time</w:t>
        </w:r>
      </w:ins>
      <w:r>
        <w:t xml:space="preserve"> had halted for them.</w:t>
      </w:r>
    </w:p>
    <w:p w14:paraId="08E2000B" w14:textId="61286C85" w:rsidR="00A04019" w:rsidRDefault="00A04019">
      <w:pPr>
        <w:spacing w:line="259" w:lineRule="auto"/>
        <w:jc w:val="left"/>
      </w:pPr>
      <w:r>
        <w:br w:type="page"/>
      </w:r>
    </w:p>
    <w:p w14:paraId="318122D5" w14:textId="77777777" w:rsidR="006B5BD8" w:rsidRPr="006B5BD8" w:rsidRDefault="006B5BD8" w:rsidP="00F56514">
      <w:pPr>
        <w:outlineLvl w:val="0"/>
        <w:rPr>
          <w:b/>
          <w:bCs/>
        </w:rPr>
      </w:pPr>
      <w:r>
        <w:rPr>
          <w:b/>
          <w:bCs/>
        </w:rPr>
        <w:lastRenderedPageBreak/>
        <w:t>Chapter 82</w:t>
      </w:r>
    </w:p>
    <w:p w14:paraId="42221C39" w14:textId="7B19D470" w:rsidR="006B5BD8" w:rsidRPr="006B5BD8" w:rsidRDefault="00E44D9E" w:rsidP="006B5BD8">
      <w:pPr>
        <w:rPr>
          <w:b/>
          <w:bCs/>
        </w:rPr>
      </w:pPr>
      <w:commentRangeStart w:id="364"/>
      <w:r>
        <w:rPr>
          <w:b/>
          <w:bCs/>
        </w:rPr>
        <w:t xml:space="preserve">10:</w:t>
      </w:r>
      <w:del w:id="12276" w:author="Editor" w:date="2026-09-25T09:00:00Z">
        <w:r>
          <w:rPr>
            <w:b/>
            <w:bCs/>
          </w:rPr>
          <w:delText xml:space="preserve">00 AM 1st</w:delText>
        </w:r>
      </w:del>
      <w:ins w:id="12277" w:author="Editor" w:date="2026-09-25T09:00:00Z">
        <w:r>
          <w:rPr>
            <w:b/>
            <w:bCs/>
          </w:rPr>
          <w:t xml:space="preserve">15 AM 16th</w:t>
        </w:r>
      </w:ins>
      <w:r>
        <w:rPr>
          <w:b/>
          <w:bCs/>
        </w:rPr>
        <w:t xml:space="preserve"> May 2014, Smolensk, Russia</w:t>
      </w:r>
      <w:commentRangeEnd w:id="364"/>
      <w:r>
        <w:commentReference w:id="364"/>
      </w:r>
    </w:p>
    <w:p w14:paraId="266D1488" w14:textId="77777777" w:rsidR="00187641" w:rsidRPr="00187641" w:rsidRDefault="00187641" w:rsidP="00187641">
      <w:r>
        <w:t xml:space="preserve">Something didn’t appear right. Though </w:t>
      </w:r>
      <w:del w:id="12278" w:author="Editor" w:date="2026-09-25T09:00:00Z">
        <w:r>
          <w:delText xml:space="preserve">Benedikt</w:delText>
        </w:r>
      </w:del>
      <w:ins w:id="12279" w:author="Editor" w:date="2026-09-25T09:00:00Z">
        <w:r>
          <w:t xml:space="preserve">Benedikt’s</w:t>
        </w:r>
      </w:ins>
      <w:r>
        <w:t xml:space="preserve"> countenance reflected calmness, Anatoly knew it was a disguise.  He </w:t>
      </w:r>
      <w:del w:id="12280" w:author="Editor" w:date="2026-09-25T09:00:00Z">
        <w:r>
          <w:delText xml:space="preserve">ensured</w:delText>
        </w:r>
      </w:del>
      <w:ins w:id="12281" w:author="Editor" w:date="2026-09-25T09:00:00Z">
        <w:r>
          <w:t xml:space="preserve">made sure</w:t>
        </w:r>
      </w:ins>
      <w:r>
        <w:t xml:space="preserve"> not to display even a trickle of</w:t>
      </w:r>
      <w:del w:id="12282" w:author="Editor" w:date="2026-09-25T09:00:00Z">
        <w:r>
          <w:delText xml:space="preserve"> a</w:delText>
        </w:r>
      </w:del>
      <w:r>
        <w:t xml:space="preserve"> doubt on his visage and excused himself from the room. He headed straight to </w:t>
      </w:r>
      <w:del w:id="12283" w:author="Editor (Names)" w:date="2026-09-25T09:00:00Z">
        <w:r>
          <w:delText xml:space="preserve">Kosovo</w:delText>
        </w:r>
      </w:del>
      <w:ins w:id="12284" w:author="Editor (Names)" w:date="2026-09-25T09:00:00Z">
        <w:r>
          <w:t xml:space="preserve">Kozlov</w:t>
        </w:r>
      </w:ins>
      <w:r>
        <w:t xml:space="preserve">’s office. </w:t>
      </w:r>
      <w:del w:id="12285" w:author="Editor (Names)" w:date="2026-09-25T09:00:00Z">
        <w:r>
          <w:delText xml:space="preserve">Kosovo</w:delText>
        </w:r>
      </w:del>
      <w:ins w:id="12286" w:author="Editor (Names)" w:date="2026-09-25T09:00:00Z">
        <w:r>
          <w:t xml:space="preserve">Kozlov</w:t>
        </w:r>
      </w:ins>
      <w:r>
        <w:t xml:space="preserve"> was his boss and head of the </w:t>
      </w:r>
      <w:del w:id="12287" w:author="Editor" w:date="2026-09-25T09:00:00Z">
        <w:r>
          <w:delText xml:space="preserve">Smolensk’s</w:delText>
        </w:r>
      </w:del>
      <w:ins w:id="12288" w:author="Editor" w:date="2026-09-25T09:00:00Z">
        <w:r>
          <w:t xml:space="preserve">Smolensk</w:t>
        </w:r>
      </w:ins>
      <w:r>
        <w:t xml:space="preserve"> operations.</w:t>
      </w:r>
    </w:p>
    <w:p w14:paraId="41B968C4" w14:textId="77777777" w:rsidR="00187641" w:rsidRPr="00187641" w:rsidRDefault="00187641" w:rsidP="00187641">
      <w:del w:id="12289" w:author="Editor (Names)" w:date="2026-09-25T09:00:00Z">
        <w:r>
          <w:delText xml:space="preserve">Kosovo</w:delText>
        </w:r>
      </w:del>
      <w:ins w:id="12290" w:author="Editor (Names)" w:date="2026-09-25T09:00:00Z">
        <w:r>
          <w:t xml:space="preserve">Kozlov</w:t>
        </w:r>
      </w:ins>
      <w:r>
        <w:t xml:space="preserve"> was on a call when Anatoly entered. He ignored his presence and continued with his call.  The room’s surreal setup appeared intimidating, but it didn</w:t>
      </w:r>
      <w:del w:id="12291" w:author="Editor (Typography)" w:date="2026-09-25T09:00:00Z">
        <w:r>
          <w:delText xml:space="preserve">'</w:delText>
        </w:r>
      </w:del>
      <w:ins w:id="12292" w:author="Editor (Typography)" w:date="2026-09-25T09:00:00Z">
        <w:r>
          <w:t xml:space="preserve">’</w:t>
        </w:r>
      </w:ins>
      <w:r>
        <w:t xml:space="preserve">t bother Anatoly. He </w:t>
      </w:r>
      <w:del w:id="12293" w:author="Editor" w:date="2026-09-25T09:00:00Z">
        <w:r>
          <w:delText xml:space="preserve">was</w:delText>
        </w:r>
      </w:del>
      <w:ins w:id="12294" w:author="Editor" w:date="2026-09-25T09:00:00Z">
        <w:r>
          <w:t xml:space="preserve">had been</w:t>
        </w:r>
      </w:ins>
      <w:r>
        <w:t xml:space="preserve"> in this room many times before and was used to the decor and the protocol. </w:t>
      </w:r>
      <w:del w:id="12295" w:author="Editor" w:date="2026-09-25T09:00:00Z">
        <w:r>
          <w:delText xml:space="preserve">Kosovo continued for a while and when</w:delText>
        </w:r>
      </w:del>
      <w:ins w:id="12296" w:author="Editor" w:date="2026-09-25T09:00:00Z">
        <w:r>
          <w:t xml:space="preserve">When</w:t>
        </w:r>
      </w:ins>
      <w:r>
        <w:t xml:space="preserve"> he was finally done</w:t>
      </w:r>
      <w:del w:id="12297" w:author="Editor" w:date="2026-09-25T09:00:00Z">
        <w:r>
          <w:delText xml:space="preserve"> he</w:delText>
        </w:r>
      </w:del>
      <w:ins w:id="12298" w:author="Editor" w:date="2026-09-25T09:00:00Z">
        <w:r>
          <w:t xml:space="preserve">, Kozlov</w:t>
        </w:r>
      </w:ins>
      <w:r>
        <w:t xml:space="preserve"> gazed towards Anatoly. It was an indication to start the conversation. </w:t>
      </w:r>
      <w:del w:id="12299" w:author="Editor" w:date="2026-09-25T09:00:00Z">
        <w:r>
          <w:delText xml:space="preserve">Kosovo</w:delText>
        </w:r>
      </w:del>
      <w:ins w:id="12300" w:author="Editor" w:date="2026-09-25T09:00:00Z">
        <w:r>
          <w:t xml:space="preserve">Kozlov’s</w:t>
        </w:r>
      </w:ins>
      <w:r>
        <w:t xml:space="preserve"> tapered green eyes became</w:t>
      </w:r>
      <w:del w:id="12301" w:author="Editor" w:date="2026-09-25T09:00:00Z">
        <w:r>
          <w:delText xml:space="preserve"> further</w:delText>
        </w:r>
      </w:del>
      <w:r>
        <w:t xml:space="preserve"> narrower as Anatoly provided a detailed narration about his conversation with Benedikt.</w:t>
      </w:r>
    </w:p>
    <w:p w14:paraId="00F50C5C" w14:textId="06D910E3" w:rsidR="00187641" w:rsidRPr="00187641" w:rsidRDefault="00187641" w:rsidP="00187641">
      <w:del w:id="12302" w:author="Editor (Typography)" w:date="2026-09-25T09:00:00Z">
        <w:r>
          <w:delText xml:space="preserve">"</w:delText>
        </w:r>
      </w:del>
      <w:ins w:id="12303" w:author="Editor (Typography)" w:date="2026-09-25T09:00:00Z">
        <w:r>
          <w:t xml:space="preserve">“</w:t>
        </w:r>
      </w:ins>
      <w:r>
        <w:t xml:space="preserve">I sense some foul play. He is up to something. I need to call Evan</w:t>
      </w:r>
      <w:del w:id="12304" w:author="Editor" w:date="2026-09-25T09:00:00Z">
        <w:r>
          <w:delText xml:space="preserve">.</w:delText>
        </w:r>
      </w:del>
      <w:ins w:id="12305" w:author="Editor" w:date="2026-09-25T09:00:00Z">
        <w:r>
          <w:t xml:space="preserve">,</w:t>
        </w:r>
      </w:ins>
      <w:del w:id="12306" w:author="Editor (Typography)" w:date="2026-09-25T09:00:00Z">
        <w:r>
          <w:delText xml:space="preserve">"</w:delText>
        </w:r>
      </w:del>
      <w:ins w:id="12307" w:author="Editor (Typography)" w:date="2026-09-25T09:00:00Z">
        <w:r>
          <w:t xml:space="preserve">”</w:t>
        </w:r>
      </w:ins>
      <w:r>
        <w:t xml:space="preserve"> </w:t>
      </w:r>
      <w:del w:id="12308" w:author="Editor (Names)" w:date="2026-09-25T09:00:00Z">
        <w:r>
          <w:delText xml:space="preserve">Kosovo</w:delText>
        </w:r>
      </w:del>
      <w:ins w:id="12309" w:author="Editor (Names)" w:date="2026-09-25T09:00:00Z">
        <w:r>
          <w:t xml:space="preserve">Kozlov</w:t>
        </w:r>
      </w:ins>
      <w:r>
        <w:t xml:space="preserve"> declared, and without much ado</w:t>
      </w:r>
      <w:del w:id="12310" w:author="Editor" w:date="2026-09-25T09:00:00Z">
        <w:r>
          <w:delText xml:space="preserve">,</w:delText>
        </w:r>
      </w:del>
      <w:r>
        <w:t xml:space="preserve"> he went ahead to make the call.</w:t>
      </w:r>
    </w:p>
    <w:p w14:paraId="53E7E124" w14:textId="77777777" w:rsidR="00187641" w:rsidRPr="00187641" w:rsidRDefault="00187641" w:rsidP="00187641">
      <w:r>
        <w:t>He called a few times but there was no response.</w:t>
      </w:r>
    </w:p>
    <w:p w14:paraId="01B4F302" w14:textId="49D2D756" w:rsidR="00187641" w:rsidRPr="00187641" w:rsidRDefault="00187641" w:rsidP="00187641">
      <w:del w:id="12311" w:author="Editor (Typography)" w:date="2026-09-25T09:00:00Z">
        <w:r>
          <w:delText xml:space="preserve">"</w:delText>
        </w:r>
      </w:del>
      <w:ins w:id="12312" w:author="Editor (Typography)" w:date="2026-09-25T09:00:00Z">
        <w:r>
          <w:t xml:space="preserve">“</w:t>
        </w:r>
      </w:ins>
      <w:r>
        <w:t xml:space="preserve">Ask him to come tomorrow. Come up with some excuse. Make sure you appear genuine. I need to talk to TransPacific on this. Daniel is a closed chapter and I have no intention to revisit his case.</w:t>
      </w:r>
      <w:del w:id="12313" w:author="Editor (Typography)" w:date="2026-09-25T09:00:00Z">
        <w:r>
          <w:delText xml:space="preserve">"</w:delText>
        </w:r>
      </w:del>
      <w:ins w:id="12314" w:author="Editor (Typography)" w:date="2026-09-25T09:00:00Z">
        <w:r>
          <w:t xml:space="preserve">”</w:t>
        </w:r>
      </w:ins>
      <w:r>
        <w:t xml:space="preserve"> </w:t>
      </w:r>
      <w:del w:id="12315" w:author="Editor (Names)" w:date="2026-09-25T09:00:00Z">
        <w:r>
          <w:delText xml:space="preserve">Kosovo</w:delText>
        </w:r>
      </w:del>
      <w:ins w:id="12316" w:author="Editor (Names)" w:date="2026-09-25T09:00:00Z">
        <w:r>
          <w:t xml:space="preserve">Kozlov</w:t>
        </w:r>
      </w:ins>
      <w:r>
        <w:t xml:space="preserve"> had a distinct way </w:t>
      </w:r>
      <w:del w:id="12317" w:author="Editor" w:date="2026-09-25T09:00:00Z">
        <w:r>
          <w:delText xml:space="preserve">to communicate</w:delText>
        </w:r>
      </w:del>
      <w:ins w:id="12318" w:author="Editor" w:date="2026-09-25T09:00:00Z">
        <w:r>
          <w:t xml:space="preserve">of communicating</w:t>
        </w:r>
      </w:ins>
      <w:r>
        <w:t xml:space="preserve">. When he spoke, others </w:t>
      </w:r>
      <w:del w:id="12319" w:author="Editor" w:date="2026-09-25T09:00:00Z">
        <w:r>
          <w:delText xml:space="preserve">arrested</w:delText>
        </w:r>
      </w:del>
      <w:ins w:id="12320" w:author="Editor" w:date="2026-09-25T09:00:00Z">
        <w:r>
          <w:t xml:space="preserve">held back</w:t>
        </w:r>
      </w:ins>
      <w:r>
        <w:t xml:space="preserve"> their opinions.</w:t>
      </w:r>
    </w:p>
    <w:p w14:paraId="15DB32E6" w14:textId="77777777" w:rsidR="00187641" w:rsidRPr="00187641" w:rsidRDefault="00187641" w:rsidP="00187641">
      <w:r>
        <w:t xml:space="preserve">Anatoly left the room. He had clear direction from his senior, and </w:t>
      </w:r>
      <w:del w:id="12321" w:author="Editor" w:date="2026-09-25T09:00:00Z">
        <w:r>
          <w:delText xml:space="preserve">that's</w:delText>
        </w:r>
      </w:del>
      <w:ins w:id="12322" w:author="Editor" w:date="2026-09-25T09:00:00Z">
        <w:r>
          <w:t xml:space="preserve">that was</w:t>
        </w:r>
      </w:ins>
      <w:r>
        <w:t xml:space="preserve"> what mattered.</w:t>
      </w:r>
    </w:p>
    <w:p w14:paraId="3617EE17" w14:textId="0D002158" w:rsidR="009A40BD" w:rsidRPr="009A40BD" w:rsidRDefault="009A40BD" w:rsidP="009A40BD"/>
    <w:p w14:paraId="5A60E000" w14:textId="77777777" w:rsidR="006B5BD8" w:rsidRDefault="006B5BD8" w:rsidP="006B5BD8"/>
    <w:p w14:paraId="517E588F" w14:textId="77777777" w:rsidR="006B5BD8" w:rsidRDefault="006B5BD8" w:rsidP="006B5BD8">
      <w:r>
        <w:t xml:space="preserve"> </w:t>
      </w:r>
    </w:p>
    <w:p w14:paraId="771849C0" w14:textId="77777777" w:rsidR="006B5BD8" w:rsidRDefault="006B5BD8" w:rsidP="006B5BD8"/>
    <w:p w14:paraId="14E427DF" w14:textId="77777777" w:rsidR="006B5BD8" w:rsidRDefault="006B5BD8">
      <w:pPr>
        <w:spacing w:line="259" w:lineRule="auto"/>
        <w:jc w:val="left"/>
      </w:pPr>
      <w:r>
        <w:br w:type="page"/>
      </w:r>
    </w:p>
    <w:p w14:paraId="79D248DA" w14:textId="29860114" w:rsidR="006B5BD8" w:rsidRPr="006B5BD8" w:rsidRDefault="006B5BD8" w:rsidP="00F56514">
      <w:pPr>
        <w:outlineLvl w:val="0"/>
        <w:rPr>
          <w:b/>
          <w:bCs/>
        </w:rPr>
      </w:pPr>
      <w:r>
        <w:rPr>
          <w:b/>
          <w:bCs/>
        </w:rPr>
        <w:lastRenderedPageBreak/>
        <w:t>Chapter 83</w:t>
      </w:r>
    </w:p>
    <w:p w14:paraId="1341C803" w14:textId="77777777" w:rsidR="006B5BD8" w:rsidRPr="006B5BD8" w:rsidRDefault="006B5BD8" w:rsidP="006B5BD8">
      <w:pPr>
        <w:rPr>
          <w:b/>
          <w:bCs/>
        </w:rPr>
      </w:pPr>
      <w:r>
        <w:rPr>
          <w:b/>
          <w:bCs/>
        </w:rPr>
        <w:t xml:space="preserve">12:</w:t>
      </w:r>
      <w:del w:id="12323" w:author="Editor" w:date="2026-09-25T09:00:00Z">
        <w:r>
          <w:rPr>
            <w:b/>
            <w:bCs/>
          </w:rPr>
          <w:delText xml:space="preserve">00 PM 1st</w:delText>
        </w:r>
      </w:del>
      <w:ins w:id="12324" w:author="Editor" w:date="2026-09-25T09:00:00Z">
        <w:r>
          <w:rPr>
            <w:b/>
            <w:bCs/>
          </w:rPr>
          <w:t xml:space="preserve">30 PM 16th</w:t>
        </w:r>
      </w:ins>
      <w:r>
        <w:rPr>
          <w:b/>
          <w:bCs/>
        </w:rPr>
        <w:t xml:space="preserve"> May 2014, </w:t>
      </w:r>
      <w:del w:id="12325" w:author="Editor" w:date="2026-09-25T09:00:00Z">
        <w:r>
          <w:rPr>
            <w:b/>
            <w:bCs/>
          </w:rPr>
          <w:delText xml:space="preserve">Somlensk, Russia</w:delText>
        </w:r>
      </w:del>
      <w:ins w:id="12326" w:author="Editor" w:date="2026-09-25T09:00:00Z">
        <w:r>
          <w:rPr>
            <w:b/>
            <w:bCs/>
          </w:rPr>
          <w:t xml:space="preserve">Liozna, Belarus</w:t>
        </w:r>
      </w:ins>
    </w:p>
    <w:p w14:paraId="1127CBD8" w14:textId="77777777" w:rsidR="00A646F2" w:rsidRPr="00A646F2" w:rsidRDefault="00A646F2" w:rsidP="00A646F2">
      <w:r>
        <w:t xml:space="preserve">The road was mostly deserted except for </w:t>
      </w:r>
      <w:del w:id="12327" w:author="Editor" w:date="2026-09-25T09:00:00Z">
        <w:r>
          <w:delText xml:space="preserve">some</w:delText>
        </w:r>
      </w:del>
      <w:ins w:id="12328" w:author="Editor" w:date="2026-09-25T09:00:00Z">
        <w:r>
          <w:t xml:space="preserve">the</w:t>
        </w:r>
      </w:ins>
      <w:r>
        <w:t xml:space="preserve"> occasional passing vehicle. This time Maxwell was determined to arrest Benedikt. He had made all the arrangements to capture him provided he </w:t>
      </w:r>
      <w:del w:id="12329" w:author="Editor" w:date="2026-09-25T09:00:00Z">
        <w:r>
          <w:delText xml:space="preserve">shows up.  But somewhere down within him, he couldn't believe Benedikt would come</w:delText>
        </w:r>
      </w:del>
      <w:ins w:id="12330" w:author="Editor" w:date="2026-09-25T09:00:00Z">
        <w:r>
          <w:t xml:space="preserve">showed up</w:t>
        </w:r>
      </w:ins>
      <w:r>
        <w:t xml:space="preserve">. It was unlike Benedikt to act in such</w:t>
      </w:r>
      <w:ins w:id="12331" w:author="Editor" w:date="2026-09-25T09:00:00Z">
        <w:r>
          <w:t xml:space="preserve"> an</w:t>
        </w:r>
      </w:ins>
      <w:r>
        <w:t xml:space="preserve"> imprudent manner. The Benedikt he knew was fierce, vicious and ruthless. He doubted he would come, but he wanted to believe otherwise.</w:t>
      </w:r>
    </w:p>
    <w:p w14:paraId="3EC3E0D4" w14:textId="77777777" w:rsidR="00A646F2" w:rsidRPr="00A646F2" w:rsidRDefault="00A646F2" w:rsidP="00A646F2">
      <w:commentRangeStart w:id="365"/>
      <w:r>
        <w:t xml:space="preserve">While he was busy debating with his competing thoughts, a blurry image of a car appeared not too far away from where he was hiding. It was a beamer, the type of car Stephen </w:t>
      </w:r>
      <w:ins w:id="12332" w:author="Editor" w:date="2026-09-25T09:00:00Z">
        <w:r>
          <w:t xml:space="preserve">had </w:t>
        </w:r>
      </w:ins>
      <w:r>
        <w:t xml:space="preserve">mentioned Benedikt would be driving. All his senses came to life as he observed the car with vigilant eyes. The </w:t>
      </w:r>
      <w:del w:id="12333" w:author="Editor" w:date="2026-09-25T09:00:00Z">
        <w:r>
          <w:delText xml:space="preserve">summer</w:delText>
        </w:r>
      </w:del>
      <w:ins w:id="12334" w:author="Editor" w:date="2026-09-25T09:00:00Z">
        <w:r>
          <w:t xml:space="preserve">noon</w:t>
        </w:r>
      </w:ins>
      <w:r>
        <w:t xml:space="preserve"> sun formed a mirage on the long</w:t>
      </w:r>
      <w:del w:id="12335" w:author="Editor" w:date="2026-09-25T09:00:00Z">
        <w:r>
          <w:delText xml:space="preserve">-stressed</w:delText>
        </w:r>
      </w:del>
      <w:r>
        <w:t xml:space="preserve"> road</w:t>
      </w:r>
      <w:ins w:id="12336" w:author="Editor" w:date="2026-09-25T09:00:00Z">
        <w:r>
          <w:t xml:space="preserve">,</w:t>
        </w:r>
      </w:ins>
      <w:r>
        <w:t xml:space="preserve"> and the car appeared as if it was floating on a body of water. Maxwell stayed behind the bushes on the side of the pavement, observant and ready to surge.</w:t>
      </w:r>
      <w:commentRangeEnd w:id="365"/>
      <w:r>
        <w:commentReference w:id="365"/>
      </w:r>
    </w:p>
    <w:p w14:paraId="7B950A2A" w14:textId="77777777" w:rsidR="00A646F2" w:rsidRPr="00A646F2" w:rsidRDefault="00A646F2" w:rsidP="00A646F2">
      <w:r>
        <w:t xml:space="preserve">Stephen, unaware of his companion</w:t>
      </w:r>
      <w:del w:id="12337" w:author="Editor (Typography)" w:date="2026-09-25T09:00:00Z">
        <w:r>
          <w:delText xml:space="preserve">'</w:delText>
        </w:r>
      </w:del>
      <w:ins w:id="12338" w:author="Editor (Typography)" w:date="2026-09-25T09:00:00Z">
        <w:r>
          <w:t xml:space="preserve">’</w:t>
        </w:r>
      </w:ins>
      <w:r>
        <w:t xml:space="preserve">s ulterior motives</w:t>
      </w:r>
      <w:ins w:id="12339" w:author="Editor" w:date="2026-09-25T09:00:00Z">
        <w:r>
          <w:t xml:space="preserve">,</w:t>
        </w:r>
      </w:ins>
      <w:r>
        <w:t xml:space="preserve"> waved at the car</w:t>
      </w:r>
      <w:ins w:id="12340" w:author="Editor" w:date="2026-09-25T09:00:00Z">
        <w:r>
          <w:t xml:space="preserve">,</w:t>
        </w:r>
      </w:ins>
      <w:r>
        <w:t xml:space="preserve"> directing it to stop. The car came to a halt and a puzzled-looking Sanchez rolled down the window.</w:t>
      </w:r>
    </w:p>
    <w:p w14:paraId="1FB3F5B4" w14:textId="77777777" w:rsidR="00A646F2" w:rsidRPr="00A646F2" w:rsidRDefault="00A646F2" w:rsidP="00A646F2">
      <w:del w:id="12341" w:author="Editor (Typography)" w:date="2026-09-25T09:00:00Z">
        <w:r>
          <w:delText xml:space="preserve">"</w:delText>
        </w:r>
      </w:del>
      <w:ins w:id="12342" w:author="Editor (Typography)" w:date="2026-09-25T09:00:00Z">
        <w:r>
          <w:t xml:space="preserve">“</w:t>
        </w:r>
      </w:ins>
      <w:r>
        <w:t xml:space="preserve">Didn</w:t>
      </w:r>
      <w:del w:id="12343" w:author="Editor (Typography)" w:date="2026-09-25T09:00:00Z">
        <w:r>
          <w:delText xml:space="preserve">'</w:delText>
        </w:r>
      </w:del>
      <w:ins w:id="12344" w:author="Editor (Typography)" w:date="2026-09-25T09:00:00Z">
        <w:r>
          <w:t xml:space="preserve">’</w:t>
        </w:r>
      </w:ins>
      <w:r>
        <w:t xml:space="preserve">t I ask you to leave?</w:t>
      </w:r>
      <w:del w:id="12345" w:author="Editor (Typography)" w:date="2026-09-25T09:00:00Z">
        <w:r>
          <w:delText xml:space="preserve">"</w:delText>
        </w:r>
      </w:del>
      <w:ins w:id="12346" w:author="Editor (Typography)" w:date="2026-09-25T09:00:00Z">
        <w:r>
          <w:t xml:space="preserve">”</w:t>
        </w:r>
      </w:ins>
      <w:r>
        <w:t xml:space="preserve"> Her voice reflected more surprise than frustration.</w:t>
      </w:r>
    </w:p>
    <w:p w14:paraId="55E5CB63" w14:textId="77777777" w:rsidR="00A646F2" w:rsidRPr="00A646F2" w:rsidRDefault="00A646F2" w:rsidP="00A646F2">
      <w:del w:id="12347" w:author="Editor (Typography)" w:date="2026-09-25T09:00:00Z">
        <w:r>
          <w:delText xml:space="preserve">"</w:delText>
        </w:r>
      </w:del>
      <w:ins w:id="12348" w:author="Editor (Typography)" w:date="2026-09-25T09:00:00Z">
        <w:r>
          <w:t xml:space="preserve">“</w:t>
        </w:r>
      </w:ins>
      <w:r>
        <w:t xml:space="preserve">We want to ensure you are safe</w:t>
      </w:r>
      <w:del w:id="12349" w:author="Editor" w:date="2026-09-25T09:00:00Z">
        <w:r>
          <w:delText xml:space="preserve">?</w:delText>
        </w:r>
      </w:del>
      <w:ins w:id="12350" w:author="Editor" w:date="2026-09-25T09:00:00Z">
        <w:r>
          <w:t xml:space="preserve">,</w:t>
        </w:r>
      </w:ins>
      <w:del w:id="12351" w:author="Editor (Typography)" w:date="2026-09-25T09:00:00Z">
        <w:r>
          <w:delText xml:space="preserve">"</w:delText>
        </w:r>
      </w:del>
      <w:ins w:id="12352" w:author="Editor (Typography)" w:date="2026-09-25T09:00:00Z">
        <w:r>
          <w:t xml:space="preserve">”</w:t>
        </w:r>
      </w:ins>
      <w:r>
        <w:t xml:space="preserve"> Stephen blabbered without much conviction.</w:t>
      </w:r>
    </w:p>
    <w:p w14:paraId="6BB87C5D" w14:textId="24ECFEA4" w:rsidR="00A646F2" w:rsidRPr="00A646F2" w:rsidRDefault="00A646F2" w:rsidP="00A646F2">
      <w:del w:id="12353" w:author="Editor (Typography)" w:date="2026-09-25T09:00:00Z">
        <w:r>
          <w:delText xml:space="preserve">"</w:delText>
        </w:r>
      </w:del>
      <w:ins w:id="12354" w:author="Editor (Typography)" w:date="2026-09-25T09:00:00Z">
        <w:r>
          <w:t xml:space="preserve">“</w:t>
        </w:r>
      </w:ins>
      <w:r>
        <w:t xml:space="preserve">Who else is with you?</w:t>
      </w:r>
      <w:del w:id="12355" w:author="Editor (Typography)" w:date="2026-09-25T09:00:00Z">
        <w:r>
          <w:delText xml:space="preserve">"</w:delText>
        </w:r>
      </w:del>
      <w:ins w:id="12356" w:author="Editor (Typography)" w:date="2026-09-25T09:00:00Z">
        <w:r>
          <w:t xml:space="preserve">”</w:t>
        </w:r>
      </w:ins>
      <w:r>
        <w:t xml:space="preserve"> This time it was Benedikt. </w:t>
      </w:r>
      <w:del w:id="12357" w:author="Editor" w:date="2026-09-25T09:00:00Z">
        <w:r>
          <w:delText xml:space="preserve">Stephen</w:delText>
        </w:r>
      </w:del>
      <w:ins w:id="12358" w:author="Editor" w:date="2026-09-25T09:00:00Z">
        <w:r>
          <w:t xml:space="preserve">Stephen’s</w:t>
        </w:r>
      </w:ins>
      <w:r>
        <w:t xml:space="preserve"> uneasiness made him curious. Besides, he </w:t>
      </w:r>
      <w:ins w:id="12359" w:author="Editor" w:date="2026-09-25T09:00:00Z">
        <w:r>
          <w:t xml:space="preserve">had </w:t>
        </w:r>
      </w:ins>
      <w:r>
        <w:t xml:space="preserve">said </w:t>
      </w:r>
      <w:del w:id="12360" w:author="Editor (Typography)" w:date="2026-09-25T09:00:00Z">
        <w:r>
          <w:delText xml:space="preserve">"</w:delText>
        </w:r>
      </w:del>
      <w:ins w:id="12361" w:author="Editor (Typography)" w:date="2026-09-25T09:00:00Z">
        <w:r>
          <w:t xml:space="preserve">“</w:t>
        </w:r>
      </w:ins>
      <w:r>
        <w:t xml:space="preserve">we</w:t>
      </w:r>
      <w:del w:id="12362" w:author="Editor (Typography)" w:date="2026-09-25T09:00:00Z">
        <w:r>
          <w:delText xml:space="preserve">"</w:delText>
        </w:r>
      </w:del>
      <w:ins w:id="12363" w:author="Editor (Typography)" w:date="2026-09-25T09:00:00Z">
        <w:r>
          <w:t xml:space="preserve">”</w:t>
        </w:r>
      </w:ins>
      <w:r>
        <w:t xml:space="preserve"> instead of </w:t>
      </w:r>
      <w:del w:id="12364" w:author="Editor (Typography)" w:date="2026-09-25T09:00:00Z">
        <w:r>
          <w:delText xml:space="preserve">"</w:delText>
        </w:r>
      </w:del>
      <w:ins w:id="12365" w:author="Editor (Typography)" w:date="2026-09-25T09:00:00Z">
        <w:r>
          <w:t xml:space="preserve">“</w:t>
        </w:r>
      </w:ins>
      <w:del w:id="12366" w:author="Editor" w:date="2026-09-25T09:00:00Z">
        <w:r>
          <w:delText xml:space="preserve">me</w:delText>
        </w:r>
      </w:del>
      <w:ins w:id="12367" w:author="Editor" w:date="2026-09-25T09:00:00Z">
        <w:r>
          <w:t xml:space="preserve">I</w:t>
        </w:r>
      </w:ins>
      <w:r>
        <w:t xml:space="preserve">.</w:t>
      </w:r>
      <w:del w:id="12368" w:author="Editor (Typography)" w:date="2026-09-25T09:00:00Z">
        <w:r>
          <w:delText xml:space="preserve">"</w:delText>
        </w:r>
      </w:del>
      <w:ins w:id="12369" w:author="Editor (Typography)" w:date="2026-09-25T09:00:00Z">
        <w:r>
          <w:t xml:space="preserve">”</w:t>
        </w:r>
      </w:ins>
      <w:r>
        <w:t xml:space="preserve"> Benedikt’s eyes were searching the surroundings as he waited for Stephen to respond.</w:t>
      </w:r>
    </w:p>
    <w:p w14:paraId="1F87EF1A" w14:textId="77777777" w:rsidR="00A646F2" w:rsidRPr="00A646F2" w:rsidRDefault="00A646F2" w:rsidP="00A646F2">
      <w:r>
        <w:t xml:space="preserve">Before Stephen could speak, the sound of loading guns </w:t>
      </w:r>
      <w:del w:id="12370" w:author="Editor" w:date="2026-09-25T09:00:00Z">
        <w:r>
          <w:delText xml:space="preserve">took over</w:delText>
        </w:r>
      </w:del>
      <w:ins w:id="12371" w:author="Editor" w:date="2026-09-25T09:00:00Z">
        <w:r>
          <w:t xml:space="preserve">broke</w:t>
        </w:r>
      </w:ins>
      <w:r>
        <w:t xml:space="preserve"> the tranquility of the deserted setting. Six armed men approached them, three from each side of the car and Maxwell from the front. Maxwell wore a cunning smirk as if he had won the battle</w:t>
      </w:r>
      <w:del w:id="12372" w:author="Editor" w:date="2026-09-25T09:00:00Z">
        <w:r>
          <w:delText xml:space="preserve"> of some celestial titans</w:delText>
        </w:r>
      </w:del>
      <w:r>
        <w:t xml:space="preserve">.</w:t>
      </w:r>
    </w:p>
    <w:p w14:paraId="3CEC80E7" w14:textId="77777777" w:rsidR="00A646F2" w:rsidRPr="00A646F2" w:rsidRDefault="00A646F2" w:rsidP="00A646F2">
      <w:commentRangeStart w:id="366"/>
      <w:r>
        <w:t xml:space="preserve">Sanchez was trapped in a quagmire, unsure how to react. On one side, she had her brother</w:t>
      </w:r>
      <w:ins w:id="12373" w:author="Editor" w:date="2026-09-25T09:00:00Z">
        <w:r>
          <w:t xml:space="preserve">,</w:t>
        </w:r>
      </w:ins>
      <w:r>
        <w:t xml:space="preserve"> whom she trusted with her life, betraying her belief</w:t>
      </w:r>
      <w:ins w:id="12374" w:author="Editor" w:date="2026-09-25T09:00:00Z">
        <w:r>
          <w:t xml:space="preserve">,</w:t>
        </w:r>
      </w:ins>
      <w:r>
        <w:t xml:space="preserve"> and on the other</w:t>
      </w:r>
      <w:del w:id="12375" w:author="Editor" w:date="2026-09-25T09:00:00Z">
        <w:r>
          <w:delText xml:space="preserve"> hand</w:delText>
        </w:r>
      </w:del>
      <w:r>
        <w:t xml:space="preserve">, she had Benedikt, who despite all odds had gone out of his way to help her. All she could comprehend at that moment was Benedikt being in danger. Everything was happening too fast</w:t>
      </w:r>
      <w:del w:id="12376" w:author="Editor" w:date="2026-09-25T09:00:00Z">
        <w:r>
          <w:delText xml:space="preserve"> too quick</w:delText>
        </w:r>
      </w:del>
      <w:r>
        <w:t xml:space="preserve">. She gave </w:t>
      </w:r>
      <w:ins w:id="12377" w:author="Editor" w:date="2026-09-25T09:00:00Z">
        <w:r>
          <w:t xml:space="preserve">Stephen </w:t>
        </w:r>
      </w:ins>
      <w:r>
        <w:t xml:space="preserve">a hard stare</w:t>
      </w:r>
      <w:del w:id="12378" w:author="Editor" w:date="2026-09-25T09:00:00Z">
        <w:r>
          <w:delText xml:space="preserve"> at Stephen</w:delText>
        </w:r>
      </w:del>
      <w:r>
        <w:t xml:space="preserve">. Her eyes reflected signs of agony and frustration. Time was running out and she had to do something quickly if she </w:t>
      </w:r>
      <w:del w:id="12379" w:author="Editor" w:date="2026-09-25T09:00:00Z">
        <w:r>
          <w:delText xml:space="preserve">had</w:delText>
        </w:r>
      </w:del>
      <w:ins w:id="12380" w:author="Editor" w:date="2026-09-25T09:00:00Z">
        <w:r>
          <w:t xml:space="preserve">was</w:t>
        </w:r>
      </w:ins>
      <w:r>
        <w:t xml:space="preserve"> to save Benedikt. And then a thought crossed her mind. She turned towards Benedikt. But before she could say </w:t>
      </w:r>
      <w:del w:id="12381" w:author="Editor" w:date="2026-09-25T09:00:00Z">
        <w:r>
          <w:delText xml:space="preserve">any words</w:delText>
        </w:r>
      </w:del>
      <w:ins w:id="12382" w:author="Editor" w:date="2026-09-25T09:00:00Z">
        <w:r>
          <w:t xml:space="preserve">a word,</w:t>
        </w:r>
      </w:ins>
      <w:r>
        <w:t xml:space="preserve"> his pensive look froze her. A faint smile graced his pale lips and </w:t>
      </w:r>
      <w:del w:id="12383" w:author="Editor" w:date="2026-09-25T09:00:00Z">
        <w:r>
          <w:delText xml:space="preserve">the guise of getting betrayed</w:delText>
        </w:r>
      </w:del>
      <w:ins w:id="12384" w:author="Editor" w:date="2026-09-25T09:00:00Z">
        <w:r>
          <w:t xml:space="preserve">a sense of betrayal</w:t>
        </w:r>
      </w:ins>
      <w:r>
        <w:t xml:space="preserve"> loomed</w:t>
      </w:r>
      <w:ins w:id="12385" w:author="Editor" w:date="2026-09-25T09:00:00Z">
        <w:r>
          <w:t xml:space="preserve"> over</w:t>
        </w:r>
      </w:ins>
      <w:r>
        <w:t xml:space="preserve"> his visage. He </w:t>
      </w:r>
      <w:ins w:id="12386" w:author="Editor" w:date="2026-09-25T09:00:00Z">
        <w:r>
          <w:t xml:space="preserve">said </w:t>
        </w:r>
      </w:ins>
      <w:r>
        <w:t xml:space="preserve">softly</w:t>
      </w:r>
      <w:del w:id="12387" w:author="Editor" w:date="2026-09-25T09:00:00Z">
        <w:r>
          <w:delText xml:space="preserve"> rolled his tongue and stated with a frail voice</w:delText>
        </w:r>
      </w:del>
      <w:r>
        <w:t xml:space="preserve">, “I will always love you, no matter what happens.</w:t>
      </w:r>
      <w:del w:id="12388" w:author="Editor (Typography)" w:date="2026-09-25T09:00:00Z">
        <w:r>
          <w:delText xml:space="preserve">"</w:delText>
        </w:r>
      </w:del>
      <w:ins w:id="12389" w:author="Editor (Typography)" w:date="2026-09-25T09:00:00Z">
        <w:r>
          <w:t xml:space="preserve">”</w:t>
        </w:r>
      </w:ins>
      <w:commentRangeEnd w:id="366"/>
      <w:r>
        <w:commentReference w:id="366"/>
      </w:r>
    </w:p>
    <w:p w14:paraId="5819EA32" w14:textId="77777777" w:rsidR="00A646F2" w:rsidRPr="00A646F2" w:rsidRDefault="00A646F2" w:rsidP="00A646F2">
      <w:commentRangeStart w:id="367"/>
      <w:r>
        <w:t xml:space="preserve">She took her pistol out of her bag, the one </w:t>
      </w:r>
      <w:del w:id="12390" w:author="Editor" w:date="2026-09-25T09:00:00Z">
        <w:r>
          <w:delText xml:space="preserve">that </w:delText>
        </w:r>
      </w:del>
      <w:r>
        <w:t xml:space="preserve">Benedikt </w:t>
      </w:r>
      <w:del w:id="12391" w:author="Editor" w:date="2026-09-25T09:00:00Z">
        <w:r>
          <w:delText xml:space="preserve">gave</w:delText>
        </w:r>
      </w:del>
      <w:ins w:id="12392" w:author="Editor" w:date="2026-09-25T09:00:00Z">
        <w:r>
          <w:t xml:space="preserve">had given</w:t>
        </w:r>
      </w:ins>
      <w:r>
        <w:t xml:space="preserve"> her before leaving for Smolensk</w:t>
      </w:r>
      <w:ins w:id="12393" w:author="Editor" w:date="2026-09-25T09:00:00Z">
        <w:r>
          <w:t xml:space="preserve">,</w:t>
        </w:r>
      </w:ins>
      <w:r>
        <w:t xml:space="preserve"> and whispered with urgency</w:t>
      </w:r>
      <w:del w:id="12394" w:author="Editor" w:date="2026-09-25T09:00:00Z">
        <w:r>
          <w:delText xml:space="preserve">.</w:delText>
        </w:r>
      </w:del>
      <w:ins w:id="12395" w:author="Editor" w:date="2026-09-25T09:00:00Z">
        <w:r>
          <w:t xml:space="preserve">,</w:t>
        </w:r>
      </w:ins>
      <w:r>
        <w:t xml:space="preserve"> “Make me your hostage</w:t>
      </w:r>
      <w:ins w:id="12396" w:author="Editor" w:date="2026-09-25T09:00:00Z">
        <w:r>
          <w:t xml:space="preserve">.</w:t>
        </w:r>
      </w:ins>
      <w:r>
        <w:t xml:space="preserve">”</w:t>
      </w:r>
      <w:commentRangeEnd w:id="367"/>
      <w:r>
        <w:commentReference w:id="367"/>
      </w:r>
    </w:p>
    <w:p w14:paraId="753A568E" w14:textId="77777777" w:rsidR="00A646F2" w:rsidRPr="00A646F2" w:rsidRDefault="00A646F2" w:rsidP="00A646F2">
      <w:r>
        <w:t xml:space="preserve">Before he could react, Sanchez </w:t>
      </w:r>
      <w:del w:id="12397" w:author="Editor" w:date="2026-09-25T09:00:00Z">
        <w:r>
          <w:delText xml:space="preserve">uttered</w:delText>
        </w:r>
      </w:del>
      <w:ins w:id="12398" w:author="Editor" w:date="2026-09-25T09:00:00Z">
        <w:r>
          <w:t xml:space="preserve">said</w:t>
        </w:r>
      </w:ins>
      <w:r>
        <w:t xml:space="preserve"> again, this time with agitation, “You don’t have time. Can you hurry up?</w:t>
      </w:r>
      <w:del w:id="12399" w:author="Editor (Typography)" w:date="2026-09-25T09:00:00Z">
        <w:r>
          <w:delText xml:space="preserve">"</w:delText>
        </w:r>
      </w:del>
      <w:ins w:id="12400" w:author="Editor (Typography)" w:date="2026-09-25T09:00:00Z">
        <w:r>
          <w:t xml:space="preserve">”</w:t>
        </w:r>
      </w:ins>
    </w:p>
    <w:p w14:paraId="5A176FFC" w14:textId="77777777" w:rsidR="00A646F2" w:rsidRPr="00A646F2" w:rsidRDefault="00A646F2" w:rsidP="00A646F2">
      <w:r>
        <w:t xml:space="preserve">A confused Benedikt swung his arms around her neck. Draped in some stupor</w:t>
      </w:r>
      <w:ins w:id="12401" w:author="Editor" w:date="2026-09-25T09:00:00Z">
        <w:r>
          <w:t xml:space="preserve">,</w:t>
        </w:r>
      </w:ins>
      <w:r>
        <w:t xml:space="preserve"> he pointed the gun at her temple and screamed</w:t>
      </w:r>
      <w:del w:id="12402" w:author="Editor" w:date="2026-09-25T09:00:00Z">
        <w:r>
          <w:delText xml:space="preserve"> with a shrill voice, “put</w:delText>
        </w:r>
      </w:del>
      <w:ins w:id="12403" w:author="Editor" w:date="2026-09-25T09:00:00Z">
        <w:r>
          <w:t xml:space="preserve">, “Put</w:t>
        </w:r>
      </w:ins>
      <w:r>
        <w:t xml:space="preserve"> your guns down</w:t>
      </w:r>
      <w:ins w:id="12404" w:author="Editor" w:date="2026-09-25T09:00:00Z">
        <w:r>
          <w:t xml:space="preserve">,</w:t>
        </w:r>
      </w:ins>
      <w:r>
        <w:t xml:space="preserve"> or else I will shoot her.</w:t>
      </w:r>
      <w:del w:id="12405" w:author="Editor (Typography)" w:date="2026-09-25T09:00:00Z">
        <w:r>
          <w:delText xml:space="preserve">"</w:delText>
        </w:r>
      </w:del>
      <w:ins w:id="12406" w:author="Editor (Typography)" w:date="2026-09-25T09:00:00Z">
        <w:r>
          <w:t xml:space="preserve">”</w:t>
        </w:r>
      </w:ins>
    </w:p>
    <w:p w14:paraId="502FEDB0" w14:textId="77777777" w:rsidR="00A646F2" w:rsidRPr="00A646F2" w:rsidRDefault="00A646F2" w:rsidP="00A646F2">
      <w:r>
        <w:t xml:space="preserve">Maxwell was flabbergasted. He couldn’t believe the </w:t>
      </w:r>
      <w:del w:id="12407" w:author="Editor" w:date="2026-09-25T09:00:00Z">
        <w:r>
          <w:delText xml:space="preserve">table turning</w:delText>
        </w:r>
      </w:del>
      <w:ins w:id="12408" w:author="Editor" w:date="2026-09-25T09:00:00Z">
        <w:r>
          <w:t xml:space="preserve">tables had turned</w:t>
        </w:r>
      </w:ins>
      <w:r>
        <w:t xml:space="preserve"> against him. Sanchez was too precious for him to do anything stupid. He screamed, “You are making a mistake. Put your gun down, and I promise I will request the authorities to show leniency.</w:t>
      </w:r>
      <w:del w:id="12409" w:author="Editor (Typography)" w:date="2026-09-25T09:00:00Z">
        <w:r>
          <w:delText xml:space="preserve">"</w:delText>
        </w:r>
      </w:del>
      <w:ins w:id="12410" w:author="Editor (Typography)" w:date="2026-09-25T09:00:00Z">
        <w:r>
          <w:t xml:space="preserve">”</w:t>
        </w:r>
      </w:ins>
    </w:p>
    <w:p w14:paraId="59BE5C4B" w14:textId="77777777" w:rsidR="00A646F2" w:rsidRPr="00A646F2" w:rsidRDefault="00A646F2" w:rsidP="00A646F2">
      <w:r>
        <w:t xml:space="preserve">“You don’t get it, do you? Another step </w:t>
      </w:r>
      <w:ins w:id="12411" w:author="Editor" w:date="2026-09-25T09:00:00Z">
        <w:r>
          <w:t xml:space="preserve">and </w:t>
        </w:r>
      </w:ins>
      <w:r>
        <w:t xml:space="preserve">I will shoot her.” </w:t>
      </w:r>
      <w:del w:id="12412" w:author="Editor" w:date="2026-09-25T09:00:00Z">
        <w:r>
          <w:delText xml:space="preserve">Benedikt</w:delText>
        </w:r>
      </w:del>
      <w:ins w:id="12413" w:author="Editor" w:date="2026-09-25T09:00:00Z">
        <w:r>
          <w:t xml:space="preserve">Benedikt’s</w:t>
        </w:r>
      </w:ins>
      <w:r>
        <w:t xml:space="preserve"> tone was dead and firm.</w:t>
      </w:r>
    </w:p>
    <w:p w14:paraId="76E77D8A" w14:textId="77777777" w:rsidR="00A646F2" w:rsidRPr="00A646F2" w:rsidRDefault="00A646F2" w:rsidP="00A646F2">
      <w:r>
        <w:t xml:space="preserve">Maxwell knew he meant business. As he was contemplating, the hysterical screaming of Sanchez shook his being.</w:t>
      </w:r>
      <w:del w:id="12414" w:author="Editor" w:date="2026-09-25T09:00:00Z">
        <w:r>
          <w:delText xml:space="preserve"> With a trembling tone, Sanchez bellowed,</w:delText>
        </w:r>
      </w:del>
      <w:r>
        <w:t xml:space="preserve"> “Do as he says. His men had shot me once and I have no doubt he will shoot me again.”</w:t>
      </w:r>
    </w:p>
    <w:p w14:paraId="29C7FE3C" w14:textId="77777777" w:rsidR="00A646F2" w:rsidRPr="00A646F2" w:rsidRDefault="00A646F2" w:rsidP="00A646F2">
      <w:r>
        <w:t xml:space="preserve">“Alright. I will do as you say</w:t>
      </w:r>
      <w:del w:id="12415" w:author="Editor" w:date="2026-09-25T09:00:00Z">
        <w:r>
          <w:delText xml:space="preserve">”, and an</w:delText>
        </w:r>
      </w:del>
      <w:ins w:id="12416" w:author="Editor" w:date="2026-09-25T09:00:00Z">
        <w:r>
          <w:t xml:space="preserve">.” An</w:t>
        </w:r>
      </w:ins>
      <w:r>
        <w:t xml:space="preserve"> aghast Maxwell instructed his men to step back.</w:t>
      </w:r>
    </w:p>
    <w:p w14:paraId="78711B3C" w14:textId="77777777" w:rsidR="00A646F2" w:rsidRPr="00A646F2" w:rsidRDefault="00A646F2" w:rsidP="00A646F2">
      <w:r>
        <w:t xml:space="preserve">“Drop your guns, turn back and walk a hundred steps away</w:t>
      </w:r>
      <w:del w:id="12417" w:author="Editor" w:date="2026-09-25T09:00:00Z">
        <w:r>
          <w:delText xml:space="preserve">”,</w:delText>
        </w:r>
      </w:del>
      <w:ins w:id="12418" w:author="Editor" w:date="2026-09-25T09:00:00Z">
        <w:r>
          <w:t xml:space="preserve">,”</w:t>
        </w:r>
      </w:ins>
      <w:r>
        <w:t xml:space="preserve"> Benedikt demanded.</w:t>
      </w:r>
    </w:p>
    <w:p w14:paraId="262ECC07" w14:textId="77777777" w:rsidR="00A646F2" w:rsidRPr="00A646F2" w:rsidRDefault="00A646F2" w:rsidP="00A646F2">
      <w:r>
        <w:t xml:space="preserve">Maxwell </w:t>
      </w:r>
      <w:del w:id="12419" w:author="Editor" w:date="2026-09-25T09:00:00Z">
        <w:r>
          <w:delText xml:space="preserve">instructed</w:delText>
        </w:r>
      </w:del>
      <w:ins w:id="12420" w:author="Editor" w:date="2026-09-25T09:00:00Z">
        <w:r>
          <w:t xml:space="preserve">ordered</w:t>
        </w:r>
      </w:ins>
      <w:r>
        <w:t xml:space="preserve"> his men to follow the instructions.</w:t>
      </w:r>
    </w:p>
    <w:p w14:paraId="6C55EC80" w14:textId="77777777" w:rsidR="00A646F2" w:rsidRPr="00A646F2" w:rsidRDefault="00A646F2" w:rsidP="00A646F2">
      <w:commentRangeStart w:id="368"/>
      <w:r>
        <w:t xml:space="preserve">“Stephen, get all the guns and put </w:t>
      </w:r>
      <w:del w:id="12421" w:author="Editor" w:date="2026-09-25T09:00:00Z">
        <w:r>
          <w:delText xml:space="preserve">it</w:delText>
        </w:r>
      </w:del>
      <w:ins w:id="12422" w:author="Editor" w:date="2026-09-25T09:00:00Z">
        <w:r>
          <w:t xml:space="preserve">them</w:t>
        </w:r>
      </w:ins>
      <w:r>
        <w:t xml:space="preserve"> in the car trunk,” commanded Benedikt. A startled and ashamed Stephen followed the </w:t>
      </w:r>
      <w:del w:id="12423" w:author="Editor" w:date="2026-09-25T09:00:00Z">
        <w:r>
          <w:delText xml:space="preserve">course</w:delText>
        </w:r>
      </w:del>
      <w:ins w:id="12424" w:author="Editor" w:date="2026-09-25T09:00:00Z">
        <w:r>
          <w:t xml:space="preserve">orders</w:t>
        </w:r>
      </w:ins>
      <w:r>
        <w:t xml:space="preserve">. </w:t>
      </w:r>
      <w:commentRangeEnd w:id="368"/>
      <w:r>
        <w:commentReference w:id="368"/>
      </w:r>
    </w:p>
    <w:p w14:paraId="375EE10A" w14:textId="77777777" w:rsidR="00A646F2" w:rsidRPr="00A646F2" w:rsidRDefault="00A646F2" w:rsidP="00A646F2">
      <w:r>
        <w:t xml:space="preserve">Benedikt reversed the car with urgency</w:t>
      </w:r>
      <w:del w:id="12425" w:author="Editor" w:date="2026-09-25T09:00:00Z">
        <w:r>
          <w:delText xml:space="preserve">, the</w:delText>
        </w:r>
      </w:del>
      <w:ins w:id="12426" w:author="Editor" w:date="2026-09-25T09:00:00Z">
        <w:r>
          <w:t xml:space="preserve">. The</w:t>
        </w:r>
      </w:ins>
      <w:r>
        <w:t xml:space="preserve"> </w:t>
      </w:r>
      <w:del w:id="12427" w:author="Editor (Spelling)" w:date="2026-09-25T09:00:00Z">
        <w:r>
          <w:delText xml:space="preserve">tires</w:delText>
        </w:r>
      </w:del>
      <w:ins w:id="12428" w:author="Editor (Spelling)" w:date="2026-09-25T09:00:00Z">
        <w:r>
          <w:t xml:space="preserve">tyres</w:t>
        </w:r>
      </w:ins>
      <w:r>
        <w:t xml:space="preserve"> made a screeching sound as he drove with full force </w:t>
      </w:r>
      <w:del w:id="12429" w:author="Editor" w:date="2026-09-25T09:00:00Z">
        <w:r>
          <w:delText xml:space="preserve">towards</w:delText>
        </w:r>
      </w:del>
      <w:ins w:id="12430" w:author="Editor" w:date="2026-09-25T09:00:00Z">
        <w:r>
          <w:t xml:space="preserve">in</w:t>
        </w:r>
      </w:ins>
      <w:r>
        <w:t xml:space="preserve"> the direction he </w:t>
      </w:r>
      <w:del w:id="12431" w:author="Editor" w:date="2026-09-25T09:00:00Z">
        <w:r>
          <w:delText xml:space="preserve">came</w:delText>
        </w:r>
      </w:del>
      <w:ins w:id="12432" w:author="Editor" w:date="2026-09-25T09:00:00Z">
        <w:r>
          <w:t xml:space="preserve">had come</w:t>
        </w:r>
      </w:ins>
      <w:r>
        <w:t xml:space="preserve"> from. He knew once he </w:t>
      </w:r>
      <w:del w:id="12433" w:author="Editor" w:date="2026-09-25T09:00:00Z">
        <w:r>
          <w:delText xml:space="preserve">is</w:delText>
        </w:r>
      </w:del>
      <w:ins w:id="12434" w:author="Editor" w:date="2026-09-25T09:00:00Z">
        <w:r>
          <w:t xml:space="preserve">was</w:t>
        </w:r>
      </w:ins>
      <w:r>
        <w:t xml:space="preserve"> in Russia</w:t>
      </w:r>
      <w:ins w:id="12435" w:author="Editor" w:date="2026-09-25T09:00:00Z">
        <w:r>
          <w:t xml:space="preserve">,</w:t>
        </w:r>
      </w:ins>
      <w:r>
        <w:t xml:space="preserve"> Maxwell could do no harm.</w:t>
      </w:r>
    </w:p>
    <w:p w14:paraId="7023FF1F" w14:textId="187882EB" w:rsidR="006B5BD8" w:rsidRDefault="00A646F2" w:rsidP="006B5BD8">
      <w:del w:id="12436" w:author="Editor" w:date="2026-09-25T09:00:00Z">
        <w:r>
          <w:delText xml:space="preserve">Maxwell tried hard to chase him but failed. </w:delText>
        </w:r>
      </w:del>
      <w:r>
        <w:t xml:space="preserve">Maxwell looked at the vanishing car with horror, but there was nothing he could do to change things. He was worried, </w:t>
      </w:r>
      <w:del w:id="12437" w:author="Editor" w:date="2026-09-25T09:00:00Z">
        <w:r>
          <w:delText xml:space="preserve">perspired</w:delText>
        </w:r>
      </w:del>
      <w:ins w:id="12438" w:author="Editor" w:date="2026-09-25T09:00:00Z">
        <w:r>
          <w:t xml:space="preserve">perspiring</w:t>
        </w:r>
      </w:ins>
      <w:r>
        <w:t xml:space="preserve"> and perplexed. All he had was a broken heart, smeared thoughts, and a hope that she would be safe.</w:t>
      </w:r>
    </w:p>
    <w:p w14:paraId="38E12D1B" w14:textId="77777777" w:rsidR="006B5BD8" w:rsidRDefault="006B5BD8">
      <w:pPr>
        <w:spacing w:line="259" w:lineRule="auto"/>
        <w:jc w:val="left"/>
      </w:pPr>
      <w:r>
        <w:br w:type="page"/>
      </w:r>
    </w:p>
    <w:p w14:paraId="2FFF2A1F" w14:textId="103ABFEA" w:rsidR="006B5BD8" w:rsidRPr="006B5BD8" w:rsidRDefault="006B5BD8" w:rsidP="00F56514">
      <w:pPr>
        <w:outlineLvl w:val="0"/>
        <w:rPr>
          <w:b/>
          <w:bCs/>
        </w:rPr>
      </w:pPr>
      <w:r>
        <w:rPr>
          <w:b/>
          <w:bCs/>
        </w:rPr>
        <w:lastRenderedPageBreak/>
        <w:t>Chapter 84</w:t>
      </w:r>
    </w:p>
    <w:p w14:paraId="6AFFA36D" w14:textId="77777777" w:rsidR="006B5BD8" w:rsidRPr="006B5BD8" w:rsidRDefault="006B5BD8" w:rsidP="006B5BD8">
      <w:pPr>
        <w:rPr>
          <w:b/>
          <w:bCs/>
        </w:rPr>
      </w:pPr>
      <w:commentRangeStart w:id="369"/>
      <w:del w:id="12439" w:author="Editor" w:date="2026-09-25T09:00:00Z">
        <w:r>
          <w:rPr>
            <w:b/>
            <w:bCs/>
          </w:rPr>
          <w:delText xml:space="preserve">12:30 PM 1st</w:delText>
        </w:r>
      </w:del>
      <w:ins w:id="12440" w:author="Editor" w:date="2026-09-25T09:00:00Z">
        <w:r>
          <w:rPr>
            <w:b/>
            <w:bCs/>
          </w:rPr>
          <w:t xml:space="preserve">1:00 PM 16th</w:t>
        </w:r>
      </w:ins>
      <w:r>
        <w:rPr>
          <w:b/>
          <w:bCs/>
        </w:rPr>
        <w:t xml:space="preserve"> May 2014, </w:t>
      </w:r>
      <w:del w:id="12441" w:author="Editor" w:date="2026-09-25T09:00:00Z">
        <w:r>
          <w:rPr>
            <w:b/>
            <w:bCs/>
          </w:rPr>
          <w:delText xml:space="preserve">Somlensk</w:delText>
        </w:r>
      </w:del>
      <w:ins w:id="12442" w:author="Editor" w:date="2026-09-25T09:00:00Z">
        <w:r>
          <w:rPr>
            <w:b/>
            <w:bCs/>
          </w:rPr>
          <w:t xml:space="preserve">Smolensk</w:t>
        </w:r>
      </w:ins>
      <w:r>
        <w:rPr>
          <w:b/>
          <w:bCs/>
        </w:rPr>
        <w:t xml:space="preserve">, Russia</w:t>
      </w:r>
      <w:commentRangeEnd w:id="369"/>
      <w:r>
        <w:commentReference w:id="369"/>
      </w:r>
    </w:p>
    <w:p w14:paraId="783E73E1" w14:textId="77777777" w:rsidR="0035160A" w:rsidRPr="0035160A" w:rsidRDefault="0035160A" w:rsidP="0035160A">
      <w:bookmarkStart w:id="34" w:name="OLE_LINK1"/>
      <w:r>
        <w:t xml:space="preserve">Benedikt</w:t>
      </w:r>
      <w:del w:id="12443" w:author="Editor (Typography)" w:date="2026-09-25T09:00:00Z">
        <w:r>
          <w:delText xml:space="preserve">'</w:delText>
        </w:r>
      </w:del>
      <w:ins w:id="12444" w:author="Editor (Typography)" w:date="2026-09-25T09:00:00Z">
        <w:r>
          <w:t xml:space="preserve">’</w:t>
        </w:r>
      </w:ins>
      <w:r>
        <w:t xml:space="preserve">s car was away from the clutches of Maxwell</w:t>
      </w:r>
      <w:ins w:id="12445" w:author="Editor" w:date="2026-09-25T09:00:00Z">
        <w:r>
          <w:t xml:space="preserve">,</w:t>
        </w:r>
      </w:ins>
      <w:r>
        <w:t xml:space="preserve"> far into the Russian side of the border. Though the immediate perilous situation was behind him, his plan was in complete shambles. But despite all the </w:t>
      </w:r>
      <w:del w:id="12446" w:author="Editor" w:date="2026-09-25T09:00:00Z">
        <w:r>
          <w:delText xml:space="preserve">hullaballoo and the commotion</w:delText>
        </w:r>
      </w:del>
      <w:ins w:id="12447" w:author="Editor" w:date="2026-09-25T09:00:00Z">
        <w:r>
          <w:t xml:space="preserve">hullabaloo</w:t>
        </w:r>
      </w:ins>
      <w:r>
        <w:t xml:space="preserve"> he went through, Benedikt appeared ecstatic. The ruse Sanchez</w:t>
      </w:r>
      <w:ins w:id="12448" w:author="Editor" w:date="2026-09-25T09:00:00Z">
        <w:r>
          <w:t xml:space="preserve"> had</w:t>
        </w:r>
      </w:ins>
      <w:r>
        <w:t xml:space="preserve"> played on Maxwell was glued to his vision and he still couldn</w:t>
      </w:r>
      <w:del w:id="12449" w:author="Editor (Typography)" w:date="2026-09-25T09:00:00Z">
        <w:r>
          <w:delText xml:space="preserve">'</w:delText>
        </w:r>
      </w:del>
      <w:ins w:id="12450" w:author="Editor (Typography)" w:date="2026-09-25T09:00:00Z">
        <w:r>
          <w:t xml:space="preserve">’</w:t>
        </w:r>
      </w:ins>
      <w:r>
        <w:t xml:space="preserve">t get enough of it. He wanted to say so many things, but words defied him.</w:t>
      </w:r>
    </w:p>
    <w:p w14:paraId="0EF08743" w14:textId="77777777" w:rsidR="0035160A" w:rsidRPr="0035160A" w:rsidRDefault="0035160A" w:rsidP="0035160A">
      <w:del w:id="12451" w:author="Editor (Typography)" w:date="2026-09-25T09:00:00Z">
        <w:r>
          <w:delText xml:space="preserve">"</w:delText>
        </w:r>
      </w:del>
      <w:ins w:id="12452" w:author="Editor (Typography)" w:date="2026-09-25T09:00:00Z">
        <w:r>
          <w:t xml:space="preserve">“</w:t>
        </w:r>
      </w:ins>
      <w:r>
        <w:t xml:space="preserve">Thank you for your help.” In the end, those </w:t>
      </w:r>
      <w:del w:id="12453" w:author="Editor" w:date="2026-09-25T09:00:00Z">
        <w:r>
          <w:delText xml:space="preserve">are</w:delText>
        </w:r>
      </w:del>
      <w:ins w:id="12454" w:author="Editor" w:date="2026-09-25T09:00:00Z">
        <w:r>
          <w:t xml:space="preserve">were</w:t>
        </w:r>
      </w:ins>
      <w:r>
        <w:t xml:space="preserve"> the only words he could manage</w:t>
      </w:r>
      <w:del w:id="12455" w:author="Editor" w:date="2026-09-25T09:00:00Z">
        <w:r>
          <w:delText xml:space="preserve"> to speak</w:delText>
        </w:r>
      </w:del>
      <w:r>
        <w:t xml:space="preserve">.</w:t>
      </w:r>
    </w:p>
    <w:p w14:paraId="3C81C705" w14:textId="77777777" w:rsidR="0035160A" w:rsidRPr="0035160A" w:rsidRDefault="0035160A" w:rsidP="0035160A">
      <w:r>
        <w:t xml:space="preserve">“Why do you love me so much? All I have given you is pain and trouble.” She gently squeezed his hand and continued, </w:t>
      </w:r>
      <w:del w:id="12456" w:author="Editor (Typography)" w:date="2026-09-25T09:00:00Z">
        <w:r>
          <w:delText xml:space="preserve">"</w:delText>
        </w:r>
      </w:del>
      <w:ins w:id="12457" w:author="Editor (Typography)" w:date="2026-09-25T09:00:00Z">
        <w:r>
          <w:t xml:space="preserve">“</w:t>
        </w:r>
      </w:ins>
      <w:r>
        <w:t xml:space="preserve">You risked your life, your job, just for me. And all I have offered you is despair.</w:t>
      </w:r>
      <w:del w:id="12458" w:author="Editor (Typography)" w:date="2026-09-25T09:00:00Z">
        <w:r>
          <w:delText xml:space="preserve">"</w:delText>
        </w:r>
      </w:del>
      <w:ins w:id="12459" w:author="Editor (Typography)" w:date="2026-09-25T09:00:00Z">
        <w:r>
          <w:t xml:space="preserve">”</w:t>
        </w:r>
      </w:ins>
      <w:r>
        <w:t xml:space="preserve"> Her voice was deep and had a distinct shade of empathy.</w:t>
      </w:r>
    </w:p>
    <w:p w14:paraId="59BCCEB3" w14:textId="77777777" w:rsidR="0035160A" w:rsidRPr="0035160A" w:rsidRDefault="0035160A" w:rsidP="0035160A">
      <w:r>
        <w:t xml:space="preserve">Benedikt was shocked. He had never witnessed Sanchez opening up before.  His mind was battling hard to find the right syllables when his phone created a sudden dissonance. He glanced at the phone with </w:t>
      </w:r>
      <w:del w:id="12460" w:author="Editor" w:date="2026-09-25T09:00:00Z">
        <w:r>
          <w:delText xml:space="preserve">a disdained look</w:delText>
        </w:r>
      </w:del>
      <w:ins w:id="12461" w:author="Editor" w:date="2026-09-25T09:00:00Z">
        <w:r>
          <w:t xml:space="preserve">disdain</w:t>
        </w:r>
      </w:ins>
      <w:r>
        <w:t xml:space="preserve">, but the name flashing on the screen needed his attention. He asked Sanchez to be quiet and answered the phone with utmost disinterest.</w:t>
      </w:r>
    </w:p>
    <w:p w14:paraId="3B529899" w14:textId="77777777" w:rsidR="0035160A" w:rsidRPr="0035160A" w:rsidRDefault="0035160A" w:rsidP="0035160A">
      <w:commentRangeStart w:id="370"/>
      <w:del w:id="12462" w:author="Editor (Typography)" w:date="2026-09-25T09:00:00Z">
        <w:r>
          <w:delText xml:space="preserve">"</w:delText>
        </w:r>
      </w:del>
      <w:ins w:id="12463" w:author="Editor (Typography)" w:date="2026-09-25T09:00:00Z">
        <w:r>
          <w:t xml:space="preserve">“</w:t>
        </w:r>
      </w:ins>
      <w:r>
        <w:t xml:space="preserve">You are creating more problems than answers. Why did you volunteer to take Daniel out </w:t>
      </w:r>
      <w:del w:id="12464" w:author="Editor" w:date="2026-09-25T09:00:00Z">
        <w:r>
          <w:delText xml:space="preserve">from</w:delText>
        </w:r>
      </w:del>
      <w:ins w:id="12465" w:author="Editor" w:date="2026-09-25T09:00:00Z">
        <w:r>
          <w:t xml:space="preserve">of</w:t>
        </w:r>
      </w:ins>
      <w:r>
        <w:t xml:space="preserve"> Smolensk? Worse, you took my name? Can you explain what is going on?</w:t>
      </w:r>
      <w:del w:id="12466" w:author="Editor (Typography)" w:date="2026-09-25T09:00:00Z">
        <w:r>
          <w:delText xml:space="preserve">"</w:delText>
        </w:r>
      </w:del>
      <w:ins w:id="12467" w:author="Editor (Typography)" w:date="2026-09-25T09:00:00Z">
        <w:r>
          <w:t xml:space="preserve">”</w:t>
        </w:r>
      </w:ins>
      <w:r>
        <w:t xml:space="preserve">  The voice on the other end reflected annoyance.</w:t>
      </w:r>
      <w:commentRangeEnd w:id="370"/>
      <w:r>
        <w:commentReference w:id="370"/>
      </w:r>
    </w:p>
    <w:p w14:paraId="6AB4EAD0" w14:textId="7CC4844F" w:rsidR="0035160A" w:rsidRPr="0035160A" w:rsidRDefault="0035160A" w:rsidP="0035160A">
      <w:r>
        <w:t xml:space="preserve">At other times Benedikt would have fought back with equal </w:t>
      </w:r>
      <w:del w:id="12468" w:author="Editor (Spelling)" w:date="2026-09-25T09:00:00Z">
        <w:r>
          <w:delText xml:space="preserve">vigor</w:delText>
        </w:r>
      </w:del>
      <w:ins w:id="12469" w:author="Editor (Spelling)" w:date="2026-09-25T09:00:00Z">
        <w:r>
          <w:t xml:space="preserve">vigour</w:t>
        </w:r>
      </w:ins>
      <w:r>
        <w:t xml:space="preserve">. But today was different. He parked the car on the side of the road and </w:t>
      </w:r>
      <w:del w:id="12470" w:author="Editor" w:date="2026-09-25T09:00:00Z">
        <w:r>
          <w:delText xml:space="preserve">with</w:delText>
        </w:r>
      </w:del>
      <w:ins w:id="12471" w:author="Editor" w:date="2026-09-25T09:00:00Z">
        <w:r>
          <w:t xml:space="preserve">in</w:t>
        </w:r>
      </w:ins>
      <w:r>
        <w:t xml:space="preserve"> a composed tone responded, “It was impromptu. I was there when Daniel was captured, and I know how much of </w:t>
      </w:r>
      <w:ins w:id="12472" w:author="Editor" w:date="2026-09-25T09:00:00Z">
        <w:r>
          <w:t xml:space="preserve">a </w:t>
        </w:r>
      </w:ins>
      <w:r>
        <w:t xml:space="preserve">risk he is to our business.”</w:t>
      </w:r>
    </w:p>
    <w:p w14:paraId="39A12779" w14:textId="77777777" w:rsidR="0035160A" w:rsidRPr="0035160A" w:rsidRDefault="0035160A" w:rsidP="0035160A">
      <w:r>
        <w:t xml:space="preserve">A harsh tone interrupted him, “It happened a long time ago. </w:t>
      </w:r>
      <w:del w:id="12473" w:author="Editor" w:date="2026-09-25T09:00:00Z">
        <w:r>
          <w:delText xml:space="preserve">When</w:delText>
        </w:r>
      </w:del>
      <w:ins w:id="12474" w:author="Editor" w:date="2026-09-25T09:00:00Z">
        <w:r>
          <w:t xml:space="preserve">Since</w:t>
        </w:r>
      </w:ins>
      <w:r>
        <w:t xml:space="preserve"> we trusted our partners to take care of the matter, it makes no sense to intervene again. You have an important assignment to finish and you should focus on that instead of nosing around </w:t>
      </w:r>
      <w:del w:id="12475" w:author="Editor" w:date="2026-09-25T09:00:00Z">
        <w:r>
          <w:delText xml:space="preserve">on</w:delText>
        </w:r>
      </w:del>
      <w:ins w:id="12476" w:author="Editor" w:date="2026-09-25T09:00:00Z">
        <w:r>
          <w:t xml:space="preserve">in</w:t>
        </w:r>
      </w:ins>
      <w:r>
        <w:t xml:space="preserve"> trivial matters.”</w:t>
      </w:r>
    </w:p>
    <w:p w14:paraId="767414BC" w14:textId="77777777" w:rsidR="0035160A" w:rsidRPr="0035160A" w:rsidRDefault="0035160A" w:rsidP="0035160A">
      <w:r>
        <w:t xml:space="preserve">This time the voice was further elevated, but that didn’t deter Benedikt </w:t>
      </w:r>
      <w:del w:id="12477" w:author="Editor" w:date="2026-09-25T09:00:00Z">
        <w:r>
          <w:delText xml:space="preserve">to put</w:delText>
        </w:r>
      </w:del>
      <w:ins w:id="12478" w:author="Editor" w:date="2026-09-25T09:00:00Z">
        <w:r>
          <w:t xml:space="preserve">from putting</w:t>
        </w:r>
      </w:ins>
      <w:r>
        <w:t xml:space="preserve"> forward his point, “If we </w:t>
      </w:r>
      <w:del w:id="12479" w:author="Editor" w:date="2026-09-25T09:00:00Z">
        <w:r>
          <w:delText xml:space="preserve">would have</w:delText>
        </w:r>
      </w:del>
      <w:ins w:id="12480" w:author="Editor" w:date="2026-09-25T09:00:00Z">
        <w:r>
          <w:t xml:space="preserve">had</w:t>
        </w:r>
      </w:ins>
      <w:r>
        <w:t xml:space="preserve"> killed him at that time</w:t>
      </w:r>
      <w:ins w:id="12481" w:author="Editor" w:date="2026-09-25T09:00:00Z">
        <w:r>
          <w:t xml:space="preserve">,</w:t>
        </w:r>
      </w:ins>
      <w:r>
        <w:t xml:space="preserve"> we wouldn’t be having this discussion now. We don’t know what secrets he knows, and what </w:t>
      </w:r>
      <w:del w:id="12482" w:author="Editor" w:date="2026-09-25T09:00:00Z">
        <w:r>
          <w:delText xml:space="preserve">evidences</w:delText>
        </w:r>
      </w:del>
      <w:ins w:id="12483" w:author="Editor" w:date="2026-09-25T09:00:00Z">
        <w:r>
          <w:t xml:space="preserve">evidence</w:t>
        </w:r>
      </w:ins>
      <w:r>
        <w:t xml:space="preserve"> he may have hidden somewhere. We are sitting on a ticking time bomb. One day it will explode and then it will be too late.”</w:t>
      </w:r>
    </w:p>
    <w:p w14:paraId="5E4C70F2" w14:textId="77777777" w:rsidR="0035160A" w:rsidRPr="0035160A" w:rsidRDefault="0035160A" w:rsidP="0035160A">
      <w:r>
        <w:t xml:space="preserve">The person on the other side of the phone tried to intervene, but this time Benedikt didn’t let him speak</w:t>
      </w:r>
      <w:del w:id="12484" w:author="Editor" w:date="2026-09-25T09:00:00Z">
        <w:r>
          <w:delText xml:space="preserve">,</w:delText>
        </w:r>
      </w:del>
      <w:ins w:id="12485" w:author="Editor" w:date="2026-09-25T09:00:00Z">
        <w:r>
          <w:t xml:space="preserve">.</w:t>
        </w:r>
      </w:ins>
      <w:r>
        <w:t xml:space="preserve"> “I have a plan. </w:t>
      </w:r>
      <w:del w:id="12486" w:author="Editor" w:date="2026-09-25T09:00:00Z">
        <w:r>
          <w:delText xml:space="preserve">With</w:delText>
        </w:r>
      </w:del>
      <w:ins w:id="12487" w:author="Editor" w:date="2026-09-25T09:00:00Z">
        <w:r>
          <w:t xml:space="preserve">On</w:t>
        </w:r>
      </w:ins>
      <w:r>
        <w:t xml:space="preserve"> the pretext of letting him go, I will follow him. If he turns rogue I will get him killed. If not, </w:t>
      </w:r>
      <w:ins w:id="12488" w:author="Editor" w:date="2026-09-25T09:00:00Z">
        <w:r>
          <w:t xml:space="preserve">I </w:t>
        </w:r>
      </w:ins>
      <w:r>
        <w:t xml:space="preserve">will do as you suggest. Why is it so difficult for you to understand</w:t>
      </w:r>
      <w:del w:id="12489" w:author="Editor" w:date="2026-09-25T09:00:00Z">
        <w:r>
          <w:delText xml:space="preserve">,</w:delText>
        </w:r>
      </w:del>
      <w:ins w:id="12490" w:author="Editor" w:date="2026-09-25T09:00:00Z">
        <w:r>
          <w:t xml:space="preserve"> that</w:t>
        </w:r>
      </w:ins>
      <w:r>
        <w:t xml:space="preserve"> the exposure we have with Daniel cannot be taken lightly?”</w:t>
      </w:r>
    </w:p>
    <w:p w14:paraId="3595EF79" w14:textId="77777777" w:rsidR="0035160A" w:rsidRPr="0035160A" w:rsidRDefault="0035160A" w:rsidP="0035160A">
      <w:r>
        <w:t xml:space="preserve">It </w:t>
      </w:r>
      <w:del w:id="12491" w:author="Editor" w:date="2026-09-25T09:00:00Z">
        <w:r>
          <w:delText xml:space="preserve">was making</w:delText>
        </w:r>
      </w:del>
      <w:ins w:id="12492" w:author="Editor" w:date="2026-09-25T09:00:00Z">
        <w:r>
          <w:t xml:space="preserve">made</w:t>
        </w:r>
      </w:ins>
      <w:r>
        <w:t xml:space="preserve"> sense to the person on the other side of the phone. </w:t>
      </w:r>
      <w:del w:id="12493" w:author="Editor" w:date="2026-09-25T09:00:00Z">
        <w:r>
          <w:delText xml:space="preserve">With</w:delText>
        </w:r>
      </w:del>
      <w:ins w:id="12494" w:author="Editor" w:date="2026-09-25T09:00:00Z">
        <w:r>
          <w:t xml:space="preserve">In</w:t>
        </w:r>
      </w:ins>
      <w:r>
        <w:t xml:space="preserve"> a </w:t>
      </w:r>
      <w:del w:id="12495" w:author="Editor (Spelling)" w:date="2026-09-25T09:00:00Z">
        <w:r>
          <w:delText xml:space="preserve">skeptical</w:delText>
        </w:r>
      </w:del>
      <w:ins w:id="12496" w:author="Editor (Spelling)" w:date="2026-09-25T09:00:00Z">
        <w:r>
          <w:t xml:space="preserve">sceptical</w:t>
        </w:r>
      </w:ins>
      <w:r>
        <w:t xml:space="preserve"> </w:t>
      </w:r>
      <w:del w:id="12497" w:author="Editor" w:date="2026-09-25T09:00:00Z">
        <w:r>
          <w:delText xml:space="preserve">outlook</w:delText>
        </w:r>
      </w:del>
      <w:ins w:id="12498" w:author="Editor" w:date="2026-09-25T09:00:00Z">
        <w:r>
          <w:t xml:space="preserve">tone</w:t>
        </w:r>
      </w:ins>
      <w:r>
        <w:t xml:space="preserve"> he continued, “You have created a lot of unrest</w:t>
      </w:r>
      <w:del w:id="12499" w:author="Editor" w:date="2026-09-25T09:00:00Z">
        <w:r>
          <w:delText xml:space="preserve">, make</w:delText>
        </w:r>
      </w:del>
      <w:ins w:id="12500" w:author="Editor" w:date="2026-09-25T09:00:00Z">
        <w:r>
          <w:t xml:space="preserve">. Make</w:t>
        </w:r>
      </w:ins>
      <w:r>
        <w:t xml:space="preserve"> sure you handle this one with perfection.” </w:t>
      </w:r>
      <w:del w:id="12501" w:author="Editor" w:date="2026-09-25T09:00:00Z">
        <w:r>
          <w:delText xml:space="preserve">and the</w:delText>
        </w:r>
      </w:del>
      <w:ins w:id="12502" w:author="Editor" w:date="2026-09-25T09:00:00Z">
        <w:r>
          <w:t xml:space="preserve">The</w:t>
        </w:r>
      </w:ins>
      <w:r>
        <w:t xml:space="preserve"> line went silent.</w:t>
      </w:r>
    </w:p>
    <w:p w14:paraId="5410BC96" w14:textId="77777777" w:rsidR="0035160A" w:rsidRPr="0035160A" w:rsidRDefault="0035160A" w:rsidP="0035160A">
      <w:r>
        <w:t xml:space="preserve">Sanchez heard the entire conversation. Before Benedikt could put forward any </w:t>
      </w:r>
      <w:del w:id="12503" w:author="Editor" w:date="2026-09-25T09:00:00Z">
        <w:r>
          <w:delText xml:space="preserve">rationale</w:delText>
        </w:r>
      </w:del>
      <w:ins w:id="12504" w:author="Editor" w:date="2026-09-25T09:00:00Z">
        <w:r>
          <w:t xml:space="preserve">rational</w:t>
        </w:r>
      </w:ins>
      <w:r>
        <w:t xml:space="preserve"> argument</w:t>
      </w:r>
      <w:ins w:id="12505" w:author="Editor" w:date="2026-09-25T09:00:00Z">
        <w:r>
          <w:t xml:space="preserve">,</w:t>
        </w:r>
      </w:ins>
      <w:r>
        <w:t xml:space="preserve"> she said, </w:t>
      </w:r>
      <w:del w:id="12506" w:author="Editor (Typography)" w:date="2026-09-25T09:00:00Z">
        <w:r>
          <w:delText xml:space="preserve">"</w:delText>
        </w:r>
      </w:del>
      <w:ins w:id="12507" w:author="Editor (Typography)" w:date="2026-09-25T09:00:00Z">
        <w:r>
          <w:t xml:space="preserve">“</w:t>
        </w:r>
      </w:ins>
      <w:del w:id="12508" w:author="Editor" w:date="2026-09-25T09:00:00Z">
        <w:r>
          <w:delText xml:space="preserve">you</w:delText>
        </w:r>
      </w:del>
      <w:ins w:id="12509" w:author="Editor" w:date="2026-09-25T09:00:00Z">
        <w:r>
          <w:t xml:space="preserve">You</w:t>
        </w:r>
      </w:ins>
      <w:r>
        <w:t xml:space="preserve"> don</w:t>
      </w:r>
      <w:del w:id="12510" w:author="Editor (Typography)" w:date="2026-09-25T09:00:00Z">
        <w:r>
          <w:delText xml:space="preserve">'</w:delText>
        </w:r>
      </w:del>
      <w:ins w:id="12511" w:author="Editor (Typography)" w:date="2026-09-25T09:00:00Z">
        <w:r>
          <w:t xml:space="preserve">’</w:t>
        </w:r>
      </w:ins>
      <w:r>
        <w:t xml:space="preserve">t have to explain. I know why you said what you said.</w:t>
      </w:r>
      <w:del w:id="12512" w:author="Editor (Typography)" w:date="2026-09-25T09:00:00Z">
        <w:r>
          <w:delText xml:space="preserve">"</w:delText>
        </w:r>
      </w:del>
      <w:ins w:id="12513" w:author="Editor (Typography)" w:date="2026-09-25T09:00:00Z">
        <w:r>
          <w:t xml:space="preserve">”</w:t>
        </w:r>
      </w:ins>
      <w:r>
        <w:t xml:space="preserve">  She wore a pensive smile and</w:t>
      </w:r>
      <w:ins w:id="12514" w:author="Editor" w:date="2026-09-25T09:00:00Z">
        <w:r>
          <w:t xml:space="preserve">,</w:t>
        </w:r>
      </w:ins>
      <w:r>
        <w:t xml:space="preserve"> with a dejected </w:t>
      </w:r>
      <w:del w:id="12515" w:author="Editor" w:date="2026-09-25T09:00:00Z">
        <w:r>
          <w:delText xml:space="preserve">outlook, she</w:delText>
        </w:r>
      </w:del>
      <w:ins w:id="12516" w:author="Editor" w:date="2026-09-25T09:00:00Z">
        <w:r>
          <w:t xml:space="preserve">look,</w:t>
        </w:r>
      </w:ins>
      <w:r>
        <w:t xml:space="preserve"> took her gaze away from him.</w:t>
      </w:r>
    </w:p>
    <w:p w14:paraId="6BAFD732" w14:textId="4F1F961A" w:rsidR="006B5BD8" w:rsidRDefault="006B5BD8" w:rsidP="007033EE"/>
    <w:bookmarkEnd w:id="34"/>
    <w:p w14:paraId="53DF9612" w14:textId="77777777" w:rsidR="006B5BD8" w:rsidRDefault="006B5BD8" w:rsidP="006B5BD8"/>
    <w:p w14:paraId="670A2CC8" w14:textId="77777777" w:rsidR="006B5BD8" w:rsidRDefault="006B5BD8">
      <w:pPr>
        <w:spacing w:line="259" w:lineRule="auto"/>
        <w:jc w:val="left"/>
      </w:pPr>
      <w:r>
        <w:br w:type="page"/>
      </w:r>
    </w:p>
    <w:p w14:paraId="13C69B57" w14:textId="77777777" w:rsidR="002B1FB8" w:rsidRPr="006B5BD8" w:rsidRDefault="002B1FB8" w:rsidP="002B1FB8">
      <w:pPr>
        <w:outlineLvl w:val="0"/>
        <w:rPr>
          <w:b/>
          <w:bCs/>
        </w:rPr>
      </w:pPr>
      <w:r>
        <w:rPr>
          <w:b/>
          <w:bCs/>
        </w:rPr>
        <w:lastRenderedPageBreak/>
        <w:t>Chapter 85</w:t>
      </w:r>
    </w:p>
    <w:p w14:paraId="4542263B" w14:textId="77777777" w:rsidR="002B1FB8" w:rsidRPr="006B5BD8" w:rsidRDefault="002B1FB8" w:rsidP="002B1FB8">
      <w:pPr>
        <w:rPr>
          <w:b/>
          <w:bCs/>
        </w:rPr>
      </w:pPr>
      <w:r>
        <w:rPr>
          <w:b/>
          <w:bCs/>
        </w:rPr>
        <w:t xml:space="preserve">8:00 AM </w:t>
      </w:r>
      <w:del w:id="12517" w:author="Editor" w:date="2026-09-25T09:00:00Z">
        <w:r>
          <w:rPr>
            <w:b/>
            <w:bCs/>
          </w:rPr>
          <w:delText xml:space="preserve">2nd</w:delText>
        </w:r>
      </w:del>
      <w:ins w:id="12518" w:author="Editor" w:date="2026-09-25T09:00:00Z">
        <w:r>
          <w:rPr>
            <w:b/>
            <w:bCs/>
          </w:rPr>
          <w:t xml:space="preserve">17th</w:t>
        </w:r>
      </w:ins>
      <w:r>
        <w:rPr>
          <w:b/>
          <w:bCs/>
        </w:rPr>
        <w:t xml:space="preserve"> May 2014, </w:t>
      </w:r>
      <w:del w:id="12519" w:author="Editor" w:date="2026-09-25T09:00:00Z">
        <w:r>
          <w:rPr>
            <w:b/>
            <w:bCs/>
          </w:rPr>
          <w:delText xml:space="preserve">Somlensk</w:delText>
        </w:r>
      </w:del>
      <w:ins w:id="12520" w:author="Editor" w:date="2026-09-25T09:00:00Z">
        <w:r>
          <w:rPr>
            <w:b/>
            <w:bCs/>
          </w:rPr>
          <w:t xml:space="preserve">Smolensk</w:t>
        </w:r>
      </w:ins>
      <w:r>
        <w:rPr>
          <w:b/>
          <w:bCs/>
        </w:rPr>
        <w:t xml:space="preserve">, Russia</w:t>
      </w:r>
    </w:p>
    <w:p w14:paraId="382A86E4" w14:textId="78AC3240" w:rsidR="000018CD" w:rsidRPr="000018CD" w:rsidRDefault="000018CD" w:rsidP="000018CD">
      <w:commentRangeStart w:id="371"/>
      <w:r>
        <w:t xml:space="preserve">It was a bright morning. The breeze was gentle, and </w:t>
      </w:r>
      <w:ins w:id="12521" w:author="Editor" w:date="2026-09-25T09:00:00Z">
        <w:r>
          <w:t xml:space="preserve">the </w:t>
        </w:r>
      </w:ins>
      <w:r>
        <w:t xml:space="preserve">mercury was at its</w:t>
      </w:r>
      <w:del w:id="12522" w:author="Editor" w:date="2026-09-25T09:00:00Z">
        <w:r>
          <w:delText xml:space="preserve"> optimum</w:delText>
        </w:r>
      </w:del>
      <w:r>
        <w:t xml:space="preserve"> best. This time Benedikt decided to go alone. The way</w:t>
      </w:r>
      <w:del w:id="12523" w:author="Editor" w:date="2026-09-25T09:00:00Z">
        <w:r>
          <w:delText xml:space="preserve"> the</w:delText>
        </w:r>
      </w:del>
      <w:r>
        <w:t xml:space="preserve"> things were turning, he was unsure what to expect. Unlike last time, Sanchez was reasonable and understood the rationale behind</w:t>
      </w:r>
      <w:ins w:id="12524" w:author="Editor" w:date="2026-09-25T09:00:00Z">
        <w:r>
          <w:t xml:space="preserve"> it</w:t>
        </w:r>
      </w:ins>
      <w:r>
        <w:t xml:space="preserve">. She was waiting for him a few miles away from the bastion</w:t>
      </w:r>
      <w:del w:id="12525" w:author="Editor" w:date="2026-09-25T09:00:00Z">
        <w:r>
          <w:delText xml:space="preserve">, around the Liozona Border</w:delText>
        </w:r>
      </w:del>
      <w:r>
        <w:t xml:space="preserve">.</w:t>
      </w:r>
      <w:commentRangeEnd w:id="371"/>
      <w:r>
        <w:commentReference w:id="371"/>
      </w:r>
    </w:p>
    <w:p w14:paraId="5285B4C4" w14:textId="7F5B0872" w:rsidR="000018CD" w:rsidRPr="000018CD" w:rsidRDefault="000018CD" w:rsidP="000018CD">
      <w:r>
        <w:t xml:space="preserve">Anatoly was at his deceitful best. He met Benedikt with the same verve as </w:t>
      </w:r>
      <w:del w:id="12526" w:author="Editor" w:date="2026-09-25T09:00:00Z">
        <w:r>
          <w:delText xml:space="preserve">he displayed </w:delText>
        </w:r>
      </w:del>
      <w:r>
        <w:t xml:space="preserve">the day before. Since Benedikt</w:t>
      </w:r>
      <w:del w:id="12527" w:author="Editor (Typography)" w:date="2026-09-25T09:00:00Z">
        <w:r>
          <w:delText xml:space="preserve">'</w:delText>
        </w:r>
      </w:del>
      <w:ins w:id="12528" w:author="Editor (Typography)" w:date="2026-09-25T09:00:00Z">
        <w:r>
          <w:t xml:space="preserve">’</w:t>
        </w:r>
      </w:ins>
      <w:r>
        <w:t xml:space="preserve">s departure </w:t>
      </w:r>
      <w:ins w:id="12529" w:author="Editor" w:date="2026-09-25T09:00:00Z">
        <w:r>
          <w:t xml:space="preserve">a </w:t>
        </w:r>
      </w:ins>
      <w:r>
        <w:t xml:space="preserve">lot had happened. Evan</w:t>
      </w:r>
      <w:ins w:id="12530" w:author="Editor" w:date="2026-09-25T09:00:00Z">
        <w:r>
          <w:t xml:space="preserve"> had</w:t>
        </w:r>
      </w:ins>
      <w:r>
        <w:t xml:space="preserve"> returned </w:t>
      </w:r>
      <w:del w:id="12531" w:author="Editor (Names)" w:date="2026-09-25T09:00:00Z">
        <w:r>
          <w:delText xml:space="preserve">Kosovo</w:delText>
        </w:r>
      </w:del>
      <w:ins w:id="12532" w:author="Editor (Names)" w:date="2026-09-25T09:00:00Z">
        <w:r>
          <w:t xml:space="preserve">Kozlov</w:t>
        </w:r>
      </w:ins>
      <w:del w:id="12533" w:author="Editor (Typography)" w:date="2026-09-25T09:00:00Z">
        <w:r>
          <w:delText xml:space="preserve">'</w:delText>
        </w:r>
      </w:del>
      <w:ins w:id="12534" w:author="Editor (Typography)" w:date="2026-09-25T09:00:00Z">
        <w:r>
          <w:t xml:space="preserve">’</w:t>
        </w:r>
      </w:ins>
      <w:r>
        <w:t xml:space="preserve">s call. He was appalled to learn about Benedikt</w:t>
      </w:r>
      <w:del w:id="12535" w:author="Editor (Typography)" w:date="2026-09-25T09:00:00Z">
        <w:r>
          <w:delText xml:space="preserve">'</w:delText>
        </w:r>
      </w:del>
      <w:ins w:id="12536" w:author="Editor (Typography)" w:date="2026-09-25T09:00:00Z">
        <w:r>
          <w:t xml:space="preserve">’</w:t>
        </w:r>
      </w:ins>
      <w:r>
        <w:t xml:space="preserve">s demand. </w:t>
      </w:r>
      <w:del w:id="12537" w:author="Editor (Names)" w:date="2026-09-25T09:00:00Z">
        <w:r>
          <w:delText xml:space="preserve">Kosovo</w:delText>
        </w:r>
      </w:del>
      <w:ins w:id="12538" w:author="Editor (Names)" w:date="2026-09-25T09:00:00Z">
        <w:r>
          <w:t xml:space="preserve">Kozlov</w:t>
        </w:r>
      </w:ins>
      <w:r>
        <w:t xml:space="preserve"> expressed his discomfort and </w:t>
      </w:r>
      <w:del w:id="12539" w:author="Editor" w:date="2026-09-25T09:00:00Z">
        <w:r>
          <w:delText xml:space="preserve">stated he was not interested to let</w:delText>
        </w:r>
      </w:del>
      <w:ins w:id="12540" w:author="Editor" w:date="2026-09-25T09:00:00Z">
        <w:r>
          <w:t xml:space="preserve">said he had no intention of letting</w:t>
        </w:r>
      </w:ins>
      <w:r>
        <w:t xml:space="preserve"> Daniel go.</w:t>
      </w:r>
    </w:p>
    <w:p w14:paraId="6E74982B" w14:textId="28899A2E" w:rsidR="000018CD" w:rsidRPr="000018CD" w:rsidRDefault="000018CD" w:rsidP="000018CD">
      <w:commentRangeStart w:id="372"/>
      <w:r>
        <w:t xml:space="preserve">After a few hours, Evan called him back and tried convincing him to let Benedikt take Daniel with him. He explained the reasoning behind their demand and assured </w:t>
      </w:r>
      <w:del w:id="12541" w:author="Editor" w:date="2026-09-25T09:00:00Z">
        <w:r>
          <w:delText xml:space="preserve">to</w:delText>
        </w:r>
      </w:del>
      <w:ins w:id="12542" w:author="Editor" w:date="2026-09-25T09:00:00Z">
        <w:r>
          <w:t xml:space="preserve">him that Benedikt would be</w:t>
        </w:r>
      </w:ins>
      <w:r>
        <w:t xml:space="preserve"> closely </w:t>
      </w:r>
      <w:del w:id="12543" w:author="Editor" w:date="2026-09-25T09:00:00Z">
        <w:r>
          <w:delText xml:space="preserve">monitor Benedikt. And promised</w:delText>
        </w:r>
      </w:del>
      <w:ins w:id="12544" w:author="Editor" w:date="2026-09-25T09:00:00Z">
        <w:r>
          <w:t xml:space="preserve">monitored and,</w:t>
        </w:r>
      </w:ins>
      <w:r>
        <w:t xml:space="preserve"> if found guilty,</w:t>
      </w:r>
      <w:del w:id="12545" w:author="Editor" w:date="2026-09-25T09:00:00Z">
        <w:r>
          <w:delText xml:space="preserve"> he</w:delText>
        </w:r>
      </w:del>
      <w:r>
        <w:t xml:space="preserve"> would not be spared. </w:t>
      </w:r>
      <w:del w:id="12546" w:author="Editor (Names)" w:date="2026-09-25T09:00:00Z">
        <w:r>
          <w:delText xml:space="preserve">Kosovo</w:delText>
        </w:r>
      </w:del>
      <w:ins w:id="12547" w:author="Editor (Names)" w:date="2026-09-25T09:00:00Z">
        <w:r>
          <w:t xml:space="preserve">Kozlov</w:t>
        </w:r>
      </w:ins>
      <w:ins w:id="12548" w:author="Editor" w:date="2026-09-25T09:00:00Z">
        <w:r>
          <w:t xml:space="preserve">,</w:t>
        </w:r>
      </w:ins>
      <w:r>
        <w:t xml:space="preserve"> though not convinced</w:t>
      </w:r>
      <w:ins w:id="12549" w:author="Editor" w:date="2026-09-25T09:00:00Z">
        <w:r>
          <w:t xml:space="preserve">,</w:t>
        </w:r>
      </w:ins>
      <w:r>
        <w:t xml:space="preserve"> still agreed, for he couldn</w:t>
      </w:r>
      <w:del w:id="12550" w:author="Editor (Typography)" w:date="2026-09-25T09:00:00Z">
        <w:r>
          <w:delText xml:space="preserve">'</w:delText>
        </w:r>
      </w:del>
      <w:ins w:id="12551" w:author="Editor (Typography)" w:date="2026-09-25T09:00:00Z">
        <w:r>
          <w:t xml:space="preserve">’</w:t>
        </w:r>
      </w:ins>
      <w:r>
        <w:t xml:space="preserve">t have said no to TransPacific. After the conversation, he called </w:t>
      </w:r>
      <w:del w:id="12552" w:author="Editor" w:date="2026-09-25T09:00:00Z">
        <w:r>
          <w:delText xml:space="preserve">upon </w:delText>
        </w:r>
      </w:del>
      <w:r>
        <w:t xml:space="preserve">Anatoly and asked his men to </w:t>
      </w:r>
      <w:del w:id="12553" w:author="Editor" w:date="2026-09-25T09:00:00Z">
        <w:r>
          <w:delText xml:space="preserve">discretely</w:delText>
        </w:r>
      </w:del>
      <w:ins w:id="12554" w:author="Editor" w:date="2026-09-25T09:00:00Z">
        <w:r>
          <w:t xml:space="preserve">discreetly</w:t>
        </w:r>
      </w:ins>
      <w:r>
        <w:t xml:space="preserve"> follow Benedikt. He wanted a second pair of eyes from his clan to ensure there was nothing dubious planned.</w:t>
      </w:r>
      <w:commentRangeEnd w:id="372"/>
      <w:r>
        <w:commentReference w:id="372"/>
      </w:r>
    </w:p>
    <w:p w14:paraId="09FEA914" w14:textId="77777777" w:rsidR="000018CD" w:rsidRPr="000018CD" w:rsidRDefault="000018CD" w:rsidP="000018CD">
      <w:commentRangeStart w:id="373"/>
      <w:r>
        <w:t xml:space="preserve">Daniel was brought to the room.  He looked frail like before and wore a confused look. And to Benedikt’s disbelief, he left the place with Daniel unscathed.  He had his share of doubts</w:t>
      </w:r>
      <w:del w:id="12555" w:author="Editor" w:date="2026-09-25T09:00:00Z">
        <w:r>
          <w:delText xml:space="preserve"> in his mind</w:delText>
        </w:r>
      </w:del>
      <w:r>
        <w:t xml:space="preserve">, for it went too </w:t>
      </w:r>
      <w:del w:id="12556" w:author="Editor" w:date="2026-09-25T09:00:00Z">
        <w:r>
          <w:delText xml:space="preserve">smooth</w:delText>
        </w:r>
      </w:del>
      <w:ins w:id="12557" w:author="Editor" w:date="2026-09-25T09:00:00Z">
        <w:r>
          <w:t xml:space="preserve">smoothly</w:t>
        </w:r>
      </w:ins>
      <w:r>
        <w:t xml:space="preserve"> to appear real. He was watchful</w:t>
      </w:r>
      <w:ins w:id="12558" w:author="Editor" w:date="2026-09-25T09:00:00Z">
        <w:r>
          <w:t xml:space="preserve">,</w:t>
        </w:r>
      </w:ins>
      <w:r>
        <w:t xml:space="preserve"> and for now all that mattered was Daniel’s safety.</w:t>
      </w:r>
      <w:commentRangeEnd w:id="373"/>
      <w:r>
        <w:commentReference w:id="373"/>
      </w:r>
    </w:p>
    <w:p w14:paraId="09A916B2" w14:textId="77777777" w:rsidR="000018CD" w:rsidRPr="000018CD" w:rsidRDefault="000018CD" w:rsidP="000018CD">
      <w:commentRangeStart w:id="374"/>
      <w:del w:id="12559" w:author="Editor" w:date="2026-09-25T09:00:00Z">
        <w:r>
          <w:delText xml:space="preserve">Sanchez</w:delText>
        </w:r>
      </w:del>
      <w:ins w:id="12560" w:author="Editor" w:date="2026-09-25T09:00:00Z">
        <w:r>
          <w:t xml:space="preserve">Sanchez’s</w:t>
        </w:r>
      </w:ins>
      <w:r>
        <w:t xml:space="preserve"> annoyance </w:t>
      </w:r>
      <w:del w:id="12561" w:author="Editor" w:date="2026-09-25T09:00:00Z">
        <w:r>
          <w:delText xml:space="preserve">on</w:delText>
        </w:r>
      </w:del>
      <w:ins w:id="12562" w:author="Editor" w:date="2026-09-25T09:00:00Z">
        <w:r>
          <w:t xml:space="preserve">with</w:t>
        </w:r>
      </w:ins>
      <w:r>
        <w:t xml:space="preserve"> her brother had not receded. She couldn’t believe Stephen would hide such a thing from </w:t>
      </w:r>
      <w:del w:id="12563" w:author="Editor" w:date="2026-09-25T09:00:00Z">
        <w:r>
          <w:delText xml:space="preserve">him</w:delText>
        </w:r>
      </w:del>
      <w:ins w:id="12564" w:author="Editor" w:date="2026-09-25T09:00:00Z">
        <w:r>
          <w:t xml:space="preserve">her</w:t>
        </w:r>
      </w:ins>
      <w:r>
        <w:t xml:space="preserve">. She was so furious she refused to call Stephen to plan for Daniel</w:t>
      </w:r>
      <w:del w:id="12565" w:author="Editor (Typography)" w:date="2026-09-25T09:00:00Z">
        <w:r>
          <w:delText xml:space="preserve">'</w:delText>
        </w:r>
      </w:del>
      <w:ins w:id="12566" w:author="Editor (Typography)" w:date="2026-09-25T09:00:00Z">
        <w:r>
          <w:t xml:space="preserve">’</w:t>
        </w:r>
      </w:ins>
      <w:r>
        <w:t xml:space="preserve">s safe passage until Benedikt insisted. He knew </w:t>
      </w:r>
      <w:ins w:id="12567" w:author="Editor" w:date="2026-09-25T09:00:00Z">
        <w:r>
          <w:t xml:space="preserve">that </w:t>
        </w:r>
      </w:ins>
      <w:r>
        <w:t xml:space="preserve">if he </w:t>
      </w:r>
      <w:del w:id="12568" w:author="Editor" w:date="2026-09-25T09:00:00Z">
        <w:r>
          <w:delText xml:space="preserve">escapes</w:delText>
        </w:r>
      </w:del>
      <w:ins w:id="12569" w:author="Editor" w:date="2026-09-25T09:00:00Z">
        <w:r>
          <w:t xml:space="preserve">escaped</w:t>
        </w:r>
      </w:ins>
      <w:r>
        <w:t xml:space="preserve"> from the Russians, he would be followed, and the only way he could </w:t>
      </w:r>
      <w:del w:id="12570" w:author="Editor" w:date="2026-09-25T09:00:00Z">
        <w:r>
          <w:delText xml:space="preserve">secure</w:delText>
        </w:r>
      </w:del>
      <w:ins w:id="12571" w:author="Editor" w:date="2026-09-25T09:00:00Z">
        <w:r>
          <w:t xml:space="preserve">ensure</w:t>
        </w:r>
      </w:ins>
      <w:r>
        <w:t xml:space="preserve"> Sanchez’s </w:t>
      </w:r>
      <w:del w:id="12572" w:author="Editor" w:date="2026-09-25T09:00:00Z">
        <w:r>
          <w:delText xml:space="preserve">security</w:delText>
        </w:r>
      </w:del>
      <w:ins w:id="12573" w:author="Editor" w:date="2026-09-25T09:00:00Z">
        <w:r>
          <w:t xml:space="preserve">safety</w:t>
        </w:r>
      </w:ins>
      <w:r>
        <w:t xml:space="preserve"> was with Maxwell</w:t>
      </w:r>
      <w:del w:id="12574" w:author="Editor (Typography)" w:date="2026-09-25T09:00:00Z">
        <w:r>
          <w:delText xml:space="preserve">'</w:delText>
        </w:r>
      </w:del>
      <w:ins w:id="12575" w:author="Editor (Typography)" w:date="2026-09-25T09:00:00Z">
        <w:r>
          <w:t xml:space="preserve">’</w:t>
        </w:r>
      </w:ins>
      <w:r>
        <w:t xml:space="preserve">s help. The plan was the same as before, but with one change. Sanchez would walk across the border along with Daniel. Once he </w:t>
      </w:r>
      <w:del w:id="12576" w:author="Editor" w:date="2026-09-25T09:00:00Z">
        <w:r>
          <w:delText xml:space="preserve">would secure</w:delText>
        </w:r>
      </w:del>
      <w:ins w:id="12577" w:author="Editor" w:date="2026-09-25T09:00:00Z">
        <w:r>
          <w:t xml:space="preserve">had secured</w:t>
        </w:r>
      </w:ins>
      <w:r>
        <w:t xml:space="preserve"> their safety, he would think about his escape plan.</w:t>
      </w:r>
      <w:commentRangeEnd w:id="374"/>
      <w:r>
        <w:commentReference w:id="374"/>
      </w:r>
    </w:p>
    <w:p w14:paraId="36D86782" w14:textId="77777777" w:rsidR="000018CD" w:rsidRPr="000018CD" w:rsidRDefault="000018CD" w:rsidP="000018CD">
      <w:r>
        <w:t xml:space="preserve">Sanchez spotted the car from a distance. She was </w:t>
      </w:r>
      <w:del w:id="12578" w:author="Editor" w:date="2026-09-25T09:00:00Z">
        <w:r>
          <w:delText xml:space="preserve">numbed</w:delText>
        </w:r>
      </w:del>
      <w:ins w:id="12579" w:author="Editor" w:date="2026-09-25T09:00:00Z">
        <w:r>
          <w:t xml:space="preserve">numb,</w:t>
        </w:r>
      </w:ins>
      <w:r>
        <w:t xml:space="preserve"> as if her feet were frozen to the ground, </w:t>
      </w:r>
      <w:del w:id="12580" w:author="Editor" w:date="2026-09-25T09:00:00Z">
        <w:r>
          <w:delText xml:space="preserve">evident from the fact that</w:delText>
        </w:r>
      </w:del>
      <w:ins w:id="12581" w:author="Editor" w:date="2026-09-25T09:00:00Z">
        <w:r>
          <w:t xml:space="preserve">and</w:t>
        </w:r>
      </w:ins>
      <w:r>
        <w:t xml:space="preserve"> despite the strong urge she failed to run towards the car to check her father</w:t>
      </w:r>
      <w:del w:id="12582" w:author="Editor (Typography)" w:date="2026-09-25T09:00:00Z">
        <w:r>
          <w:delText xml:space="preserve">'</w:delText>
        </w:r>
      </w:del>
      <w:ins w:id="12583" w:author="Editor (Typography)" w:date="2026-09-25T09:00:00Z">
        <w:r>
          <w:t xml:space="preserve">’</w:t>
        </w:r>
      </w:ins>
      <w:r>
        <w:t xml:space="preserve">s presence.</w:t>
      </w:r>
    </w:p>
    <w:p w14:paraId="2707AC96" w14:textId="77777777" w:rsidR="000018CD" w:rsidRPr="000018CD" w:rsidRDefault="000018CD" w:rsidP="000018CD">
      <w:r>
        <w:t xml:space="preserve">Benedikt’s car came to a complete halt, and Sanchez saw her father behind the car doors. He looked wearily thin. The clothes he was wearing were larger than his frame. His face was covered with a white beard and his hair appeared </w:t>
      </w:r>
      <w:del w:id="12584" w:author="Editor" w:date="2026-09-25T09:00:00Z">
        <w:r>
          <w:delText xml:space="preserve">disarrayed. He was thinned down, and his demeanor</w:delText>
        </w:r>
      </w:del>
      <w:ins w:id="12585" w:author="Editor" w:date="2026-09-25T09:00:00Z">
        <w:r>
          <w:t xml:space="preserve">dishevelled. His complexion</w:t>
        </w:r>
      </w:ins>
      <w:r>
        <w:t xml:space="preserve"> was a shade below pale. One thing that didn’t fail was his smile</w:t>
      </w:r>
      <w:del w:id="12586" w:author="Editor" w:date="2026-09-25T09:00:00Z">
        <w:r>
          <w:delText xml:space="preserve"> that was</w:delText>
        </w:r>
      </w:del>
      <w:ins w:id="12587" w:author="Editor" w:date="2026-09-25T09:00:00Z">
        <w:r>
          <w:t xml:space="preserve">, which had been</w:t>
        </w:r>
      </w:ins>
      <w:r>
        <w:t xml:space="preserve"> glued to her memories</w:t>
      </w:r>
      <w:del w:id="12588" w:author="Editor" w:date="2026-09-25T09:00:00Z">
        <w:r>
          <w:delText xml:space="preserve"> for</w:delText>
        </w:r>
      </w:del>
      <w:r>
        <w:t xml:space="preserve"> all these years since he disappeared. This time she leaped forward with all</w:t>
      </w:r>
      <w:ins w:id="12589" w:author="Editor" w:date="2026-09-25T09:00:00Z">
        <w:r>
          <w:t xml:space="preserve"> her</w:t>
        </w:r>
      </w:ins>
      <w:r>
        <w:t xml:space="preserve"> might and hugged him tightly. Tears were flowing in abundance for all the right reasons. There were no words. All that was visible </w:t>
      </w:r>
      <w:del w:id="12590" w:author="Editor" w:date="2026-09-25T09:00:00Z">
        <w:r>
          <w:delText xml:space="preserve">was</w:delText>
        </w:r>
      </w:del>
      <w:ins w:id="12591" w:author="Editor" w:date="2026-09-25T09:00:00Z">
        <w:r>
          <w:t xml:space="preserve">were</w:t>
        </w:r>
      </w:ins>
      <w:r>
        <w:t xml:space="preserve"> teary eyes and smiling faces.</w:t>
      </w:r>
    </w:p>
    <w:p w14:paraId="6C74BF78" w14:textId="77777777" w:rsidR="000018CD" w:rsidRPr="000018CD" w:rsidRDefault="000018CD" w:rsidP="000018CD">
      <w:r>
        <w:t xml:space="preserve">“Dad, you are free. We will all live together like we used to</w:t>
      </w:r>
      <w:del w:id="12592" w:author="Editor" w:date="2026-09-25T09:00:00Z">
        <w:r>
          <w:delText xml:space="preserve"> before</w:delText>
        </w:r>
      </w:del>
      <w:r>
        <w:t xml:space="preserve">.” The words found </w:t>
      </w:r>
      <w:del w:id="12593" w:author="Editor" w:date="2026-09-25T09:00:00Z">
        <w:r>
          <w:delText xml:space="preserve">its</w:delText>
        </w:r>
      </w:del>
      <w:ins w:id="12594" w:author="Editor" w:date="2026-09-25T09:00:00Z">
        <w:r>
          <w:t xml:space="preserve">their</w:t>
        </w:r>
      </w:ins>
      <w:r>
        <w:t xml:space="preserve"> way out as she spoke </w:t>
      </w:r>
      <w:del w:id="12595" w:author="Editor" w:date="2026-09-25T09:00:00Z">
        <w:r>
          <w:delText xml:space="preserve">with</w:delText>
        </w:r>
      </w:del>
      <w:ins w:id="12596" w:author="Editor" w:date="2026-09-25T09:00:00Z">
        <w:r>
          <w:t xml:space="preserve">in</w:t>
        </w:r>
      </w:ins>
      <w:r>
        <w:t xml:space="preserve"> a trembling </w:t>
      </w:r>
      <w:del w:id="12597" w:author="Editor" w:date="2026-09-25T09:00:00Z">
        <w:r>
          <w:delText xml:space="preserve">tone</w:delText>
        </w:r>
      </w:del>
      <w:ins w:id="12598" w:author="Editor" w:date="2026-09-25T09:00:00Z">
        <w:r>
          <w:t xml:space="preserve">voice</w:t>
        </w:r>
      </w:ins>
      <w:r>
        <w:t xml:space="preserve">.</w:t>
      </w:r>
    </w:p>
    <w:p w14:paraId="55E25BA6" w14:textId="77777777" w:rsidR="000018CD" w:rsidRPr="000018CD" w:rsidRDefault="000018CD" w:rsidP="000018CD">
      <w:r>
        <w:t>Her dad could manage only a few words through his choking voice, “Thank you. I never thought I would ever see you again.”</w:t>
      </w:r>
    </w:p>
    <w:p w14:paraId="67E2CF49" w14:textId="0110BF82" w:rsidR="000018CD" w:rsidRPr="000018CD" w:rsidRDefault="000018CD" w:rsidP="000018CD">
      <w:commentRangeStart w:id="375"/>
      <w:r>
        <w:t xml:space="preserve">She got in the car and </w:t>
      </w:r>
      <w:ins w:id="12599" w:author="Editor" w:date="2026-09-25T09:00:00Z">
        <w:r>
          <w:t xml:space="preserve">they </w:t>
        </w:r>
      </w:ins>
      <w:r>
        <w:t xml:space="preserve">started their journey towards </w:t>
      </w:r>
      <w:del w:id="12600" w:author="Editor" w:date="2026-09-25T09:00:00Z">
        <w:r>
          <w:delText xml:space="preserve">Liozona</w:delText>
        </w:r>
      </w:del>
      <w:ins w:id="12601" w:author="Editor" w:date="2026-09-25T09:00:00Z">
        <w:r>
          <w:t xml:space="preserve">Liozna</w:t>
        </w:r>
      </w:ins>
      <w:r>
        <w:t xml:space="preserve">. Benedikt </w:t>
      </w:r>
      <w:del w:id="12602" w:author="Editor" w:date="2026-09-25T09:00:00Z">
        <w:r>
          <w:delText xml:space="preserve">vigilance was at the extreme</w:delText>
        </w:r>
      </w:del>
      <w:ins w:id="12603" w:author="Editor" w:date="2026-09-25T09:00:00Z">
        <w:r>
          <w:t xml:space="preserve">was extremely vigilant</w:t>
        </w:r>
      </w:ins>
      <w:r>
        <w:t xml:space="preserve">.  His prudent eyes spared none. And without any untoward incident, they reached their destination.</w:t>
      </w:r>
      <w:commentRangeEnd w:id="375"/>
      <w:r>
        <w:commentReference w:id="375"/>
      </w:r>
    </w:p>
    <w:p w14:paraId="03371783" w14:textId="77777777" w:rsidR="000018CD" w:rsidRPr="000018CD" w:rsidRDefault="000018CD" w:rsidP="000018CD">
      <w:r>
        <w:t xml:space="preserve">“You should go now.” Benedikt was curt and </w:t>
      </w:r>
      <w:del w:id="12604" w:author="Editor" w:date="2026-09-25T09:00:00Z">
        <w:r>
          <w:delText xml:space="preserve">had</w:delText>
        </w:r>
      </w:del>
      <w:ins w:id="12605" w:author="Editor" w:date="2026-09-25T09:00:00Z">
        <w:r>
          <w:t xml:space="preserve">showed</w:t>
        </w:r>
      </w:ins>
      <w:r>
        <w:t xml:space="preserve"> no sign of parting remorse as he spoke for the first time since Sanchez got in the car.</w:t>
      </w:r>
    </w:p>
    <w:p w14:paraId="738DB6F5" w14:textId="77777777" w:rsidR="000018CD" w:rsidRPr="000018CD" w:rsidRDefault="000018CD" w:rsidP="000018CD">
      <w:commentRangeStart w:id="376"/>
      <w:r>
        <w:t xml:space="preserve">She </w:t>
      </w:r>
      <w:del w:id="12606" w:author="Editor" w:date="2026-09-25T09:00:00Z">
        <w:r>
          <w:delText xml:space="preserve">put</w:delText>
        </w:r>
      </w:del>
      <w:ins w:id="12607" w:author="Editor" w:date="2026-09-25T09:00:00Z">
        <w:r>
          <w:t xml:space="preserve">turned</w:t>
        </w:r>
      </w:ins>
      <w:r>
        <w:t xml:space="preserve"> a deaf ear to his instruction and instead </w:t>
      </w:r>
      <w:del w:id="12608" w:author="Editor" w:date="2026-09-25T09:00:00Z">
        <w:r>
          <w:delText xml:space="preserve">spoke</w:delText>
        </w:r>
      </w:del>
      <w:ins w:id="12609" w:author="Editor" w:date="2026-09-25T09:00:00Z">
        <w:r>
          <w:t xml:space="preserve">said</w:t>
        </w:r>
      </w:ins>
      <w:r>
        <w:t xml:space="preserve"> to her father, “Dad, Stephen is waiting for you. Maxwell has arranged all the necessary protection. Soon TransPacific will be exposed and we will </w:t>
      </w:r>
      <w:del w:id="12610" w:author="Editor" w:date="2026-09-25T09:00:00Z">
        <w:r>
          <w:delText xml:space="preserve">be all</w:delText>
        </w:r>
      </w:del>
      <w:ins w:id="12611" w:author="Editor" w:date="2026-09-25T09:00:00Z">
        <w:r>
          <w:t xml:space="preserve">all be</w:t>
        </w:r>
      </w:ins>
      <w:r>
        <w:t xml:space="preserve"> together.</w:t>
      </w:r>
      <w:del w:id="12612" w:author="Editor (Typography)" w:date="2026-09-25T09:00:00Z">
        <w:r>
          <w:delText xml:space="preserve">"</w:delText>
        </w:r>
      </w:del>
      <w:ins w:id="12613" w:author="Editor (Typography)" w:date="2026-09-25T09:00:00Z">
        <w:r>
          <w:t xml:space="preserve">”</w:t>
        </w:r>
      </w:ins>
      <w:commentRangeEnd w:id="376"/>
      <w:r>
        <w:commentReference w:id="376"/>
      </w:r>
    </w:p>
    <w:p w14:paraId="1EB0C1F4" w14:textId="77777777" w:rsidR="000018CD" w:rsidRPr="000018CD" w:rsidRDefault="000018CD" w:rsidP="000018CD">
      <w:r>
        <w:t xml:space="preserve">She took a deep breath and continued, </w:t>
      </w:r>
      <w:del w:id="12614" w:author="Editor (Typography)" w:date="2026-09-25T09:00:00Z">
        <w:r>
          <w:delText xml:space="preserve">"</w:delText>
        </w:r>
      </w:del>
      <w:ins w:id="12615" w:author="Editor (Typography)" w:date="2026-09-25T09:00:00Z">
        <w:r>
          <w:t xml:space="preserve">“</w:t>
        </w:r>
      </w:ins>
      <w:r>
        <w:t xml:space="preserve">You need to walk across the </w:t>
      </w:r>
      <w:del w:id="12616" w:author="Editor" w:date="2026-09-25T09:00:00Z">
        <w:r>
          <w:delText xml:space="preserve">street</w:delText>
        </w:r>
      </w:del>
      <w:ins w:id="12617" w:author="Editor" w:date="2026-09-25T09:00:00Z">
        <w:r>
          <w:t xml:space="preserve">border</w:t>
        </w:r>
      </w:ins>
      <w:r>
        <w:t xml:space="preserve"> alone. I can</w:t>
      </w:r>
      <w:del w:id="12618" w:author="Editor (Typography)" w:date="2026-09-25T09:00:00Z">
        <w:r>
          <w:delText xml:space="preserve">'</w:delText>
        </w:r>
      </w:del>
      <w:ins w:id="12619" w:author="Editor (Typography)" w:date="2026-09-25T09:00:00Z">
        <w:r>
          <w:t xml:space="preserve">’</w:t>
        </w:r>
      </w:ins>
      <w:r>
        <w:t xml:space="preserve">t come now as I need to take care of a few things.</w:t>
      </w:r>
      <w:del w:id="12620" w:author="Editor (Typography)" w:date="2026-09-25T09:00:00Z">
        <w:r>
          <w:delText xml:space="preserve">"</w:delText>
        </w:r>
      </w:del>
      <w:ins w:id="12621" w:author="Editor (Typography)" w:date="2026-09-25T09:00:00Z">
        <w:r>
          <w:t xml:space="preserve">”</w:t>
        </w:r>
      </w:ins>
    </w:p>
    <w:p w14:paraId="7E0D7C3D" w14:textId="77777777" w:rsidR="000018CD" w:rsidRPr="000018CD" w:rsidRDefault="000018CD" w:rsidP="000018CD">
      <w:r>
        <w:t xml:space="preserve">His countenance displayed a </w:t>
      </w:r>
      <w:del w:id="12622" w:author="Editor" w:date="2026-09-25T09:00:00Z">
        <w:r>
          <w:delText xml:space="preserve">worrisome outlook, and with a disconcerted tone,</w:delText>
        </w:r>
      </w:del>
      <w:ins w:id="12623" w:author="Editor" w:date="2026-09-25T09:00:00Z">
        <w:r>
          <w:t xml:space="preserve">worried look, and</w:t>
        </w:r>
      </w:ins>
      <w:r>
        <w:t xml:space="preserve"> he said, “I am sure you have a reason. Don’t make me wait for long this time.”</w:t>
      </w:r>
    </w:p>
    <w:p w14:paraId="66641EC1" w14:textId="77777777" w:rsidR="000018CD" w:rsidRPr="000018CD" w:rsidRDefault="000018CD" w:rsidP="000018CD">
      <w:commentRangeStart w:id="377"/>
      <w:del w:id="12624" w:author="Editor" w:date="2026-09-25T09:00:00Z">
        <w:r>
          <w:delText xml:space="preserve">The time</w:delText>
        </w:r>
      </w:del>
      <w:ins w:id="12625" w:author="Editor" w:date="2026-09-25T09:00:00Z">
        <w:r>
          <w:t xml:space="preserve">Time</w:t>
        </w:r>
      </w:ins>
      <w:r>
        <w:t xml:space="preserve"> halted and they hugged for </w:t>
      </w:r>
      <w:ins w:id="12626" w:author="Editor" w:date="2026-09-25T09:00:00Z">
        <w:r>
          <w:t xml:space="preserve">a </w:t>
        </w:r>
      </w:ins>
      <w:r>
        <w:t xml:space="preserve">long</w:t>
      </w:r>
      <w:ins w:id="12627" w:author="Editor" w:date="2026-09-25T09:00:00Z">
        <w:r>
          <w:t xml:space="preserve"> while</w:t>
        </w:r>
      </w:ins>
      <w:r>
        <w:t xml:space="preserve">. They parted with reluctance and slowly Daniel walked away, disappearing along the road as it bent away from her vision. She leaped forward and from a distance saw the faint image of Stephen. Once convinced </w:t>
      </w:r>
      <w:del w:id="12628" w:author="Editor" w:date="2026-09-25T09:00:00Z">
        <w:r>
          <w:delText xml:space="preserve">about his</w:delText>
        </w:r>
      </w:del>
      <w:ins w:id="12629" w:author="Editor" w:date="2026-09-25T09:00:00Z">
        <w:r>
          <w:t xml:space="preserve">of her father’s</w:t>
        </w:r>
      </w:ins>
      <w:r>
        <w:t xml:space="preserve"> safety, she dashed back to the car and took the seat next to </w:t>
      </w:r>
      <w:del w:id="12630" w:author="Editor" w:date="2026-09-25T09:00:00Z">
        <w:r>
          <w:delText xml:space="preserve">him</w:delText>
        </w:r>
      </w:del>
      <w:ins w:id="12631" w:author="Editor" w:date="2026-09-25T09:00:00Z">
        <w:r>
          <w:t xml:space="preserve">Benedikt</w:t>
        </w:r>
      </w:ins>
      <w:r>
        <w:t xml:space="preserve">.</w:t>
      </w:r>
      <w:commentRangeEnd w:id="377"/>
      <w:r>
        <w:commentReference w:id="377"/>
      </w:r>
    </w:p>
    <w:p w14:paraId="29FCAFDA" w14:textId="77777777" w:rsidR="000018CD" w:rsidRPr="000018CD" w:rsidRDefault="000018CD" w:rsidP="000018CD">
      <w:r>
        <w:t>Benedikt was frozen as if lightning had struck him. He kept staring at her with astonishment.</w:t>
      </w:r>
    </w:p>
    <w:p w14:paraId="5DF2FA96" w14:textId="77777777" w:rsidR="000018CD" w:rsidRPr="000018CD" w:rsidRDefault="000018CD" w:rsidP="000018CD">
      <w:r>
        <w:t xml:space="preserve">She had a wry smile as she </w:t>
      </w:r>
      <w:del w:id="12632" w:author="Editor" w:date="2026-09-25T09:00:00Z">
        <w:r>
          <w:delText xml:space="preserve">spoke</w:delText>
        </w:r>
      </w:del>
      <w:ins w:id="12633" w:author="Editor" w:date="2026-09-25T09:00:00Z">
        <w:r>
          <w:t xml:space="preserve">said</w:t>
        </w:r>
      </w:ins>
      <w:r>
        <w:t xml:space="preserve">, </w:t>
      </w:r>
      <w:del w:id="12634" w:author="Editor (Typography)" w:date="2026-09-25T09:00:00Z">
        <w:r>
          <w:delText xml:space="preserve">"</w:delText>
        </w:r>
      </w:del>
      <w:ins w:id="12635" w:author="Editor (Typography)" w:date="2026-09-25T09:00:00Z">
        <w:r>
          <w:t xml:space="preserve">“</w:t>
        </w:r>
      </w:ins>
      <w:r>
        <w:t xml:space="preserve">After what you did to the Russians</w:t>
      </w:r>
      <w:ins w:id="12636" w:author="Editor" w:date="2026-09-25T09:00:00Z">
        <w:r>
          <w:t xml:space="preserve">,</w:t>
        </w:r>
      </w:ins>
      <w:r>
        <w:t xml:space="preserve"> they </w:t>
      </w:r>
      <w:del w:id="12637" w:author="Editor" w:date="2026-09-25T09:00:00Z">
        <w:r>
          <w:delText xml:space="preserve">wouldn’t</w:delText>
        </w:r>
      </w:del>
      <w:ins w:id="12638" w:author="Editor" w:date="2026-09-25T09:00:00Z">
        <w:r>
          <w:t xml:space="preserve">won’t</w:t>
        </w:r>
      </w:ins>
      <w:r>
        <w:t xml:space="preserve"> spare you. I am not worried about TransPacific</w:t>
      </w:r>
      <w:del w:id="12639" w:author="Editor" w:date="2026-09-25T09:00:00Z">
        <w:r>
          <w:delText xml:space="preserve">, within</w:delText>
        </w:r>
      </w:del>
      <w:ins w:id="12640" w:author="Editor" w:date="2026-09-25T09:00:00Z">
        <w:r>
          <w:t xml:space="preserve">. Within</w:t>
        </w:r>
      </w:ins>
      <w:r>
        <w:t xml:space="preserve"> the next 24 hours it will be busted, but the Russians </w:t>
      </w:r>
      <w:del w:id="12641" w:author="Editor" w:date="2026-09-25T09:00:00Z">
        <w:r>
          <w:delText xml:space="preserve">would be at</w:delText>
        </w:r>
      </w:del>
      <w:ins w:id="12642" w:author="Editor" w:date="2026-09-25T09:00:00Z">
        <w:r>
          <w:t xml:space="preserve">will be on the</w:t>
        </w:r>
      </w:ins>
      <w:r>
        <w:t xml:space="preserve"> loose.”</w:t>
      </w:r>
    </w:p>
    <w:p w14:paraId="4D8435C4" w14:textId="77777777" w:rsidR="000018CD" w:rsidRPr="000018CD" w:rsidRDefault="000018CD" w:rsidP="000018CD">
      <w:commentRangeStart w:id="378"/>
      <w:r>
        <w:t xml:space="preserve">Benedikt had a puzzled look as Sanchez continued</w:t>
      </w:r>
      <w:del w:id="12643" w:author="Editor" w:date="2026-09-25T09:00:00Z">
        <w:r>
          <w:delText xml:space="preserve"> further</w:delText>
        </w:r>
      </w:del>
      <w:r>
        <w:t xml:space="preserve">, “I </w:t>
      </w:r>
      <w:del w:id="12644" w:author="Editor" w:date="2026-09-25T09:00:00Z">
        <w:r>
          <w:delText xml:space="preserve">had</w:delText>
        </w:r>
      </w:del>
      <w:ins w:id="12645" w:author="Editor" w:date="2026-09-25T09:00:00Z">
        <w:r>
          <w:t xml:space="preserve">have</w:t>
        </w:r>
      </w:ins>
      <w:r>
        <w:t xml:space="preserve"> collected enough evidence against them</w:t>
      </w:r>
      <w:ins w:id="12646" w:author="Editor" w:date="2026-09-25T09:00:00Z">
        <w:r>
          <w:t xml:space="preserve">,</w:t>
        </w:r>
      </w:ins>
      <w:r>
        <w:t xml:space="preserve"> and I am sure my father </w:t>
      </w:r>
      <w:del w:id="12647" w:author="Editor" w:date="2026-09-25T09:00:00Z">
        <w:r>
          <w:delText xml:space="preserve">should have a few</w:delText>
        </w:r>
      </w:del>
      <w:ins w:id="12648" w:author="Editor" w:date="2026-09-25T09:00:00Z">
        <w:r>
          <w:t xml:space="preserve">has</w:t>
        </w:r>
      </w:ins>
      <w:r>
        <w:t xml:space="preserve"> more. Maxwell will have it all. Let us get out of this place before the Russians come looking for us.</w:t>
      </w:r>
      <w:del w:id="12649" w:author="Editor (Typography)" w:date="2026-09-25T09:00:00Z">
        <w:r>
          <w:delText xml:space="preserve">"</w:delText>
        </w:r>
      </w:del>
      <w:ins w:id="12650" w:author="Editor (Typography)" w:date="2026-09-25T09:00:00Z">
        <w:r>
          <w:t xml:space="preserve">”</w:t>
        </w:r>
      </w:ins>
      <w:commentRangeEnd w:id="378"/>
      <w:r>
        <w:commentReference w:id="378"/>
      </w:r>
    </w:p>
    <w:p w14:paraId="640F81E8" w14:textId="77777777" w:rsidR="000018CD" w:rsidRPr="000018CD" w:rsidRDefault="000018CD" w:rsidP="000018CD">
      <w:del w:id="12651" w:author="Editor (Typography)" w:date="2026-09-25T09:00:00Z">
        <w:r>
          <w:delText xml:space="preserve">"</w:delText>
        </w:r>
      </w:del>
      <w:ins w:id="12652" w:author="Editor (Typography)" w:date="2026-09-25T09:00:00Z">
        <w:r>
          <w:t xml:space="preserve">“</w:t>
        </w:r>
      </w:ins>
      <w:r>
        <w:t xml:space="preserve">Us?</w:t>
      </w:r>
      <w:del w:id="12653" w:author="Editor (Typography)" w:date="2026-09-25T09:00:00Z">
        <w:r>
          <w:delText xml:space="preserve">"</w:delText>
        </w:r>
      </w:del>
      <w:ins w:id="12654" w:author="Editor (Typography)" w:date="2026-09-25T09:00:00Z">
        <w:r>
          <w:t xml:space="preserve">”</w:t>
        </w:r>
      </w:ins>
      <w:r>
        <w:t xml:space="preserve"> Benedikt was still in a shocked state.</w:t>
      </w:r>
    </w:p>
    <w:p w14:paraId="41F79C17" w14:textId="77777777" w:rsidR="000018CD" w:rsidRPr="000018CD" w:rsidRDefault="000018CD" w:rsidP="000018CD">
      <w:commentRangeStart w:id="379"/>
      <w:r>
        <w:t xml:space="preserve">“Yes</w:t>
      </w:r>
      <w:ins w:id="12655" w:author="Editor" w:date="2026-09-25T09:00:00Z">
        <w:r>
          <w:t xml:space="preserve">,</w:t>
        </w:r>
      </w:ins>
      <w:r>
        <w:t xml:space="preserve"> us. Provided you are willing to tolerate this abstruse person.” </w:t>
      </w:r>
      <w:del w:id="12656" w:author="Editor" w:date="2026-09-25T09:00:00Z">
        <w:r>
          <w:delText xml:space="preserve">she</w:delText>
        </w:r>
      </w:del>
      <w:ins w:id="12657" w:author="Editor" w:date="2026-09-25T09:00:00Z">
        <w:r>
          <w:t xml:space="preserve">She</w:t>
        </w:r>
      </w:ins>
      <w:r>
        <w:t xml:space="preserve"> had that mischievous smile on her face, which he </w:t>
      </w:r>
      <w:del w:id="12658" w:author="Editor" w:date="2026-09-25T09:00:00Z">
        <w:r>
          <w:delText xml:space="preserve">was quite aware of</w:delText>
        </w:r>
      </w:del>
      <w:ins w:id="12659" w:author="Editor" w:date="2026-09-25T09:00:00Z">
        <w:r>
          <w:t xml:space="preserve">knew well</w:t>
        </w:r>
      </w:ins>
      <w:r>
        <w:t xml:space="preserve">.</w:t>
      </w:r>
      <w:commentRangeEnd w:id="379"/>
      <w:r>
        <w:commentReference w:id="379"/>
      </w:r>
    </w:p>
    <w:p w14:paraId="532BED08" w14:textId="77777777" w:rsidR="000018CD" w:rsidRPr="000018CD" w:rsidRDefault="000018CD" w:rsidP="000018CD">
      <w:commentRangeStart w:id="380"/>
      <w:r>
        <w:t xml:space="preserve">Benedikt’s joy had no boundaries</w:t>
      </w:r>
      <w:del w:id="12660" w:author="Editor" w:date="2026-09-25T09:00:00Z">
        <w:r>
          <w:delText xml:space="preserve">, “Yes</w:delText>
        </w:r>
      </w:del>
      <w:ins w:id="12661" w:author="Editor" w:date="2026-09-25T09:00:00Z">
        <w:r>
          <w:t xml:space="preserve">. “Yes,</w:t>
        </w:r>
      </w:ins>
      <w:r>
        <w:t xml:space="preserve"> and for a lifetime.”</w:t>
      </w:r>
      <w:del w:id="12662" w:author="Editor" w:date="2026-09-25T09:00:00Z">
        <w:r>
          <w:delText xml:space="preserve"> He cried with an undisputed ecstasy in that elated tone.</w:delText>
        </w:r>
      </w:del>
      <w:commentRangeEnd w:id="380"/>
      <w:r>
        <w:commentReference w:id="380"/>
      </w:r>
    </w:p>
    <w:p w14:paraId="5F5CC896" w14:textId="11E9B46D" w:rsidR="00426A45" w:rsidRPr="000018CD" w:rsidRDefault="000018CD" w:rsidP="000018CD">
      <w:commentRangeStart w:id="381"/>
      <w:r>
        <w:t xml:space="preserve">“When you were not around</w:t>
      </w:r>
      <w:del w:id="12663" w:author="Editor" w:date="2026-09-25T09:00:00Z">
        <w:r>
          <w:delText xml:space="preserve"> your</w:delText>
        </w:r>
      </w:del>
      <w:ins w:id="12664" w:author="Editor" w:date="2026-09-25T09:00:00Z">
        <w:r>
          <w:t xml:space="preserve">,</w:t>
        </w:r>
      </w:ins>
      <w:r>
        <w:t xml:space="preserve"> illusions</w:t>
      </w:r>
      <w:ins w:id="12665" w:author="Editor" w:date="2026-09-25T09:00:00Z">
        <w:r>
          <w:t xml:space="preserve"> of you</w:t>
        </w:r>
      </w:ins>
      <w:r>
        <w:t xml:space="preserve"> comforted me</w:t>
      </w:r>
      <w:ins w:id="12666" w:author="Editor" w:date="2026-09-25T09:00:00Z">
        <w:r>
          <w:t xml:space="preserve">,</w:t>
        </w:r>
      </w:ins>
      <w:r>
        <w:t xml:space="preserve"> and now that you are here</w:t>
      </w:r>
      <w:ins w:id="12667" w:author="Editor" w:date="2026-09-25T09:00:00Z">
        <w:r>
          <w:t xml:space="preserve">,</w:t>
        </w:r>
      </w:ins>
      <w:r>
        <w:t xml:space="preserve"> my endearment for you is beyond any comprehension</w:t>
      </w:r>
      <w:del w:id="12668" w:author="Editor" w:date="2026-09-25T09:00:00Z">
        <w:r>
          <w:delText xml:space="preserve">.</w:delText>
        </w:r>
      </w:del>
      <w:ins w:id="12669" w:author="Editor" w:date="2026-09-25T09:00:00Z">
        <w:r>
          <w:t xml:space="preserve">,</w:t>
        </w:r>
      </w:ins>
      <w:del w:id="12670" w:author="Editor (Typography)" w:date="2026-09-25T09:00:00Z">
        <w:r>
          <w:delText xml:space="preserve">"</w:delText>
        </w:r>
      </w:del>
      <w:ins w:id="12671" w:author="Editor (Typography)" w:date="2026-09-25T09:00:00Z">
        <w:r>
          <w:t xml:space="preserve">”</w:t>
        </w:r>
      </w:ins>
      <w:r>
        <w:t xml:space="preserve"> Benedikt </w:t>
      </w:r>
      <w:del w:id="12672" w:author="Editor" w:date="2026-09-25T09:00:00Z">
        <w:r>
          <w:delText xml:space="preserve">expressed</w:delText>
        </w:r>
      </w:del>
      <w:ins w:id="12673" w:author="Editor" w:date="2026-09-25T09:00:00Z">
        <w:r>
          <w:t xml:space="preserve">said</w:t>
        </w:r>
      </w:ins>
      <w:r>
        <w:t xml:space="preserve"> without any </w:t>
      </w:r>
      <w:del w:id="12674" w:author="Editor" w:date="2026-09-25T09:00:00Z">
        <w:r>
          <w:delText xml:space="preserve">inhabitations</w:delText>
        </w:r>
      </w:del>
      <w:ins w:id="12675" w:author="Editor" w:date="2026-09-25T09:00:00Z">
        <w:r>
          <w:t xml:space="preserve">inhibitions</w:t>
        </w:r>
      </w:ins>
      <w:r>
        <w:t xml:space="preserve">. He was hopeful the tides would turn</w:t>
      </w:r>
      <w:del w:id="12676" w:author="Editor" w:date="2026-09-25T09:00:00Z">
        <w:r>
          <w:delText xml:space="preserve"> and soon she would accept his love</w:delText>
        </w:r>
      </w:del>
      <w:r>
        <w:t xml:space="preserve">. The scattered clouds slowly engulfed the sun</w:t>
      </w:r>
      <w:ins w:id="12677" w:author="Editor" w:date="2026-09-25T09:00:00Z">
        <w:r>
          <w:t xml:space="preserve">,</w:t>
        </w:r>
      </w:ins>
      <w:r>
        <w:t xml:space="preserve"> forming floating shadows over the vast valley of </w:t>
      </w:r>
      <w:del w:id="12678" w:author="Editor" w:date="2026-09-25T09:00:00Z">
        <w:r>
          <w:delText xml:space="preserve">wildness</w:delText>
        </w:r>
      </w:del>
      <w:ins w:id="12679" w:author="Editor" w:date="2026-09-25T09:00:00Z">
        <w:r>
          <w:t xml:space="preserve">wilderness</w:t>
        </w:r>
      </w:ins>
      <w:r>
        <w:t xml:space="preserve">. They had a few hurdles to cross, some barriers to dodge and many places to visit before they could repose.</w:t>
      </w:r>
      <w:commentRangeEnd w:id="381"/>
      <w:r>
        <w:commentReference w:id="381"/>
      </w:r>
    </w:p>
    <w:sectPr w:rsidR="00426A45" w:rsidRPr="000018CD">
      <w:headerReference w:type="default" r:id="rId8"/>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Editor" w:date="2026-09-25T09:00:00Z" w:initials="Ed">
    <w:p>
      <w:r>
        <w:annotationRef/>
      </w:r>
      <w:r>
        <w:t xml:space="preserve">Continuity: Time changed from 6:00 AM to 8:00 AM. Sunrise in Scotland in mid-February is close to 8:00, and the chapter has a bright dawn sun and streets full of people going to mass.</w:t>
      </w:r>
    </w:p>
  </w:comment>
  <w:comment w:id="1" w:author="Editor" w:date="2026-09-25T09:00:00Z" w:initials="Ed">
    <w:p>
      <w:r>
        <w:annotationRef/>
      </w:r>
      <w:r>
        <w:t xml:space="preserve">Cut: This is the first paragraph an agent will read, so I have trimmed it by deletion: the 'tincture' clause, 'black in color', and the beast simile, which pulled against the car standing still like a landmark. The haar, the brume and the sun's game all stay.</w:t>
      </w:r>
    </w:p>
  </w:comment>
  <w:comment w:id="2" w:author="Editor" w:date="2026-09-25T09:00:00Z" w:initials="Ed">
    <w:p>
      <w:r>
        <w:annotationRef/>
      </w:r>
      <w:r>
        <w:t xml:space="preserve">Continuity: 'in her early teens' is now 'at sixteen'. That fixes her age for the whole book: 16 here, 18 in Ayr in 2012, 20 at the casino in April 2014. It matters for the scene in ch 3.</w:t>
      </w:r>
    </w:p>
  </w:comment>
  <w:comment w:id="3" w:author="Editor" w:date="2026-09-25T09:00:00Z" w:initials="Ed">
    <w:p>
      <w:r>
        <w:annotationRef/>
      </w:r>
      <w:r>
        <w:t xml:space="preserve">Query: Stephen and the mother are not at this breakfast, but later chapters depend on 'Mom, dad, brother and me'. One clause here would plant them. Peanut butter sandwiches also read as American for a Scottish Sunday; morning rolls would suit the setting.</w:t>
      </w:r>
    </w:p>
  </w:comment>
  <w:comment w:id="4" w:author="Editor" w:date="2026-09-25T09:00:00Z" w:initials="Ed">
    <w:p>
      <w:r>
        <w:annotationRef/>
      </w:r>
      <w:r>
        <w:t xml:space="preserve">Note: The window game is a lovely touch. Only the wording around it has been corrected.</w:t>
      </w:r>
    </w:p>
  </w:comment>
  <w:comment w:id="5" w:author="Editor" w:date="2026-09-25T09:00:00Z" w:initials="Ed">
    <w:p>
      <w:r>
        <w:annotationRef/>
      </w:r>
      <w:r>
        <w:t xml:space="preserve">Suggestion: The Range Rover never meets the father on the page. A line showing that he did not come back from the bakery would give this forecast something to rest on.</w:t>
      </w:r>
    </w:p>
  </w:comment>
  <w:comment w:id="6" w:author="Editor" w:date="2026-09-25T09:00:00Z" w:initials="Ed">
    <w:p>
      <w:r>
        <w:annotationRef/>
      </w:r>
      <w:r>
        <w:t xml:space="preserve">Continuity: Stockholm is in Sweden. The town is now Helsingør, about 45 minutes by train from Copenhagen, which fits the later journey and the 16th-century palace. The date moves to 14 April so that the Zurich and Lisbon dates line up. The same change is made in every Denmark dateline.</w:t>
      </w:r>
    </w:p>
  </w:comment>
  <w:comment w:id="7" w:author="Editor" w:date="2026-09-25T09:00:00Z" w:initials="Ed">
    <w:p>
      <w:r>
        <w:annotationRef/>
      </w:r>
      <w:r>
        <w:t xml:space="preserve">Continuity: 'in her late teens' is now 'about twenty'. I have also cut 'her full breasts were tantalizing'. On the first pages an agent reads, that line risks setting the wrong tone; the bare back, the gown and the scarf keep her allure.</w:t>
      </w:r>
    </w:p>
  </w:comment>
  <w:comment w:id="8" w:author="Editor" w:date="2026-09-25T09:00:00Z" w:initials="Ed">
    <w:p>
      <w:r>
        <w:annotationRef/>
      </w:r>
      <w:r>
        <w:t xml:space="preserve">Query: Earlier in this chapter he went up in the lift in a cobalt Versace suit; here he arrives at the casino door in a tux. A clause saying he came back down, changed, would close the gap.</w:t>
      </w:r>
    </w:p>
  </w:comment>
  <w:comment w:id="9" w:author="Editor" w:date="2026-09-25T09:00:00Z" w:initials="Ed">
    <w:p>
      <w:r>
        <w:annotationRef/>
      </w:r>
      <w:r>
        <w:t xml:space="preserve">Continuity: Rita's read in the paragraphs from “Looks like it’s Alberto’s day…” to “Alberto shifted his posture, and…” depends on Alberto crossing his legs from the start in the first hand and only after seeing his cards in the second. In your draft, he crossed them after seeing his cards in the first hand too, so here he is already sitting cross-legged.</w:t>
      </w:r>
    </w:p>
  </w:comment>
  <w:comment w:id="10" w:author="Editor" w:date="2026-09-25T09:00:00Z" w:initials="Ed">
    <w:p>
      <w:r>
        <w:annotationRef/>
      </w:r>
      <w:r>
        <w:t xml:space="preserve">Fact: The first hand was impossible. Alberto's straight flush needed the eight and nine of spades, which Benedikt held, and Benedikt had only four cards. Benedikt now has a pair of aces with the eight of clubs, nine of diamonds and two of hearts, Alberto has the six to ten of spades, and both hands are shown before the winner is named.</w:t>
      </w:r>
    </w:p>
  </w:comment>
  <w:comment w:id="11" w:author="Editor" w:date="2026-09-25T09:00:00Z" w:initials="Ed">
    <w:p>
      <w:r>
        <w:annotationRef/>
      </w:r>
      <w:r>
        <w:t xml:space="preserve">Query: 'especially like me' is unclear. I have read it as 'as I do' (he admires a mind like his own). If you meant 'especially for me', please change it.</w:t>
      </w:r>
    </w:p>
  </w:comment>
  <w:comment w:id="12" w:author="Editor" w:date="2026-09-25T09:00:00Z" w:initials="Ed">
    <w:p>
      <w:r>
        <w:annotationRef/>
      </w:r>
      <w:r>
        <w:t xml:space="preserve">Suggestion: The betting figures in this hand are hard to follow. I have made Alberto raise the stake 'by' one million so the pot of seven and a half million adds up. Consider keeping only the opening stake and the final pot, and giving the space to Rita reading Alberto, which is the best idea in the chapter.</w:t>
      </w:r>
    </w:p>
  </w:comment>
  <w:comment w:id="13" w:author="Editor" w:date="2026-09-25T09:00:00Z" w:initials="Ed">
    <w:p>
      <w:r>
        <w:annotationRef/>
      </w:r>
      <w:r>
        <w:t xml:space="preserve">Fact: The pot is now 'over twenty million'. After losing about three and a half million in the first hand, Benedikt could not win thirty-five million with an all-in.</w:t>
      </w:r>
    </w:p>
  </w:comment>
  <w:comment w:id="14" w:author="Editor" w:date="2026-09-25T09:00:00Z" w:initials="Ed">
    <w:p>
      <w:r>
        <w:annotationRef/>
      </w:r>
      <w:r>
        <w:t xml:space="preserve">Fact: Kings and queens (a full house) would beat Benedikt's straight. Alberto now has three kings, which loses to the straight and fits Rita's read, 'He has the cards, but not high in the order'.</w:t>
      </w:r>
    </w:p>
  </w:comment>
  <w:comment w:id="15" w:author="Editor" w:date="2026-09-25T09:00:00Z" w:initials="Ed">
    <w:p>
      <w:r>
        <w:annotationRef/>
      </w:r>
      <w:r>
        <w:t xml:space="preserve">Fact: Alberto won the first hand, so he has more chips than Benedikt and cannot be knocked out by this all-in. 'Out of the game' is now 'badly weakened'.</w:t>
      </w:r>
    </w:p>
  </w:comment>
  <w:comment w:id="16" w:author="Editor" w:date="2026-09-25T09:00:00Z" w:initials="Ed">
    <w:p>
      <w:r>
        <w:annotationRef/>
      </w:r>
      <w:r>
        <w:t xml:space="preserve">Continuity: A 16th-century palace (the paragraph beginning “The streets were bustling with…”) with a 15th floor and high-speed lifts will puzzle readers. Consider putting the suite in a modern wing behind the old palace.</w:t>
      </w:r>
    </w:p>
  </w:comment>
  <w:comment w:id="17" w:author="Editor" w:date="2026-09-25T09:00:00Z" w:initials="Ed">
    <w:p>
      <w:r>
        <w:annotationRef/>
      </w:r>
      <w:r>
        <w:t xml:space="preserve">Continuity: 'four years' of planning here, but 'For the past two years' in the paragraph beginning “There she was in Benedikt’s…” in ch 3. 'Four years of planning, two of them in Ayr' would reconcile them.</w:t>
      </w:r>
    </w:p>
  </w:comment>
  <w:comment w:id="18" w:author="Editor" w:date="2026-09-25T09:00:00Z" w:initials="Ed">
    <w:p>
      <w:r>
        <w:annotationRef/>
      </w:r>
      <w:r>
        <w:t xml:space="preserve">Continuity: Dateline changed from Stockholm to Helsingør (Stockholm is in Sweden, and the text calls this a small Danish town), and the date moved to the 14th. The Denmark sequence moves forward two days so that the Zurich arrival falls the day before the 17 April Lisbon flight. The datelines of ch4, ch5 and ch6 move in the same way, and Kronor becomes kroner throughout.</w:t>
      </w:r>
    </w:p>
  </w:comment>
  <w:comment w:id="19" w:author="Editor" w:date="2026-09-25T09:00:00Z" w:initials="Ed">
    <w:p>
      <w:r>
        <w:annotationRef/>
      </w:r>
      <w:r>
        <w:t xml:space="preserve">Continuity: 'For the past two years' here, but the end of ch2 speaks of 'four years of meticulous planning'. Four years fits 2010 to 2014 and two years fits the Ayr period. Consider 'four years of planning, two of them spent on this hotel', or settle on one number.</w:t>
      </w:r>
    </w:p>
  </w:comment>
  <w:comment w:id="20" w:author="Editor" w:date="2026-09-25T09:00:00Z" w:initials="Ed">
    <w:p>
      <w:r>
        <w:annotationRef/>
      </w:r>
      <w:r>
        <w:t xml:space="preserve">Note: In this paragraph I have corrected word errors only and added nothing. 'filthiness' is cut as the wrong word for the moment, 'caressed her lips' becomes 'kissed her', and 'passionate verve' becomes 'grew passionate'.</w:t>
      </w:r>
    </w:p>
  </w:comment>
  <w:comment w:id="21" w:author="Editor" w:date="2026-09-25T09:00:00Z" w:initials="Ed">
    <w:p>
      <w:r>
        <w:annotationRef/>
      </w:r>
      <w:r>
        <w:t xml:space="preserve">Cut: I have deleted 'He ogled her for a few seconds, long enough to arouse her', 'With passion and lust, his tongue started exploring her body inch by inch' and 'she submitted herself to his unfathomable desires'. The scene and its events are unchanged and nothing has been added. Agents and publishers now routinely flag lines that present the heroine through the man's appraising or possessive eye, and in a scene told from her side these read as his view rather than hers.</w:t>
      </w:r>
    </w:p>
  </w:comment>
  <w:comment w:id="22" w:author="Editor" w:date="2026-09-25T09:00:00Z" w:initials="Ed">
    <w:p>
      <w:r>
        <w:annotationRef/>
      </w:r>
      <w:r>
        <w:t xml:space="preserve">Continuity: The sedative lotion (next paragraph) is never applied on the page, though in ch7 the doctor says it was on his lips. One sentence of yours here would plant it. I have not added it.</w:t>
      </w:r>
    </w:p>
  </w:comment>
  <w:comment w:id="23" w:author="Editor" w:date="2026-09-25T09:00:00Z" w:initials="Ed">
    <w:p>
      <w:r>
        <w:annotationRef/>
      </w:r>
      <w:r>
        <w:t xml:space="preserve">Continuity: Wake time moved from 'past 2:00 AM' to 'a little past 1:00 AM'. Between waking and 2:20 she changes, opens the briefcase, photographs the map, finds the wallet and spends fifteen minutes on the glass, and in ch6 the bellman puts her departure at 2:30.</w:t>
      </w:r>
    </w:p>
  </w:comment>
  <w:comment w:id="24" w:author="Editor" w:date="2026-09-25T09:00:00Z" w:initials="Ed">
    <w:p>
      <w:r>
        <w:annotationRef/>
      </w:r>
      <w:r>
        <w:t xml:space="preserve">Fact: A hairpin will not open a combination briefcase, and in ch6 Benedikt opens it with 'the number combination'. Consider a thin blade from the gown, or have her watch him dial it earlier in the evening.</w:t>
      </w:r>
    </w:p>
  </w:comment>
  <w:comment w:id="25" w:author="Editor" w:date="2026-09-25T09:00:00Z" w:initials="Ed">
    <w:p>
      <w:r>
        <w:annotationRef/>
      </w:r>
      <w:r>
        <w:t xml:space="preserve">Continuity: She leaves the custom-made gown, with its sewn-in compartments, in his bathroom cabinet, yet in ch6 Benedikt searches the suite, finds 'nothing was missing' and never comes across it. Either she takes it with her, or he finds it and it becomes a lead.</w:t>
      </w:r>
    </w:p>
  </w:comment>
  <w:comment w:id="26" w:author="Editor" w:date="2026-09-25T09:00:00Z" w:initials="Ed">
    <w:p>
      <w:r>
        <w:annotationRef/>
      </w:r>
      <w:r>
        <w:t xml:space="preserve">Query: 'hinges of the building frame' here and 'the hinge of a bulging shell' in the next paragraph. Do you mean ledges or stone mouldings? A hinge is the pivot of a door. Left as written until you confirm.</w:t>
      </w:r>
    </w:p>
  </w:comment>
  <w:comment w:id="27" w:author="Editor" w:date="2026-09-25T09:00:00Z" w:initials="Ed">
    <w:p>
      <w:r>
        <w:annotationRef/>
      </w:r>
      <w:r>
        <w:t xml:space="preserve">Note: The birds bursting off the ledge and the guest who looks out and goes back to sleep make a lively, specific set piece. Kept intact apart from grammar, and split into two paragraphs at the point where she is back inside her room.</w:t>
      </w:r>
    </w:p>
  </w:comment>
  <w:comment w:id="28" w:author="Editor" w:date="2026-09-25T09:00:00Z" w:initials="Ed">
    <w:p>
      <w:r>
        <w:annotationRef/>
      </w:r>
      <w:r>
        <w:t xml:space="preserve">Fact: Helsingør had no tram in 2014 (Denmark's only tram lines opened in Aarhus and Odense in 2017 and 2022), so 'tram' becomes 'bus'. Ten kroner is about a pound, too small a tip at that hour, so it is now a hundred kroner.</w:t>
      </w:r>
    </w:p>
  </w:comment>
  <w:comment w:id="29" w:author="Editor" w:date="2026-09-25T09:00:00Z" w:initials="Ed">
    <w:p>
      <w:r>
        <w:annotationRef/>
      </w:r>
      <w:r>
        <w:t xml:space="preserve">Continuity: 'in half hour' becomes 'in an hour' to agree with 'After an hour-long wait' below. Danish stations number their tracks, so 'platform F' in the previous paragraph is now 'platform 2'.</w:t>
      </w:r>
    </w:p>
  </w:comment>
  <w:comment w:id="30" w:author="Editor" w:date="2026-09-25T09:00:00Z" w:initials="Ed">
    <w:p>
      <w:r>
        <w:annotationRef/>
      </w:r>
      <w:r>
        <w:t xml:space="preserve">Query: 'confirm my arrival next week'. She reaches Adriana on 18 April, three days after this call. Would 'in a few days' serve?</w:t>
      </w:r>
    </w:p>
  </w:comment>
  <w:comment w:id="31" w:author="Editor" w:date="2026-09-25T09:00:00Z" w:initials="Ed">
    <w:p>
      <w:r>
        <w:annotationRef/>
      </w:r>
      <w:r>
        <w:t xml:space="preserve">Continuity: Leaving Copenhagen early on the 15th and arriving in Zurich at 4:20 AM on the 16th (ch5) means about 23 hours on the rails. A reader will accept that with one sentence of yours, for instance about a day of changes and a night train south. Note also that a train to Basel ends at Basel, so she must stay on a connecting service to reach Zurich.</w:t>
      </w:r>
    </w:p>
  </w:comment>
  <w:comment w:id="32" w:author="Editor" w:date="2026-09-25T09:00:00Z" w:initials="Ed">
    <w:p>
      <w:r>
        <w:annotationRef/>
      </w:r>
      <w:r>
        <w:t xml:space="preserve">Suggestion: This chapter shows the watcher following her onto the Basel train, which gives away ch5's best moment ('I have a hunch we are being followed'). Consider cutting ch4 to one atmospheric paragraph, or folding it into ch5 after the Peugeot appears.</w:t>
      </w:r>
    </w:p>
  </w:comment>
  <w:comment w:id="33" w:author="Editor" w:date="2026-09-25T09:00:00Z" w:initials="Ed">
    <w:p>
      <w:r>
        <w:annotationRef/>
      </w:r>
      <w:r>
        <w:t xml:space="preserve">Query: 'the executive floor's badested ridge'. I cannot tell what is meant. Balustraded ledge? Left as written.</w:t>
      </w:r>
    </w:p>
  </w:comment>
  <w:comment w:id="34" w:author="Editor" w:date="2026-09-25T09:00:00Z" w:initials="Ed">
    <w:p>
      <w:r>
        <w:annotationRef/>
      </w:r>
      <w:r>
        <w:t xml:space="preserve">Continuity: The shadow 'called for a cab' two paragraphs earlier, but here the car tailing them is a grey Peugeot SUV, and ch19 has him in a taxi and then a second cab. Consider making it one grey Peugeot taxi throughout.</w:t>
      </w:r>
    </w:p>
  </w:comment>
  <w:comment w:id="35" w:author="Editor" w:date="2026-09-25T09:00:00Z" w:initials="Ed">
    <w:p>
      <w:r>
        <w:annotationRef/>
      </w:r>
      <w:r>
        <w:t xml:space="preserve">Fact: 'the 15th floor' of what ch2 calls a sixteenth-century palace with high-speed lifts. Consider placing the suite in a modern wing of the hotel, or lowering the floor here and in ch2.</w:t>
      </w:r>
    </w:p>
  </w:comment>
  <w:comment w:id="36" w:author="Editor" w:date="2026-09-25T09:00:00Z" w:initials="Ed">
    <w:p>
      <w:r>
        <w:annotationRef/>
      </w:r>
      <w:r>
        <w:t xml:space="preserve">Suggestion: Chapters 6 and 7 cover the same morning, and Benedikt's orders are given twice (here, then again by Damian at the start of ch7). Merged and trimmed, the two would move faster.</w:t>
      </w:r>
    </w:p>
  </w:comment>
  <w:comment w:id="37" w:author="Editor" w:date="2026-09-25T09:00:00Z" w:initials="Ed">
    <w:p>
      <w:r>
        <w:annotationRef/>
      </w:r>
      <w:r>
        <w:t xml:space="preserve">Note: Dateline changed from Stockholm to Helsingør (Stockholm is in Sweden) and moved to the 15th under the revised calendar. Every Denmark dateline in the book changes the same way.</w:t>
      </w:r>
    </w:p>
  </w:comment>
  <w:comment w:id="38" w:author="Editor" w:date="2026-09-25T09:00:00Z" w:initials="Ed">
    <w:p>
      <w:r>
        <w:annotationRef/>
      </w:r>
      <w:r>
        <w:t xml:space="preserve">Fact: In 2014 a hotel's 72 hours of multi-camera footage would come off a digital recorder as files, not on a CD played through the television in AV mode (see also "tapes" later in this chapter). Consider "Damian plugged a laptop into the television".</w:t>
      </w:r>
    </w:p>
  </w:comment>
  <w:comment w:id="39" w:author="Editor" w:date="2026-09-25T09:00:00Z" w:initials="Ed">
    <w:p>
      <w:r>
        <w:annotationRef/>
      </w:r>
      <w:r>
        <w:t xml:space="preserve">Continuity: I have removed "both times during the annual poker tournament". She is recruited in late 2012 and trains for a year (ch 18), so she cannot have attended earlier tournaments. Recent reconnaissance visits still work.</w:t>
      </w:r>
    </w:p>
  </w:comment>
  <w:comment w:id="40" w:author="Editor" w:date="2026-09-25T09:00:00Z" w:initials="Ed">
    <w:p>
      <w:r>
        <w:annotationRef/>
      </w:r>
      <w:r>
        <w:t xml:space="preserve">Fact: She touched the glasses, the robe and the bar before she put on gloves (ch 3), so a negative fingerprint report is unlikely. A suggestion: "Her prints were everywhere and matched nothing on any database."</w:t>
      </w:r>
    </w:p>
  </w:comment>
  <w:comment w:id="41" w:author="Editor" w:date="2026-09-25T09:00:00Z" w:initials="Ed">
    <w:p>
      <w:r>
        <w:annotationRef/>
      </w:r>
      <w:r>
        <w:t xml:space="preserve">Query: Now that the scene is in Helsingør, "Kruns Street", "Market Street" and the Carson Hotel (the paragraph beginning “You were right. She went…”) read as English or Swedish names. Consider Danish names (Stengade is the main shopping street), or leave the streets unnamed.</w:t>
      </w:r>
    </w:p>
  </w:comment>
  <w:comment w:id="42" w:author="Editor" w:date="2026-09-25T09:00:00Z" w:initials="Ed">
    <w:p>
      <w:r>
        <w:annotationRef/>
      </w:r>
      <w:r>
        <w:t xml:space="preserve">Continuity: The doctor says the drug was applied to his lips, but ch 3 never shows her doing this. One line in the paragraph beginning “She locked the bathroom door…” in ch 3 (a balm on her fingertips, or something in his vodka) would plant it.</w:t>
      </w:r>
    </w:p>
  </w:comment>
  <w:comment w:id="43" w:author="Editor" w:date="2026-09-25T09:00:00Z" w:initials="Ed">
    <w:p>
      <w:r>
        <w:annotationRef/>
      </w:r>
      <w:r>
        <w:t xml:space="preserve">Query: A "confetto" is a single Italian sugared almond, so I have used your own "his mind was crowded with" (the paragraph beginning “The unexplained chase by the…” in ch 8) instead. The word comes back in ch 41. If you want to keep the image there, "a confetti of conflicting thoughts" would work.</w:t>
      </w:r>
    </w:p>
  </w:comment>
  <w:comment w:id="44" w:author="Editor" w:date="2026-09-25T09:00:00Z" w:initials="Ed">
    <w:p>
      <w:r>
        <w:annotationRef/>
      </w:r>
      <w:r>
        <w:t xml:space="preserve">Note: Tram changed to bus here and in the paragraph beginning “In about thirty minutes, Damian…”. Helsingør had no tram in 2014 (Denmark's first light-rail lines opened in 2017).</w:t>
      </w:r>
    </w:p>
  </w:comment>
  <w:comment w:id="45" w:author="Editor" w:date="2026-09-25T09:00:00Z" w:initials="Ed">
    <w:p>
      <w:r>
        <w:annotationRef/>
      </w:r>
      <w:r>
        <w:t xml:space="preserve">Fact: Danish trains don't check ID or record passenger names, so Damian could not get "Sanchez" from a photo ID or the name of a fellow passenger. Consider moving the Sanchez reveal to the passport-office contact (ch 9), and taking "Trevor" from an international sleeper reservation.</w:t>
      </w:r>
    </w:p>
  </w:comment>
  <w:comment w:id="46" w:author="Editor" w:date="2026-09-25T09:00:00Z" w:initials="Ed">
    <w:p>
      <w:r>
        <w:annotationRef/>
      </w:r>
      <w:r>
        <w:t xml:space="preserve">Fact: Basel has about 170,000 people, so I have changed "town" to "city". Even so, finding someone there within a day is optimistic, and you may prefer to say so.</w:t>
      </w:r>
    </w:p>
  </w:comment>
  <w:comment w:id="47" w:author="Editor" w:date="2026-09-25T09:00:00Z" w:initials="Ed">
    <w:p>
      <w:r>
        <w:annotationRef/>
      </w:r>
      <w:r>
        <w:t xml:space="preserve">Suggestion: Consider ending the chapter on the previous paragraph. The reader already knows from ch 5 that she reached Zurich, and this repeats the "little they knew" formula from ch 1. There is also a rail problem: a Copenhagen–Basel train terminates at Basel, and Zurich lies beyond it, so there is no "detour" at Zurich (see the editorial letter).</w:t>
      </w:r>
    </w:p>
  </w:comment>
  <w:comment w:id="48" w:author="Editor" w:date="2026-09-25T09:00:00Z" w:initials="Ed">
    <w:p>
      <w:r>
        <w:annotationRef/>
      </w:r>
      <w:r>
        <w:t xml:space="preserve">Fact: Under the revised calendar this is Wednesday 16 April. Sechseläuten 2014 fell on 28 April, and it is a Zurich festival, not a national holiday. I have cut the Böögg sentence because there is only one Böögg, burnt on the Sechseläutenplatz, and it would not be on display two weeks early. Also, the roads would not be "busier than usual" at 4:30 AM. Empty streets would make the tail more conspicuous.</w:t>
      </w:r>
    </w:p>
  </w:comment>
  <w:comment w:id="49" w:author="Editor" w:date="2026-09-25T09:00:00Z" w:initials="Ed">
    <w:p>
      <w:r>
        <w:annotationRef/>
      </w:r>
      <w:r>
        <w:t xml:space="preserve">Note: "Given it was a weekend" is now "given the early hour" because 16 April 2014 is a Wednesday. The point of view also moves from Sanchez to Stephen here, in the middle of the scene. Consider staying with one of them until the car park.</w:t>
      </w:r>
    </w:p>
  </w:comment>
  <w:comment w:id="50" w:author="Editor" w:date="2026-09-25T09:00:00Z" w:initials="Ed">
    <w:p>
      <w:r>
        <w:annotationRef/>
      </w:r>
      <w:r>
        <w:t xml:space="preserve">Cut: Consider cutting this paragraph and the next. They go over the mission and the risks again without moving the story on, and the previous paragraph (Sanchez asleep, the drive ahead) makes a cleaner chapter ending. I have tightened both paragraphs in case you keep them.</w:t>
      </w:r>
    </w:p>
  </w:comment>
  <w:comment w:id="51" w:author="Editor" w:date="2026-09-25T09:00:00Z" w:initials="Ed">
    <w:p>
      <w:r>
        <w:annotationRef/>
      </w:r>
      <w:r>
        <w:t xml:space="preserve">Continuity: Dateline moved to 11:00 PM 16th April, Helsingør. The chapter needs night-time about two days after the theft ('It was two days now', 'for the night', the sofa that ch 20 wakes on). Stockholm is in Sweden, so the Denmark scenes are now set in Helsingør throughout.</w:t>
      </w:r>
    </w:p>
  </w:comment>
  <w:comment w:id="52" w:author="Editor" w:date="2026-09-25T09:00:00Z" w:initials="Ed">
    <w:p>
      <w:r>
        <w:annotationRef/>
      </w:r>
      <w:r>
        <w:t xml:space="preserve">Query: I have read 'posse' (a gang) as 'poise', since the sentence goes on to his hair and his agitation. If you meant that his men were in disarray, please say so.</w:t>
      </w:r>
    </w:p>
  </w:comment>
  <w:comment w:id="53" w:author="Editor" w:date="2026-09-25T09:00:00Z" w:initials="Ed">
    <w:p>
      <w:r>
        <w:annotationRef/>
      </w:r>
      <w:r>
        <w:t xml:space="preserve">Fact: Ayr is a harbour town of about 46,000, not 'the port City of Scotland'. Changed to 'a port town in Scotland'.</w:t>
      </w:r>
    </w:p>
  </w:comment>
  <w:comment w:id="54" w:author="Editor" w:date="2026-09-25T09:00:00Z" w:initials="Ed">
    <w:p>
      <w:r>
        <w:annotationRef/>
      </w:r>
      <w:r>
        <w:t xml:space="preserve">Query: 'had something to do with him': does 'him' mean Benedikt himself, or do you mean that Sanchez and Trevor were connected to each other?</w:t>
      </w:r>
    </w:p>
  </w:comment>
  <w:comment w:id="55" w:author="Editor" w:date="2026-09-25T09:00:00Z" w:initials="Ed">
    <w:p>
      <w:r>
        <w:annotationRef/>
      </w:r>
      <w:r>
        <w:t xml:space="preserve">Continuity: 'a naïve teenager he considered before' changed to 'the naïve girl he had considered her before'. She is 20 in April 2014. The age must be unambiguous wherever the affair with Benedikt is in view.</w:t>
      </w:r>
    </w:p>
  </w:comment>
  <w:comment w:id="56" w:author="Editor" w:date="2026-09-25T09:00:00Z" w:initials="Ed">
    <w:p>
      <w:r>
        <w:annotationRef/>
      </w:r>
      <w:r>
        <w:t xml:space="preserve">Note: The mud-puddle image is one of the best lines in the section. Keep.</w:t>
      </w:r>
    </w:p>
  </w:comment>
  <w:comment w:id="57" w:author="Editor" w:date="2026-09-25T09:00:00Z" w:initials="Ed">
    <w:p>
      <w:r>
        <w:annotationRef/>
      </w:r>
      <w:r>
        <w:t xml:space="preserve">Fact: The train geography needs a look. Zurich is beyond Basel, not between Copenhagen and Basel, and the 2014 Copenhagen–Basel night train did not call at Hamburg. This paragraph says 'between Copenhagen and Zurich' and Benedikt later says 'between Copenhagen and Basel'. Suggest he picks Freiburg, Basel Badischer Bahnhof and Zurich as the three places.</w:t>
      </w:r>
    </w:p>
  </w:comment>
  <w:comment w:id="58" w:author="Editor" w:date="2026-09-25T09:00:00Z" w:initials="Ed">
    <w:p>
      <w:r>
        <w:annotationRef/>
      </w:r>
      <w:r>
        <w:t xml:space="preserve">Continuity: Dateline moved to 3:40 AM 17th April. This is the morning of the Lisbon flight, and the alarm rings twenty minutes before 'The wall clock showed 4:00 AM'. For the same reason the flight is now 7:00 AM (later in this chapter): ch 22 has the tickets bought at about 6:25 for a flight 45 minutes later.</w:t>
      </w:r>
    </w:p>
  </w:comment>
  <w:comment w:id="59" w:author="Editor" w:date="2026-09-25T09:00:00Z" w:initials="Ed">
    <w:p>
      <w:r>
        <w:annotationRef/>
      </w:r>
      <w:r>
        <w:t xml:space="preserve">Continuity: 'The previous night's impression' is now 'The previous morning's events'. The car chase took place at dawn the day before (see also the paragraph beginning “The flight departed on time…”).</w:t>
      </w:r>
    </w:p>
  </w:comment>
  <w:comment w:id="60" w:author="Editor" w:date="2026-09-25T09:00:00Z" w:initials="Ed">
    <w:p>
      <w:r>
        <w:annotationRef/>
      </w:r>
      <w:r>
        <w:t xml:space="preserve">Fact: Altenrhein lies north of the apartment, on Lake Constance, so 'south' is now 'north', and the drive is 'about an hour' to match ch 22.</w:t>
      </w:r>
    </w:p>
  </w:comment>
  <w:comment w:id="61" w:author="Editor" w:date="2026-09-25T09:00:00Z" w:initials="Ed">
    <w:p>
      <w:r>
        <w:annotationRef/>
      </w:r>
      <w:r>
        <w:t xml:space="preserve">Fact: Switzerland to Lisbon is under three hours, so 'a long flight' will jar. Also, in 2014 Altenrhein had no scheduled Lisbon service (only Vienna). Consider flying via Vienna, or using Basel-Mulhouse or Geneva.</w:t>
      </w:r>
    </w:p>
  </w:comment>
  <w:comment w:id="62" w:author="Editor" w:date="2026-09-25T09:00:00Z" w:initials="Ed">
    <w:p>
      <w:r>
        <w:annotationRef/>
      </w:r>
      <w:r>
        <w:t xml:space="preserve">Suggestion: Part I ends quietly here. Consider ending it on Benedikt's secret call about TransPacific (the paragraph beginning “Benedikt continued, “I am going…” in ch 9), which hands straight to Sanchez finding the TransPacific building in ch 12.</w:t>
      </w:r>
    </w:p>
  </w:comment>
  <w:comment w:id="63" w:author="Editor" w:date="2026-09-25T09:00:00Z" w:initials="Ed">
    <w:p>
      <w:r>
        <w:annotationRef/>
      </w:r>
      <w:r>
        <w:t xml:space="preserve">Continuity: Part II opens here. Sanchez is 18 in March 2012 and a first-year college student in Ayr, so 'school' is now 'college' in the next paragraph, the paragraph beginning “She didn’t want to trouble…” and the paragraph beginning “It was a beautiful Friday…” in ch 12. Also note that Ayr is a large town rather than a city; 'city' is left for you to decide.</w:t>
      </w:r>
    </w:p>
  </w:comment>
  <w:comment w:id="64" w:author="Editor" w:date="2026-09-25T09:00:00Z" w:initials="Ed">
    <w:p>
      <w:r>
        <w:annotationRef/>
      </w:r>
      <w:r>
        <w:t xml:space="preserve">Query: 'the rumpus town' has been cut. A rumpus is an uproar, which does not fit a small, familiar town. If you meant 'quiet' or 'sleepy', put that back in.</w:t>
      </w:r>
    </w:p>
  </w:comment>
  <w:comment w:id="65" w:author="Editor" w:date="2026-09-25T09:00:00Z" w:initials="Ed">
    <w:p>
      <w:r>
        <w:annotationRef/>
      </w:r>
      <w:r>
        <w:t xml:space="preserve">Fact: Mid-March in Ayr is early spring and seldom warm. 'Spring was around the corner' would sit better than summer and warm weather.</w:t>
      </w:r>
    </w:p>
  </w:comment>
  <w:comment w:id="66" w:author="Editor" w:date="2026-09-25T09:00:00Z" w:initials="Ed">
    <w:p>
      <w:r>
        <w:annotationRef/>
      </w:r>
      <w:r>
        <w:t xml:space="preserve">Fact: There is no Seaport Park in Ayr. Low Green or the Esplanade by the sea would keep the breeze and the sense of release.</w:t>
      </w:r>
    </w:p>
  </w:comment>
  <w:comment w:id="67" w:author="Editor" w:date="2026-09-25T09:00:00Z" w:initials="Ed">
    <w:p>
      <w:r>
        <w:annotationRef/>
      </w:r>
      <w:r>
        <w:t xml:space="preserve">Fact: An Ayr glass tower with a 100-foot atrium fountain will not convince a Scottish reader. A large modern depot and office block on the Prestwick road would. 'armed with gorgeous damsels' has been cut, as it reads as comic and dated.</w:t>
      </w:r>
    </w:p>
  </w:comment>
  <w:comment w:id="68" w:author="Editor" w:date="2026-09-25T09:00:00Z" w:initials="Ed">
    <w:p>
      <w:r>
        <w:annotationRef/>
      </w:r>
      <w:r>
        <w:t xml:space="preserve">Continuity: Time changed from 2:00 PM to 11:45 AM. This chapter picks up the ch12 lobby scene (late morning) as she walks to the exit.</w:t>
      </w:r>
    </w:p>
  </w:comment>
  <w:comment w:id="69" w:author="Editor" w:date="2026-09-25T09:00:00Z" w:initials="Ed">
    <w:p>
      <w:r>
        <w:annotationRef/>
      </w:r>
      <w:r>
        <w:t xml:space="preserve">Fact: A ‘summer’ internship that starts on 16 April, in term time, while she attends college (the paragraph beginning “She looked at her watch…”). Consider calling it a part-time placement here and in the paragraph beginning “Her job as a summer…” in ch 14. That would also explain her after-hours searching.</w:t>
      </w:r>
    </w:p>
  </w:comment>
  <w:comment w:id="70" w:author="Editor" w:date="2026-09-25T09:00:00Z" w:initials="Ed">
    <w:p>
      <w:r>
        <w:annotationRef/>
      </w:r>
      <w:r>
        <w:t xml:space="preserve">Cut: Consider cutting this paragraph. the previous paragraph already covers the effort she puts into the email, and the letter itself follows.</w:t>
      </w:r>
    </w:p>
  </w:comment>
  <w:comment w:id="71" w:author="Editor" w:date="2026-09-25T09:00:00Z" w:initials="Ed">
    <w:p>
      <w:r>
        <w:annotationRef/>
      </w:r>
      <w:r>
        <w:t xml:space="preserve">Note: ‘Respected Madam/Sir’ and ‘In Anticipation and with best Regards’ changed to ‘Dear Madam/Sir’ and ‘With best regards’, the forms a Scottish student would use.</w:t>
      </w:r>
    </w:p>
  </w:comment>
  <w:comment w:id="72" w:author="Editor" w:date="2026-09-25T09:00:00Z" w:initials="Ed">
    <w:p>
      <w:r>
        <w:annotationRef/>
      </w:r>
      <w:r>
        <w:t xml:space="preserve">Cut: Even trimmed, the letter (the previous paragraph to “Sanchez Roberti…”) is long for a novel. Consider keeping the Santa/postman opening and the ‘My father was a delivery man’ paragraph (about 120 words) and summarising the next paragraph and the paragraph beginning “TransPacific is an esteemed enterprise…” in a line of narration.</w:t>
      </w:r>
    </w:p>
  </w:comment>
  <w:comment w:id="73" w:author="Editor" w:date="2026-09-25T09:00:00Z" w:initials="Ed">
    <w:p>
      <w:r>
        <w:annotationRef/>
      </w:r>
      <w:r>
        <w:t xml:space="preserve">Note: A nice touch – she writes her missing father into the application. Keep.</w:t>
      </w:r>
    </w:p>
  </w:comment>
  <w:comment w:id="74" w:author="Editor" w:date="2026-09-25T09:00:00Z" w:initials="Ed">
    <w:p>
      <w:r>
        <w:annotationRef/>
      </w:r>
      <w:r>
        <w:t xml:space="preserve">Suggestion: She applies under her real name and mentions her father’s job, to the company she suspects. One sentence of her weighing that risk (or a later payoff where someone recognises the name) would help.</w:t>
      </w:r>
    </w:p>
  </w:comment>
  <w:comment w:id="75" w:author="Editor" w:date="2026-09-25T09:00:00Z" w:initials="Ed">
    <w:p>
      <w:r>
        <w:annotationRef/>
      </w:r>
      <w:r>
        <w:t xml:space="preserve">Continuity: ‘Monday’ changed to ‘Friday’ and ‘Friday’ to ‘the following Friday’. She wrote the email on the evening of Friday 16 March (the paragraph beginning “It was a beautiful Friday…” in ch 12, the paragraph beginning “Her first strategy was to…”), and the interview, offer and 16 April start (ch14) all follow from that.</w:t>
      </w:r>
    </w:p>
  </w:comment>
  <w:comment w:id="76" w:author="Editor" w:date="2026-09-25T09:00:00Z" w:initials="Ed">
    <w:p>
      <w:r>
        <w:annotationRef/>
      </w:r>
      <w:r>
        <w:t xml:space="preserve">Continuity: ‘school’ changed to ‘college’ (also ‘inter-college’ in the paragraph beginning “She had planned ahead in…”). In 2012 she is 18 and a first-year college student (the paragraph beginning “After a long, excruciating wait…”).</w:t>
      </w:r>
    </w:p>
  </w:comment>
  <w:comment w:id="77" w:author="Editor" w:date="2026-09-25T09:00:00Z" w:initials="Ed">
    <w:p>
      <w:r>
        <w:annotationRef/>
      </w:r>
      <w:r>
        <w:t xml:space="preserve">Continuity: ‘Ms. Sanchez’ changed to ‘Ms. Roberto’. Sanchez is her given name.</w:t>
      </w:r>
    </w:p>
  </w:comment>
  <w:comment w:id="78" w:author="Editor" w:date="2026-09-25T09:00:00Z" w:initials="Ed">
    <w:p>
      <w:r>
        <w:annotationRef/>
      </w:r>
      <w:r>
        <w:t xml:space="preserve">Cut: Consider reducing this email (the previous paragraph to “Recruitment Coordinator…”) to one line of narration, e.g. an invitation from June Wield, the recruitment coordinator, to an interview on Monday. I deleted ‘The details of the location and time are given below’, as no details follow.</w:t>
      </w:r>
    </w:p>
  </w:comment>
  <w:comment w:id="79" w:author="Editor" w:date="2026-09-25T09:00:00Z" w:initials="Ed">
    <w:p>
      <w:r>
        <w:annotationRef/>
      </w:r>
      <w:r>
        <w:t xml:space="preserve">Cut: Consider cutting this paragraph and the next paragraph (the references and the weekend of worry). They delay the interview without adding tension. If kept, ‘professors’ would be ‘lecturers’ in UK usage.</w:t>
      </w:r>
    </w:p>
  </w:comment>
  <w:comment w:id="80" w:author="Editor" w:date="2026-09-25T09:00:00Z" w:initials="Ed">
    <w:p>
      <w:r>
        <w:annotationRef/>
      </w:r>
      <w:r>
        <w:t xml:space="preserve">Cut: I have trimmed this answer by about a third, but it is still a long speech. Consider keeping only the first two sentences and the line about never transferring the call, then showing David’s reaction.</w:t>
      </w:r>
    </w:p>
  </w:comment>
  <w:comment w:id="81" w:author="Editor" w:date="2026-09-25T09:00:00Z" w:initials="Ed">
    <w:p>
      <w:r>
        <w:annotationRef/>
      </w:r>
      <w:r>
        <w:t xml:space="preserve">Fact: A drug test is unusual for a UK intern in 2012. A Disclosure Scotland check would be more authentic.</w:t>
      </w:r>
    </w:p>
  </w:comment>
  <w:comment w:id="82" w:author="Editor" w:date="2026-09-25T09:00:00Z" w:initials="Ed">
    <w:p>
      <w:r>
        <w:annotationRef/>
      </w:r>
      <w:r>
        <w:t xml:space="preserve">Continuity: ‘a month’ changed to ‘two weeks’. A start on 16 April plus two weeks keeps the search on 30 April, the date of ch15.</w:t>
      </w:r>
    </w:p>
  </w:comment>
  <w:comment w:id="83" w:author="Editor" w:date="2026-09-25T09:00:00Z" w:initials="Ed">
    <w:p>
      <w:r>
        <w:annotationRef/>
      </w:r>
      <w:r>
        <w:t xml:space="preserve">Fact: Fraserburgh is in the north-east of Scotland (Aberdeenshire), not the east. Changed to ‘far north-east’.</w:t>
      </w:r>
    </w:p>
  </w:comment>
  <w:comment w:id="84" w:author="Editor" w:date="2026-09-25T09:00:00Z" w:initials="Ed">
    <w:p>
      <w:r>
        <w:annotationRef/>
      </w:r>
      <w:r>
        <w:t xml:space="preserve">Query: ‘office stop’ – do you mean the depot or office he works from? Left as written.</w:t>
      </w:r>
    </w:p>
  </w:comment>
  <w:comment w:id="85" w:author="Editor" w:date="2026-09-25T09:00:00Z" w:initials="Ed">
    <w:p>
      <w:r>
        <w:annotationRef/>
      </w:r>
      <w:r>
        <w:t xml:space="preserve">Continuity: 'The first four months' is now 'The first months'. the paragraph beginning “Tracing John Patterson in a…” in ch 11 already has her in Ayr 'over four months' on 15 March, so by 30 April it is closer to six.</w:t>
      </w:r>
    </w:p>
  </w:comment>
  <w:comment w:id="86" w:author="Editor" w:date="2026-09-25T09:00:00Z" w:initials="Ed">
    <w:p>
      <w:r>
        <w:annotationRef/>
      </w:r>
      <w:r>
        <w:t xml:space="preserve">Continuity: 'Dave' changed to 'David' here and in ch17 to match ch13–14, where he is introduced as David. If the nickname is intended, let him offer it once.</w:t>
      </w:r>
    </w:p>
  </w:comment>
  <w:comment w:id="87" w:author="Editor" w:date="2026-09-25T09:00:00Z" w:initials="Ed">
    <w:p>
      <w:r>
        <w:annotationRef/>
      </w:r>
      <w:r>
        <w:t xml:space="preserve">Suggestion: The innovation-contest beat interrupts the build-up to the phone call. Consider moving it after the John scene, or into ch17 where it pays off.</w:t>
      </w:r>
    </w:p>
  </w:comment>
  <w:comment w:id="88" w:author="Editor" w:date="2026-09-25T09:00:00Z" w:initials="Ed">
    <w:p>
      <w:r>
        <w:annotationRef/>
      </w:r>
      <w:r>
        <w:t xml:space="preserve">Fact: '254 Brendstad Street' reads as Scandinavian, and a three-digit number is unlikely on a terraced street in Ayr. Consider something like '54 Craigie Road'.</w:t>
      </w:r>
    </w:p>
  </w:comment>
  <w:comment w:id="89" w:author="Editor" w:date="2026-09-25T09:00:00Z" w:initials="Ed">
    <w:p>
      <w:r>
        <w:annotationRef/>
      </w:r>
      <w:r>
        <w:t xml:space="preserve">Fact: Even in heavy traffic, no taxi ride within Ayr takes forty-five minutes. Either place John in a nearby village (Prestwick, Annbank, Maybole) or make it fifteen minutes. Also, Bohemians is a Dublin club; for an Ayr man, Ayr United would fit.</w:t>
      </w:r>
    </w:p>
  </w:comment>
  <w:comment w:id="90" w:author="Editor" w:date="2026-09-25T09:00:00Z" w:initials="Ed">
    <w:p>
      <w:r>
        <w:annotationRef/>
      </w:r>
      <w:r>
        <w:t xml:space="preserve">Suggestion: The chapter's climax is told in summary ('For the next several weeks…'). One short dramatised encounter would give the chapter a stronger close.</w:t>
      </w:r>
    </w:p>
  </w:comment>
  <w:comment w:id="91" w:author="Editor" w:date="2026-09-25T09:00:00Z" w:initials="Ed">
    <w:p>
      <w:r>
        <w:annotationRef/>
      </w:r>
      <w:r>
        <w:t xml:space="preserve">Continuity: Dateline changed from 18th to 17th June. The text says 'On a Sunday afternoon', and 18 June 2012 was a Monday.</w:t>
      </w:r>
    </w:p>
  </w:comment>
  <w:comment w:id="92" w:author="Editor" w:date="2026-09-25T09:00:00Z" w:initials="Ed">
    <w:p>
      <w:r>
        <w:annotationRef/>
      </w:r>
      <w:r>
        <w:t xml:space="preserve">Continuity: In ch12 John's name in the notebook is the very reason she came to Ayr, so finding it here is not new. Consider letting her notice something specific (a dated entry about a package, say) that gives her real leverage for the police threat in the next paragraph.</w:t>
      </w:r>
    </w:p>
  </w:comment>
  <w:comment w:id="93" w:author="Editor" w:date="2026-09-25T09:00:00Z" w:initials="Ed">
    <w:p>
      <w:r>
        <w:annotationRef/>
      </w:r>
      <w:r>
        <w:t xml:space="preserve">Query: 'Two months since her last confrontation' comes after the 'several weeks' of attempts in the paragraph beginning “He pulled his hand away…” in ch 15, which runs past 17 June. 'Several weeks had gone by' would fit the dateline.</w:t>
      </w:r>
    </w:p>
  </w:comment>
  <w:comment w:id="94" w:author="Editor" w:date="2026-09-25T09:00:00Z" w:initials="Ed">
    <w:p>
      <w:r>
        <w:annotationRef/>
      </w:r>
      <w:r>
        <w:t xml:space="preserve">Fact: 'cold afternoon' changed to 'grey afternoon' (it is mid-June). For the same reason I have cut 'the rough edges of the morning brittle cold' on her cheek in the paragraph beginning “Her mouth was dry. She…”, which was also an afternoon visit.</w:t>
      </w:r>
    </w:p>
  </w:comment>
  <w:comment w:id="95" w:author="Editor" w:date="2026-09-25T09:00:00Z" w:initials="Ed">
    <w:p>
      <w:r>
        <w:annotationRef/>
      </w:r>
      <w:r>
        <w:t xml:space="preserve">Continuity: This is the first time a package is tied to her father (David's interview question in ch13 mentions one only in passing). Consider seeding it earlier (ch1 or ch11–12), or making the echo with her own fake 'packet' in ch15 clearly deliberate.</w:t>
      </w:r>
    </w:p>
  </w:comment>
  <w:comment w:id="96" w:author="Editor" w:date="2026-09-25T09:00:00Z" w:initials="Ed">
    <w:p>
      <w:r>
        <w:annotationRef/>
      </w:r>
      <w:r>
        <w:t xml:space="preserve">Continuity: John calls Evan the man 'who heads sales operations for Scotland and England', but the paragraph beginning “It wasn’t an arduous job…” in ch 17 makes him a co-founder, executive chairman and billionaire. Please align the two.</w:t>
      </w:r>
    </w:p>
  </w:comment>
  <w:comment w:id="97" w:author="Editor" w:date="2026-09-25T09:00:00Z" w:initials="Ed">
    <w:p>
      <w:r>
        <w:annotationRef/>
      </w:r>
      <w:r>
        <w:t xml:space="preserve">Cut: I have deleted 'It was a revelation, a confirmation that the answer she was seeking for was in TransPacific.' She has known this since ch12, so it read as a recap.</w:t>
      </w:r>
    </w:p>
  </w:comment>
  <w:comment w:id="98" w:author="Editor" w:date="2026-09-25T09:00:00Z" w:initials="Ed">
    <w:p>
      <w:r>
        <w:annotationRef/>
      </w:r>
      <w:r>
        <w:t xml:space="preserve">Continuity: Dateline changed from 1st May to 18th June 2012. The chapter opens straight after John names Evan (ch16, 17 June), and 1 May fell before ch16.</w:t>
      </w:r>
    </w:p>
  </w:comment>
  <w:comment w:id="99" w:author="Editor" w:date="2026-09-25T09:00:00Z" w:initials="Ed">
    <w:p>
      <w:r>
        <w:annotationRef/>
      </w:r>
      <w:r>
        <w:t xml:space="preserve">Cut: I have trimmed the room inventory (the light fittings sentence is gone). Consider cutting it to two or three sentences. Also note that the Helsingør hotel suite is on the 15th floor too, and a fifteen-storey tower is a stretch for Ayr.</w:t>
      </w:r>
    </w:p>
  </w:comment>
  <w:comment w:id="100" w:author="Editor" w:date="2026-09-25T09:00:00Z" w:initials="Ed">
    <w:p>
      <w:r>
        <w:annotationRef/>
      </w:r>
      <w:r>
        <w:t xml:space="preserve">Query: I have read 'looking stark apposite' as 'looking sharp'. Please adjust if you meant something else.</w:t>
      </w:r>
    </w:p>
  </w:comment>
  <w:comment w:id="101" w:author="Editor" w:date="2026-09-25T09:00:00Z" w:initials="Ed">
    <w:p>
      <w:r>
        <w:annotationRef/>
      </w:r>
      <w:r>
        <w:t xml:space="preserve">Suggestion: Bradley gets no physical description here. One small detail, which can be matched later, would help seed the Bradley–Maxwell reveal.</w:t>
      </w:r>
    </w:p>
  </w:comment>
  <w:comment w:id="102" w:author="Editor" w:date="2026-09-25T09:00:00Z" w:initials="Ed">
    <w:p>
      <w:r>
        <w:annotationRef/>
      </w:r>
      <w:r>
        <w:t xml:space="preserve">Continuity: Dateline moved from 15 May to 15 October 2012. As written, ch16–18 ran backwards (18 June, 1 May, 15 May); this chapter follows the contest, which comes months after June, and the year of training still ends before the April 2014 heist.</w:t>
      </w:r>
    </w:p>
  </w:comment>
  <w:comment w:id="103" w:author="Editor" w:date="2026-09-25T09:00:00Z" w:initials="Ed">
    <w:p>
      <w:r>
        <w:annotationRef/>
      </w:r>
      <w:r>
        <w:t xml:space="preserve">Suggestion: The 6:00 AM searches begin here, before the lockdowns in the next paragraph ("two months in", "the next few months"), yet in the paragraph beginning “It must have been a…” Bradley catches her only "a week" into them. Consider moving this paragraph after the paragraph beginning “Evan’s office assistant, a young…”, so that the Benedikt visits are what send her in early. I cut the last sentence, which repeated "couldn’t find anything meaningful".</w:t>
      </w:r>
    </w:p>
  </w:comment>
  <w:comment w:id="104" w:author="Editor" w:date="2026-09-25T09:00:00Z" w:initials="Ed">
    <w:p>
      <w:r>
        <w:annotationRef/>
      </w:r>
      <w:r>
        <w:t xml:space="preserve">Query: "This time it was in Ayr" – is this the high-profile visit of the paragraph beginning “It was two months into…”? If so, a word tying the two together would help. Separately, Bradley says he is "not sure what they do" yet knows the route, its three-monthly planning and its custodian. If this is a deliberate hint at his real identity (Maxwell), it works; if not, consider softening one side.</w:t>
      </w:r>
    </w:p>
  </w:comment>
  <w:comment w:id="105" w:author="Editor" w:date="2026-09-25T09:00:00Z" w:initials="Ed">
    <w:p>
      <w:r>
        <w:annotationRef/>
      </w:r>
      <w:r>
        <w:t xml:space="preserve">Suggestion: The planning of the Helsingør heist (the tournament, the map cylinder, the suite, the rope and the escape) happens off the page in one sentence, and the next paragraph then says she never saw Bradley again. Readers will ask who planned the job with her. A short scene of this "first real conversation" would set up ch2–4 and seed the Bradley/Maxwell reveal.</w:t>
      </w:r>
    </w:p>
  </w:comment>
  <w:comment w:id="106" w:author="Editor" w:date="2026-09-25T09:00:00Z" w:initials="Ed">
    <w:p>
      <w:r>
        <w:annotationRef/>
      </w:r>
      <w:r>
        <w:t xml:space="preserve">Continuity: Dateline moved from 15 to 16 April to match the corrected calendar. This is the same Zurich arrival as ch5 and ch8, and ch22 says the tracker went on the day before the flight (17 April). "Tuesday" in the paragraph beginning “It was the early hours…” is now "Wednesday", and the "spring festival weekend" in the paragraph beginning “The taxi driver was startled…” is now "the coming spring festival", because 16 April 2014 was a Wednesday.</w:t>
      </w:r>
    </w:p>
  </w:comment>
  <w:comment w:id="107" w:author="Editor" w:date="2026-09-25T09:00:00Z" w:initials="Ed">
    <w:p>
      <w:r>
        <w:annotationRef/>
      </w:r>
      <w:r>
        <w:t xml:space="preserve">Continuity: In ch5 and ch8 the pursuer drives a grey Peugeot SUV. Here Maxwell uses a station taxi and then a second, ride-share cab. Also, "without any support system" sits oddly with a contact who turns up within half an hour with an Audi R8 and a tracker (the paragraph beginning “He knew he had only…”), and an R8 is a very conspicuous car for surveillance. Consider aligning the vehicle with ch5/8 and making the support car something plainer.</w:t>
      </w:r>
    </w:p>
  </w:comment>
  <w:comment w:id="108" w:author="Editor" w:date="2026-09-25T09:00:00Z" w:initials="Ed">
    <w:p>
      <w:r>
        <w:annotationRef/>
      </w:r>
      <w:r>
        <w:t xml:space="preserve">Fact: At 4:00 AM the streets would hardly be busy, even before a festival. Perhaps "the streets were already stirring for the coming spring festival".</w:t>
      </w:r>
    </w:p>
  </w:comment>
  <w:comment w:id="109" w:author="Editor" w:date="2026-09-25T09:00:00Z" w:initials="Ed">
    <w:p>
      <w:r>
        <w:annotationRef/>
      </w:r>
      <w:r>
        <w:t xml:space="preserve">Query: The two-taxi sequence is hard to follow. Why is the first taxi let go and a second called? Why does the second driver end up in the passenger seat while Maxwell drives? And in the paragraph beginning “At the next intersection, he…” "the taxi fled", so the driver has taken the wheel back, but we never see it. One taxi throughout, with the meter running, would be simpler.</w:t>
      </w:r>
    </w:p>
  </w:comment>
  <w:comment w:id="110" w:author="Editor" w:date="2026-09-25T09:00:00Z" w:initials="Ed">
    <w:p>
      <w:r>
        <w:annotationRef/>
      </w:r>
      <w:r>
        <w:t xml:space="preserve">Fact: Two hours on the A3 from Zurich overshoots the motorway (Zurich to Sargans is about an hour), and the drive from this flat to Altenrhein is "about an hour and a half" in ch10 and "about an hour" in ch22. Consider "the better part of an hour".</w:t>
      </w:r>
    </w:p>
  </w:comment>
  <w:comment w:id="111" w:author="Editor" w:date="2026-09-25T09:00:00Z" w:initials="Ed">
    <w:p>
      <w:r>
        <w:annotationRef/>
      </w:r>
      <w:r>
        <w:t xml:space="preserve">Note: A Swiss dead-end road is signed "Sackgasse" on a blue sign. "Kein Ausgang" means "no exit" on a door.</w:t>
      </w:r>
    </w:p>
  </w:comment>
  <w:comment w:id="112" w:author="Editor" w:date="2026-09-25T09:00:00Z" w:initials="Ed">
    <w:p>
      <w:r>
        <w:annotationRef/>
      </w:r>
      <w:r>
        <w:t xml:space="preserve">Cut: I removed the two sentences listing the blocks, apartments and parking lanes ("about 7-10 blocks … 2 by 2 lanes"). The layout does not matter to the action, and the inventory slowed the approach to the car.</w:t>
      </w:r>
    </w:p>
  </w:comment>
  <w:comment w:id="113" w:author="Editor" w:date="2026-09-25T09:00:00Z" w:initials="Ed">
    <w:p>
      <w:r>
        <w:annotationRef/>
      </w:r>
      <w:r>
        <w:t xml:space="preserve">Continuity: "Stockholm, Denmark" becomes "Helsingør, Denmark" here and throughout (Stockholm is in Sweden; the text elsewhere describes a small Danish town 40 minutes from Copenhagen). Knock-on changes follow in the paragraph beginning “Benedikt looked at his watch…” and the paragraph beginning “He ended the call, picked…”.</w:t>
      </w:r>
    </w:p>
  </w:comment>
  <w:comment w:id="114" w:author="Editor" w:date="2026-09-25T09:00:00Z" w:initials="Ed">
    <w:p>
      <w:r>
        <w:annotationRef/>
      </w:r>
      <w:r>
        <w:t xml:space="preserve">Continuity: Damian identifies "Trevor" on the CCTV here, but in ch21 (the paragraphs from “Do you have a good…” in ch 21 to “I am afraid not…” in ch 21) there is no usable picture of the pursuer. Consider "a hooded man we believe is Trevor". Note also that the reader has not yet been told that Maxwell (ch19) is the "Trevor" of ch7/9.</w:t>
      </w:r>
    </w:p>
  </w:comment>
  <w:comment w:id="115" w:author="Editor" w:date="2026-09-25T09:00:00Z" w:initials="Ed">
    <w:p>
      <w:r>
        <w:annotationRef/>
      </w:r>
      <w:r>
        <w:t xml:space="preserve">Continuity: 6:30 is now 7:00. From Helsingør it is about 45 minutes to Copenhagen airport and about 1h45 in the air, and ch21 has him land "little shy of 7:00 AM". For the same reason, "fifteen minutes" to the jet in the paragraph beginning “He ended the call, picked…” is now "forty-five minutes", because Helsingør has no airfield.</w:t>
      </w:r>
    </w:p>
  </w:comment>
  <w:comment w:id="116" w:author="Editor" w:date="2026-09-25T09:00:00Z" w:initials="Ed">
    <w:p>
      <w:r>
        <w:annotationRef/>
      </w:r>
      <w:r>
        <w:t xml:space="preserve">Note: "jet bridge" is now "air stairs". A private jet on the apron uses its own stairs, as in the paragraph beginning “It was a little shy…”.</w:t>
      </w:r>
    </w:p>
  </w:comment>
  <w:comment w:id="117" w:author="Editor" w:date="2026-09-25T09:00:00Z" w:initials="Ed">
    <w:p>
      <w:r>
        <w:annotationRef/>
      </w:r>
      <w:r>
        <w:t xml:space="preserve">Fact: There is no Ritz near St. Gallen-Altenrhein. Suggest "a lakeside hotel near the airfield" (or in Rorschach).</w:t>
      </w:r>
    </w:p>
  </w:comment>
  <w:comment w:id="118" w:author="Editor" w:date="2026-09-25T09:00:00Z" w:initials="Ed">
    <w:p>
      <w:r>
        <w:annotationRef/>
      </w:r>
      <w:r>
        <w:t xml:space="preserve">Fact: The Swiss motorway limit is 120 km/h, and 160 counts as a serious offence there. The "highest speed one could possibly drive without getting into trouble" (the previous paragraph) would be about 130. Change the figure if you agree.</w:t>
      </w:r>
    </w:p>
  </w:comment>
  <w:comment w:id="119" w:author="Editor" w:date="2026-09-25T09:00:00Z" w:initials="Ed">
    <w:p>
      <w:r>
        <w:annotationRef/>
      </w:r>
      <w:r>
        <w:t xml:space="preserve">Query: Maxwell's GPS transmitter (the paragraph beginning “It was the early hours…” in ch 19, the paragraph beginning “The constant beeping of the…” in ch 22) is still under this returned BMW, and Benedikt's men are standing at the rental desk. Should either side deal with it? Benedikt's men finding it would tell him someone else is following her.</w:t>
      </w:r>
    </w:p>
  </w:comment>
  <w:comment w:id="120" w:author="Editor" w:date="2026-09-25T09:00:00Z" w:initials="Ed">
    <w:p>
      <w:r>
        <w:annotationRef/>
      </w:r>
      <w:r>
        <w:t xml:space="preserve">Query: Benedikt drives an hour back to Zurich for his jet when Altenrhein takes business jets. Could he have the jet repositioned to Altenrhein at the paragraph beginning “Benedikt’s face turned red, and…”? That would also ease the Ch23 timing.</w:t>
      </w:r>
    </w:p>
  </w:comment>
  <w:comment w:id="121" w:author="Editor" w:date="2026-09-25T09:00:00Z" w:initials="Ed">
    <w:p>
      <w:r>
        <w:annotationRef/>
      </w:r>
      <w:r>
        <w:t xml:space="preserve">Suggestion: "a mystery that Damian would never be able to solve" steps outside the scene into the narrator's knowledge, and the POV has slid into Damian. Consider ending the chapter on "a sense of relief". ("an hour ahead" is now "hours ahead": she took off at about 7:10, the jet leaves at about 10:30.)</w:t>
      </w:r>
    </w:p>
  </w:comment>
  <w:comment w:id="122" w:author="Editor" w:date="2026-09-25T09:00:00Z" w:initials="Ed">
    <w:p>
      <w:r>
        <w:annotationRef/>
      </w:r>
      <w:r>
        <w:t xml:space="preserve">Continuity: Redated from 16th to 17th April. The pair buy their tickets and fly on the morning of the 17th (Ch21, Ch24), so this chapter runs earlier than Ch21. Consider placing Ch22 before Ch21, so the reader watches Benedikt race towards a flight they already know has gone.</w:t>
      </w:r>
    </w:p>
  </w:comment>
  <w:comment w:id="123" w:author="Editor" w:date="2026-09-25T09:00:00Z" w:initials="Ed">
    <w:p>
      <w:r>
        <w:annotationRef/>
      </w:r>
      <w:r>
        <w:t xml:space="preserve">Continuity: "in years" is now "since Ayr". He worked beside her as Bradley in 2012–13, and he trailed her on the Basel train only two days ago (Ch4). "Since Ayr" avoids the contradiction and keeps the reveal ambiguous.</w:t>
      </w:r>
    </w:p>
  </w:comment>
  <w:comment w:id="124" w:author="Editor" w:date="2026-09-25T09:00:00Z" w:initials="Ed">
    <w:p>
      <w:r>
        <w:annotationRef/>
      </w:r>
      <w:r>
        <w:t xml:space="preserve">Query: Maxwell shows his ID to Swiss airline staff (this paragraph, the paragraph beginning “Within a minute, the supervisor…”) and leaves his card with the supervisor (the paragraph beginning “As she worked on the…”). Would an undercover British officer leave that trail abroad, and would a Swiss airline release passenger data to a foreign ID? An Interpol liaison role would make it more plausible, and the card could be how Benedikt learns of "the other person".</w:t>
      </w:r>
    </w:p>
  </w:comment>
  <w:comment w:id="125" w:author="Editor" w:date="2026-09-25T09:00:00Z" w:initials="Ed">
    <w:p>
      <w:r>
        <w:annotationRef/>
      </w:r>
      <w:r>
        <w:t xml:space="preserve">Fact: TAP has never flown from St. Gallen-Altenrhein (a small regional airport), and TAP's flight code is TP (e.g. "TP 921"), not "TAP020". Options: fly from Zurich or Friedrichshafen, or make it a regional flight with a connection. At the least, use TP numbering.</w:t>
      </w:r>
    </w:p>
  </w:comment>
  <w:comment w:id="126" w:author="Editor" w:date="2026-09-25T09:00:00Z" w:initials="Ed">
    <w:p>
      <w:r>
        <w:annotationRef/>
      </w:r>
      <w:r>
        <w:t xml:space="preserve">Cut: Maxwell's hunger comes up in this paragraph, the next paragraph, the paragraph beginning “Maxwell immediately retraced his steps…”, the paragraph beginning “The boarding announcements screamed through…” and the paragraph beginning “It was time to relish…”, and again for Stephen in Ch24. I have trimmed one mention (the paragraph beginning “The boarding announcements screamed through…”). Consider keeping the egg-muffin line in the paragraph beginning “It was time to relish…” and cutting the rest.</w:t>
      </w:r>
    </w:p>
  </w:comment>
  <w:comment w:id="127" w:author="Editor" w:date="2026-09-25T09:00:00Z" w:initials="Ed">
    <w:p>
      <w:r>
        <w:annotationRef/>
      </w:r>
      <w:r>
        <w:t xml:space="preserve">Continuity: Moved from 9:00 to 10:15 AM. By Ch21's own clock Benedikt is in traffic at 8:35, reaches Altenrhein about 8:50, then has an hour-long drive back to the jet and a fifteen-minute call. 9:00 AM is not possible.</w:t>
      </w:r>
    </w:p>
  </w:comment>
  <w:comment w:id="128" w:author="Editor" w:date="2026-09-25T09:00:00Z" w:initials="Ed">
    <w:p>
      <w:r>
        <w:annotationRef/>
      </w:r>
      <w:r>
        <w:t xml:space="preserve">Suggestion: Damian is sent out twice in fifteen minutes (the paragraph beginning “Benedikt was all set to…” in ch 21, this paragraph) and has to be fetched from the lavatory (the paragraph beginning “He came out of his…”). It reads as slapstick and undercuts Benedikt's menace. Consider sending him to the tarmac or the car, and cutting the paragraph beginning “He came out of his…”.</w:t>
      </w:r>
    </w:p>
  </w:comment>
  <w:comment w:id="129" w:author="Editor" w:date="2026-09-25T09:00:00Z" w:initials="Ed">
    <w:p>
      <w:r>
        <w:annotationRef/>
      </w:r>
      <w:r>
        <w:t xml:space="preserve">Suggestion: "Gosh, am I in love? It can't be" drops the register, and the next paragraph makes the same point more strongly. Consider cutting the line.</w:t>
      </w:r>
    </w:p>
  </w:comment>
  <w:comment w:id="130" w:author="Editor" w:date="2026-09-25T09:00:00Z" w:initials="Ed">
    <w:p>
      <w:r>
        <w:annotationRef/>
      </w:r>
      <w:r>
        <w:t xml:space="preserve">Continuity: Dateline changed from 12:00 PM to 10:00 AM. The text has a 'mid-morning sun', and she left Switzerland at about 7:10 (6:10 Lisbon time). Ch25 takes the same time as a parallel scene.</w:t>
      </w:r>
    </w:p>
  </w:comment>
  <w:comment w:id="131" w:author="Editor" w:date="2026-09-25T09:00:00Z" w:initials="Ed">
    <w:p>
      <w:r>
        <w:annotationRef/>
      </w:r>
      <w:r>
        <w:t xml:space="preserve">Fact: Switzerland to Portugal is an intra-Schengen flight in 2014, so there would be no passport queue, diplomats' lane or immigration chief (here and throughout ch25). The editorial letter suggests the baggage hall and airport police checking CCTV instead. I have line-edited the scene as written.</w:t>
      </w:r>
    </w:p>
  </w:comment>
  <w:comment w:id="132" w:author="Editor" w:date="2026-09-25T09:00:00Z" w:initials="Ed">
    <w:p>
      <w:r>
        <w:annotationRef/>
      </w:r>
      <w:r>
        <w:t xml:space="preserve">Query: A khimar covers the head and shoulders; a veil over the face from the nose down is a niqab. 'Bonnie hat' is changed to 'boonie hat' (the soft military field hat) – please confirm. Also, where did Stephen get a Portuguese army cadet uniform in Zurich overnight?</w:t>
      </w:r>
    </w:p>
  </w:comment>
  <w:comment w:id="133" w:author="Editor" w:date="2026-09-25T09:00:00Z" w:initials="Ed">
    <w:p>
      <w:r>
        <w:annotationRef/>
      </w:r>
      <w:r>
        <w:t xml:space="preserve">Fact: Lisbon's City Hall has no metro stop. Santa Apolónia and Gare do Oriente are railway stations about 7 km apart, and Oriente comes before the city on the way from the airport (see also the paragraph beginning “Sanchez rolled her eyes. She…”). Praça do Comércio (Terreiro do Paço and Baixa-Chiado stations) or Oriente itself would work as the rendezvous.</w:t>
      </w:r>
    </w:p>
  </w:comment>
  <w:comment w:id="134" w:author="Editor" w:date="2026-09-25T09:00:00Z" w:initials="Ed">
    <w:p>
      <w:r>
        <w:annotationRef/>
      </w:r>
      <w:r>
        <w:t xml:space="preserve">Fact: The seven skirts (sete saias) are the costume of Nazaré's fishwives rather than general Portuguese dress, and the seven waves are not biblical, so 'biblical' is cut. Consider having her change into it in Nazaré, where it would blend in.</w:t>
      </w:r>
    </w:p>
  </w:comment>
  <w:comment w:id="135" w:author="Editor" w:date="2026-09-25T09:00:00Z" w:initials="Ed">
    <w:p>
      <w:r>
        <w:annotationRef/>
      </w:r>
      <w:r>
        <w:t xml:space="preserve">Cut: The sentence on the building's history is deleted. The present City Hall is neoclassical, built after an 1863 fire, so '17th-century gothic' would be caught by any reader who knows Lisbon.</w:t>
      </w:r>
    </w:p>
  </w:comment>
  <w:comment w:id="136" w:author="Editor" w:date="2026-09-25T09:00:00Z" w:initials="Ed">
    <w:p>
      <w:r>
        <w:annotationRef/>
      </w:r>
      <w:r>
        <w:t xml:space="preserve">Suggestion: Nazaré is named here with no reason given, and the reason (Jules and the map) arrives only in ch26. One line here or on the plane would help the reader.</w:t>
      </w:r>
    </w:p>
  </w:comment>
  <w:comment w:id="137" w:author="Editor" w:date="2026-09-25T09:00:00Z" w:initials="Ed">
    <w:p>
      <w:r>
        <w:annotationRef/>
      </w:r>
      <w:r>
        <w:t xml:space="preserve">Query: Coaches to Nazaré leave from Sete Rios (or Oriente), not from near City Hall. Also, Portuguese is an unusual third language at a Scottish school; if there is a family reason, a clause here would help, as ch31 relies on it.</w:t>
      </w:r>
    </w:p>
  </w:comment>
  <w:comment w:id="138" w:author="Editor" w:date="2026-09-25T09:00:00Z" w:initials="Ed">
    <w:p>
      <w:r>
        <w:annotationRef/>
      </w:r>
      <w:r>
        <w:t xml:space="preserve">Note: The Portuguese lines in this scene are changed to European Portuguese. The originals mixed Brazilian forms (você, compartilhar, van), and 'autocarro' means a bus.</w:t>
      </w:r>
    </w:p>
  </w:comment>
  <w:comment w:id="139" w:author="Editor" w:date="2026-09-25T09:00:00Z" w:initials="Ed">
    <w:p>
      <w:r>
        <w:annotationRef/>
      </w:r>
      <w:r>
        <w:t xml:space="preserve">Query: What is Maxwell's ID? A foreign badge would not get him past an armed guard or up to the chief officer. One clause naming his authority would settle it.</w:t>
      </w:r>
    </w:p>
  </w:comment>
  <w:comment w:id="140" w:author="Editor" w:date="2026-09-25T09:00:00Z" w:initials="Ed">
    <w:p>
      <w:r>
        <w:annotationRef/>
      </w:r>
      <w:r>
        <w:t xml:space="preserve">Suggestion: The three search loops (this and the next two paragraphs) repeat one another and could become one paragraph. The irony that he never checks the restrooms would then stand out.</w:t>
      </w:r>
    </w:p>
  </w:comment>
  <w:comment w:id="141" w:author="Editor" w:date="2026-09-25T09:00:00Z" w:initials="Ed">
    <w:p>
      <w:r>
        <w:annotationRef/>
      </w:r>
      <w:r>
        <w:t xml:space="preserve">Fact: 'from Lisbon' changed to 'from St. Gallen', since they flew into Lisbon. Note that St. Gallen–Altenrhein had no TAP service in 2014 (see the editorial letter).</w:t>
      </w:r>
    </w:p>
  </w:comment>
  <w:comment w:id="142" w:author="Editor" w:date="2026-09-25T09:00:00Z" w:initials="Ed">
    <w:p>
      <w:r>
        <w:annotationRef/>
      </w:r>
      <w:r>
        <w:t xml:space="preserve">Query: Francis knows Maxwell from the past and was told to watch for a pursuer, yet Maxwell sits drinking coffee in plain view. Consider having him watch from cover, and give him a firmer reason to stay on Francis than seeing his expression.</w:t>
      </w:r>
    </w:p>
  </w:comment>
  <w:comment w:id="143" w:author="Editor" w:date="2026-09-25T09:00:00Z" w:initials="Ed">
    <w:p>
      <w:r>
        <w:annotationRef/>
      </w:r>
      <w:r>
        <w:t xml:space="preserve">Note: 'Sanchez had outsmarted not only Benedikt's goons but him as well' is a fine turn – keep.</w:t>
      </w:r>
    </w:p>
  </w:comment>
  <w:comment w:id="144" w:author="Editor" w:date="2026-09-25T09:00:00Z" w:initials="Ed">
    <w:p>
      <w:r>
        <w:annotationRef/>
      </w:r>
      <w:r>
        <w:t xml:space="preserve">Continuity: Dateline place changed to Nazaré, where the whole chapter takes place. The clock inside the chapter changes with it (see the paragraph beginning “They ordered a bottle of…”).</w:t>
      </w:r>
    </w:p>
  </w:comment>
  <w:comment w:id="145" w:author="Editor" w:date="2026-09-25T09:00:00Z" w:initials="Ed">
    <w:p>
      <w:r>
        <w:annotationRef/>
      </w:r>
      <w:r>
        <w:t xml:space="preserve">Fact: Alcobaça is a separate inland town about 13 km from Nazaré, with no view of the ocean. For a hilltop restaurant overlooking the Atlantic, consider O Sítio, Nazaré's upper town, which also fits 'It was a short trip'.</w:t>
      </w:r>
    </w:p>
  </w:comment>
  <w:comment w:id="146" w:author="Editor" w:date="2026-09-25T09:00:00Z" w:initials="Ed">
    <w:p>
      <w:r>
        <w:annotationRef/>
      </w:r>
      <w:r>
        <w:t xml:space="preserve">Note: The Portuguese in this and the next two paragraphs is changed to European Portuguese ('fora', not 'for a'; 'uma mesa mais reservada' rather than 'estande', which means a trade-show stand). The English glosses are adjusted to match.</w:t>
      </w:r>
    </w:p>
  </w:comment>
  <w:comment w:id="147" w:author="Editor" w:date="2026-09-25T09:00:00Z" w:initials="Ed">
    <w:p>
      <w:r>
        <w:annotationRef/>
      </w:r>
      <w:r>
        <w:t xml:space="preserve">Fact: Fado dates from the nineteenth century, so '15th-century' is cut. Its signature instrument is the twelve-string guitarra portuguesa, if you want to name it.</w:t>
      </w:r>
    </w:p>
  </w:comment>
  <w:comment w:id="148" w:author="Editor" w:date="2026-09-25T09:00:00Z" w:initials="Ed">
    <w:p>
      <w:r>
        <w:annotationRef/>
      </w:r>
      <w:r>
        <w:t xml:space="preserve">Continuity: 'quarter past eight' is now 'nearly five', and 'dinner' is now 'meal'. They arrive mid-afternoon, and a five-hour dinner would not fit. The bench scene and Jules at 8:30 PM (the paragraph beginning “Stephen hadn’t got a chance…”, ch29) now fill the evening.</w:t>
      </w:r>
    </w:p>
  </w:comment>
  <w:comment w:id="149" w:author="Editor" w:date="2026-09-25T09:00:00Z" w:initials="Ed">
    <w:p>
      <w:r>
        <w:annotationRef/>
      </w:r>
      <w:r>
        <w:t xml:space="preserve">Suggestion: This paragraph and the three before it give about 500 words to the view, the band, the menu, the change of clothes and Jules's backstory, with no pressure on the siblings. Consider trimming the view and moving Jules's backstory to the moment Stephen dials him (the next paragraph).</w:t>
      </w:r>
    </w:p>
  </w:comment>
  <w:comment w:id="150" w:author="Editor" w:date="2026-09-25T09:00:00Z" w:initials="Ed">
    <w:p>
      <w:r>
        <w:annotationRef/>
      </w:r>
      <w:r>
        <w:t xml:space="preserve">Note: A lovely quiet scene. Changes here are grammar only.</w:t>
      </w:r>
    </w:p>
  </w:comment>
  <w:comment w:id="151" w:author="Editor" w:date="2026-09-25T09:00:00Z" w:initials="Ed">
    <w:p>
      <w:r>
        <w:annotationRef/>
      </w:r>
      <w:r>
        <w:t xml:space="preserve">Continuity: The ch27 and ch28 datelines move to 11:30 AM. Francis gives up about an hour after the 10 AM landing, and Benedikt's jet, 'forty minutes' away, lands at about 12:15, the same moment ch30 opens with.</w:t>
      </w:r>
    </w:p>
  </w:comment>
  <w:comment w:id="152" w:author="Editor" w:date="2026-09-25T09:00:00Z" w:initials="Ed">
    <w:p>
      <w:r>
        <w:annotationRef/>
      </w:r>
      <w:r>
        <w:t xml:space="preserve">Suggestion: Francis's airport panic is told here, again in ch28 and once more in ch30. Consider merging ch27 and ch28 into one Montijo chapter so that it is told once.</w:t>
      </w:r>
    </w:p>
  </w:comment>
  <w:comment w:id="153" w:author="Editor" w:date="2026-09-25T09:00:00Z" w:initials="Ed">
    <w:p>
      <w:r>
        <w:annotationRef/>
      </w:r>
      <w:r>
        <w:t xml:space="preserve">Query: Francis knows Maxwell by sight (the paragraph beginning “He looked around for any…” in ch 25) and was told to catch the pursuer as well (ch21), yet Maxwell sits in full view with a coffee. Should he be watching from somewhere Francis cannot see him?</w:t>
      </w:r>
    </w:p>
  </w:comment>
  <w:comment w:id="154" w:author="Editor" w:date="2026-09-25T09:00:00Z" w:initials="Ed">
    <w:p>
      <w:r>
        <w:annotationRef/>
      </w:r>
      <w:r>
        <w:t xml:space="preserve">Fact: 'westernmost city' changed to 'westernmost capital'. Several towns lie further west than Lisbon, but no mainland European capital does.</w:t>
      </w:r>
    </w:p>
  </w:comment>
  <w:comment w:id="155" w:author="Editor" w:date="2026-09-25T09:00:00Z" w:initials="Ed">
    <w:p>
      <w:r>
        <w:annotationRef/>
      </w:r>
      <w:r>
        <w:t xml:space="preserve">Query: Why does the officer get out here and leave Maxwell the car? A clause giving the reason (another duty, say) would help, since he comes back into the story later.</w:t>
      </w:r>
    </w:p>
  </w:comment>
  <w:comment w:id="156" w:author="Editor" w:date="2026-09-25T09:00:00Z" w:initials="Ed">
    <w:p>
      <w:r>
        <w:annotationRef/>
      </w:r>
      <w:r>
        <w:t xml:space="preserve">Fact: Montijo is Portuguese Air Force Base No. 6. It had no civil terminal or receptionist, it has two runways, and a civilian van could not park at the edge of the runway (the paragraph beginning “It was a short drive…” in ch 28). Consider Cascais–Tires, Lisbon's business-aviation airfield, or keep Montijo and give Benedikt a paid contact on the base.</w:t>
      </w:r>
    </w:p>
  </w:comment>
  <w:comment w:id="157" w:author="Editor" w:date="2026-09-25T09:00:00Z" w:initials="Ed">
    <w:p>
      <w:r>
        <w:annotationRef/>
      </w:r>
      <w:r>
        <w:t xml:space="preserve">Fact: 'departure' changed to 'arrival', since she arrived in Lisbon. Note also that Switzerland to Portugal is an intra-Schengen flight with no immigration check. See the editorial letter.</w:t>
      </w:r>
    </w:p>
  </w:comment>
  <w:comment w:id="158" w:author="Editor" w:date="2026-09-25T09:00:00Z" w:initials="Ed">
    <w:p>
      <w:r>
        <w:annotationRef/>
      </w:r>
      <w:r>
        <w:t xml:space="preserve">Note: 'jet bridge' is cut. A private jet on an apron uses its own airstairs, not an airport jet bridge.</w:t>
      </w:r>
    </w:p>
  </w:comment>
  <w:comment w:id="159" w:author="Editor" w:date="2026-09-25T09:00:00Z" w:initials="Ed">
    <w:p>
      <w:r>
        <w:annotationRef/>
      </w:r>
      <w:r>
        <w:t xml:space="preserve">Continuity: 'four days' changed to 'three days'. Under the corrected calendar the theft is in the early hours of 15 April, and this is the 17th. 'We are on the run' is also now 'We have been on the run'.</w:t>
      </w:r>
    </w:p>
  </w:comment>
  <w:comment w:id="160" w:author="Editor" w:date="2026-09-25T09:00:00Z" w:initials="Ed">
    <w:p>
      <w:r>
        <w:annotationRef/>
      </w:r>
      <w:r>
        <w:t xml:space="preserve">Fact: "twenty pesos" changed to "twenty euros". Portugal was on the euro in 2014. I have also split the paragraph where Jules starts speaking.</w:t>
      </w:r>
    </w:p>
  </w:comment>
  <w:comment w:id="161" w:author="Editor" w:date="2026-09-25T09:00:00Z" w:initials="Ed">
    <w:p>
      <w:r>
        <w:annotationRef/>
      </w:r>
      <w:r>
        <w:t xml:space="preserve">Suggestion: The local SIM is Jules's idea, and Sanchez wonders why she did not think of it. A new SIM in the same handset can still be traced through the phone's IMEI. Consider having Jules lend them a spare phone instead.</w:t>
      </w:r>
    </w:p>
  </w:comment>
  <w:comment w:id="162" w:author="Editor" w:date="2026-09-25T09:00:00Z" w:initials="Ed">
    <w:p>
      <w:r>
        <w:annotationRef/>
      </w:r>
      <w:r>
        <w:t xml:space="preserve">Note: Lovely image (the far-off farmhouses given away by their dim lights). Keep.</w:t>
      </w:r>
    </w:p>
  </w:comment>
  <w:comment w:id="163" w:author="Editor" w:date="2026-09-25T09:00:00Z" w:initials="Ed">
    <w:p>
      <w:r>
        <w:annotationRef/>
      </w:r>
      <w:r>
        <w:t xml:space="preserve">Query: "The edifices were designed using bricks..." I have read these as the windows themselves, with openwork brick screens (grelhas) painted blue. Is that right? If so, one concrete noun would help the reader see them.</w:t>
      </w:r>
    </w:p>
  </w:comment>
  <w:comment w:id="164" w:author="Editor" w:date="2026-09-25T09:00:00Z" w:initials="Ed">
    <w:p>
      <w:r>
        <w:annotationRef/>
      </w:r>
      <w:r>
        <w:t xml:space="preserve">Suggestion: The drive and the house take up almost 600 words (this and the previous three paragraphs), and ch31 shows the house again in daylight. You could cut the house tour here to two or three sentences, for example the white stucco, the red roof and the blue brick windows.</w:t>
      </w:r>
    </w:p>
  </w:comment>
  <w:comment w:id="165" w:author="Editor" w:date="2026-09-25T09:00:00Z" w:initials="Ed">
    <w:p>
      <w:r>
        <w:annotationRef/>
      </w:r>
      <w:r>
        <w:t xml:space="preserve">Continuity: "had dinner at Main Street" is now "had eaten late in town". After the ch26 fix they had a late lunch that finished at about five, so they would not have had dinner.</w:t>
      </w:r>
    </w:p>
  </w:comment>
  <w:comment w:id="166" w:author="Editor" w:date="2026-09-25T09:00:00Z" w:initials="Ed">
    <w:p>
      <w:r>
        <w:annotationRef/>
      </w:r>
      <w:r>
        <w:t xml:space="preserve">Note: "two cots" is now "two beds". To a British reader, a cot is a baby's bed.</w:t>
      </w:r>
    </w:p>
  </w:comment>
  <w:comment w:id="167" w:author="Editor" w:date="2026-09-25T09:00:00Z" w:initials="Ed">
    <w:p>
      <w:r>
        <w:annotationRef/>
      </w:r>
      <w:r>
        <w:t xml:space="preserve">Continuity: Dateline changed from "4:30 PM ... Lisbon" to "12:15 PM ... Montijo". The chapter opens with the same landing as ch28 (about 12:15), and the airfield is at Montijo. The chapter now has Maxwell watching the house through the long afternoon, so dusk still arrives on cue and ch32 still works.</w:t>
      </w:r>
    </w:p>
  </w:comment>
  <w:comment w:id="168" w:author="Editor" w:date="2026-09-25T09:00:00Z" w:initials="Ed">
    <w:p>
      <w:r>
        <w:annotationRef/>
      </w:r>
      <w:r>
        <w:t xml:space="preserve">Suggestion: The landing and the argument were already shown in full from Francis's side in ch28. Consider cutting this and the previous paragraph to two or three sentences. Also, from the car park Maxwell could see the argument but would be unlikely to hear raised voices across the apron and fence. I have changed Maxwell's "vicious smile" (the previous paragraph) to "wry smile", since "vicious" suggests malice rather than amusement.</w:t>
      </w:r>
    </w:p>
  </w:comment>
  <w:comment w:id="169" w:author="Editor" w:date="2026-09-25T09:00:00Z" w:initials="Ed">
    <w:p>
      <w:r>
        <w:annotationRef/>
      </w:r>
      <w:r>
        <w:t xml:space="preserve">Suggestion: The route takes about 600 words over this and the next two paragraphs, lane by lane. One paragraph would carry it. Also, Montijo to Vale da Amoreira is about 15–20 minutes in total, not ten minutes plus twenty on the A33 (the next paragraph). I recast "moved to the middle lane" because a four-lane road has no middle lane.</w:t>
      </w:r>
    </w:p>
  </w:comment>
  <w:comment w:id="170" w:author="Editor" w:date="2026-09-25T09:00:00Z" w:initials="Ed">
    <w:p>
      <w:r>
        <w:annotationRef/>
      </w:r>
      <w:r>
        <w:t xml:space="preserve">Note: "a shade of urgency he demonstrated while driving" is recast. Benedikt is not driving, and Maxwell cannot see into the van, so this now describes the van.</w:t>
      </w:r>
    </w:p>
  </w:comment>
  <w:comment w:id="171" w:author="Editor" w:date="2026-09-25T09:00:00Z" w:initials="Ed">
    <w:p>
      <w:r>
        <w:annotationRef/>
      </w:r>
      <w:r>
        <w:t xml:space="preserve">Query: The van has remote central locking (the "unlocking beep" in the paragraph beginning “The men were talking in…”), so what is Maxwell's "set of keys"? A locksmith's try-out set would work. One phrase here would make it credible.</w:t>
      </w:r>
    </w:p>
  </w:comment>
  <w:comment w:id="172" w:author="Editor" w:date="2026-09-25T09:00:00Z" w:initials="Ed">
    <w:p>
      <w:r>
        <w:annotationRef/>
      </w:r>
      <w:r>
        <w:t xml:space="preserve">Note: At over 400 words this was the longest paragraph in the book, so I have split it at "He was about to try the third key" and "Before he could do anything", with no other change. Suggestion: under a parked van he would more likely lie flat behind a wheel than cling to the exhaust, which would only be needed if the van were about to move.</w:t>
      </w:r>
    </w:p>
  </w:comment>
  <w:comment w:id="173" w:author="Editor" w:date="2026-09-25T09:00:00Z" w:initials="Ed">
    <w:p>
      <w:r>
        <w:annotationRef/>
      </w:r>
      <w:r>
        <w:t xml:space="preserve">Query: The two men kneel to pick up the papers but see neither Maxwell nor, in the paragraph beginning “He was shocked to see…”, his keys hanging in the passenger door. What makes the "crashing sound"? Is it a box of files? Consider having Maxwell realise, while he lies under the van, that his keys are still in the lock. That would give this moment real tension, and the discovery in the paragraph beginning “He was shocked to see…” would no longer come as an afterthought.</w:t>
      </w:r>
    </w:p>
  </w:comment>
  <w:comment w:id="174" w:author="Editor" w:date="2026-09-25T09:00:00Z" w:initials="Ed">
    <w:p>
      <w:r>
        <w:annotationRef/>
      </w:r>
      <w:r>
        <w:t xml:space="preserve">Suggestion: Maxwell does not speak Portuguese (the paragraph beginning “The men were talking in…”), yet his plan depends on overhearing Portuguese speakers. This call could solve that: one line saying the officer will listen in and translate.</w:t>
      </w:r>
    </w:p>
  </w:comment>
  <w:comment w:id="175" w:author="Editor" w:date="2026-09-25T09:00:00Z" w:initials="Ed">
    <w:p>
      <w:r>
        <w:annotationRef/>
      </w:r>
      <w:r>
        <w:t xml:space="preserve">Fact: 18 April 2014 was Good Friday. Portuguese parishes traditionally keep their bells silent from Maundy Thursday until the Easter Vigil, so a bell pealing at 8 AM is unlikely that day. Consider another waking sound, or use the holiday (quiet streets, processions in Nazaré).</w:t>
      </w:r>
    </w:p>
  </w:comment>
  <w:comment w:id="176" w:author="Editor" w:date="2026-09-25T09:00:00Z" w:initials="Ed">
    <w:p>
      <w:r>
        <w:annotationRef/>
      </w:r>
      <w:r>
        <w:t xml:space="preserve">Note: "você slepp bem" replaced with "Dormiram bem?" (plural, as she greets both guests). Paragraph split so that Jules and his mother speak in separate paragraphs.</w:t>
      </w:r>
    </w:p>
  </w:comment>
  <w:comment w:id="177" w:author="Editor" w:date="2026-09-25T09:00:00Z" w:initials="Ed">
    <w:p>
      <w:r>
        <w:annotationRef/>
      </w:r>
      <w:r>
        <w:t xml:space="preserve">Fact: Discovery is not a local Portuguese broadcaster. Consider "for Portuguese television" or "for RTP".</w:t>
      </w:r>
    </w:p>
  </w:comment>
  <w:comment w:id="178" w:author="Editor" w:date="2026-09-25T09:00:00Z" w:initials="Ed">
    <w:p>
      <w:r>
        <w:annotationRef/>
      </w:r>
      <w:r>
        <w:t xml:space="preserve">Continuity: the dot number is now 21 (Monday 21 April 2014, three days after the 18th and the Tallinn boarding day in ch54). 21 July 2014 was also a Monday, so Jules's "three days or three months" now holds. Please check the colour/number logic in the paragraph beginning “I believe this indicates the…” reads the same way to you.</w:t>
      </w:r>
    </w:p>
  </w:comment>
  <w:comment w:id="179" w:author="Editor" w:date="2026-09-25T09:00:00Z" w:initials="Ed">
    <w:p>
      <w:r>
        <w:annotationRef/>
      </w:r>
      <w:r>
        <w:t xml:space="preserve">Note: "Viciebsk" becomes "Vitebsk" throughout the book (the spelling English readers know). "Borders Russia" changed to "is close to Russia": the region borders Russia, but the city is about 40 km from the border.</w:t>
      </w:r>
    </w:p>
  </w:comment>
  <w:comment w:id="180" w:author="Editor" w:date="2026-09-25T09:00:00Z" w:initials="Ed">
    <w:p>
      <w:r>
        <w:annotationRef/>
      </w:r>
      <w:r>
        <w:t xml:space="preserve">Continuity: dateline moved to 9:30 PM (and "half-past nine" in the next paragraph) so Maxwell can bug the van at dusk and eat for an hour, as ch30 says. This chapter steps back from 18 to 17 April; consider placing it before ch31 or folding it into the end of ch30.</w:t>
      </w:r>
    </w:p>
  </w:comment>
  <w:comment w:id="181" w:author="Editor" w:date="2026-09-25T09:00:00Z" w:initials="Ed">
    <w:p>
      <w:r>
        <w:annotationRef/>
      </w:r>
      <w:r>
        <w:t xml:space="preserve">Query: How does Maxwell know Sanchez is heading to Adriana's? If an earlier chapter does not set this up, a clause here would help (ch38 later has him wonder how Benedikt found out about Adriana).</w:t>
      </w:r>
    </w:p>
  </w:comment>
  <w:comment w:id="182" w:author="Editor" w:date="2026-09-25T09:00:00Z" w:initials="Ed">
    <w:p>
      <w:r>
        <w:annotationRef/>
      </w:r>
      <w:r>
        <w:t xml:space="preserve">Continuity: dateline moved from 12:30 PM to 3:30 PM to match the "midafternoon sun" and the "late afternoon lunch" later in this chapter, and so that the raid in ch36 (4:30 PM) follows straight on from the end of this chapter.</w:t>
      </w:r>
    </w:p>
  </w:comment>
  <w:comment w:id="183" w:author="Editor" w:date="2026-09-25T09:00:00Z" w:initials="Ed">
    <w:p>
      <w:r>
        <w:annotationRef/>
      </w:r>
      <w:r>
        <w:t xml:space="preserve">Fact: rural houses around Nazaré are whitewashed masonry with terracotta roofs, as ch31 itself says. Wooden outer walls will jar with readers who know Portugal; consider "stone" or "whitewashed". "Castilian" wrought iron (the paragraph beginning “Stephen paid the taxi driver…”) is Spanish; "wrought-iron grilles" would do.</w:t>
      </w:r>
    </w:p>
  </w:comment>
  <w:comment w:id="184" w:author="Editor" w:date="2026-09-25T09:00:00Z" w:initials="Ed">
    <w:p>
      <w:r>
        <w:annotationRef/>
      </w:r>
      <w:r>
        <w:t xml:space="preserve">Continuity: this countryside is vineyards here and in the paragraph beginning “The village church bell rang…” in ch 31, but "open paddy fields" in ch37 and later chapters. Please choose one crop.</w:t>
      </w:r>
    </w:p>
  </w:comment>
  <w:comment w:id="185" w:author="Editor" w:date="2026-09-25T09:00:00Z" w:initials="Ed">
    <w:p>
      <w:r>
        <w:annotationRef/>
      </w:r>
      <w:r>
        <w:t xml:space="preserve">Query: "hinge" changed to "knocker" (a hinge cannot sit in the middle of a door or be tapped). Please confirm this is what you meant.</w:t>
      </w:r>
    </w:p>
  </w:comment>
  <w:comment w:id="186" w:author="Editor" w:date="2026-09-25T09:00:00Z" w:initials="Ed">
    <w:p>
      <w:r>
        <w:annotationRef/>
      </w:r>
      <w:r>
        <w:t xml:space="preserve">Note: Adriana's entrance (the derelict house, then diamonds, an evening dress and Miss Dior) is a fine, unsettling moment. Keep it.</w:t>
      </w:r>
    </w:p>
  </w:comment>
  <w:comment w:id="187" w:author="Editor" w:date="2026-09-25T09:00:00Z" w:initials="Ed">
    <w:p>
      <w:r>
        <w:annotationRef/>
      </w:r>
      <w:r>
        <w:t xml:space="preserve">Continuity: "that ill-fated night" is not mentioned anywhere else in the book, and the evening dress (the paragraph beginning “Adriana seemed starkly different from…”) and the partner's photograph (the paragraph beginning “She showed them the way…”) also go unexplained. Either pay these off later or cut the phrase here.</w:t>
      </w:r>
    </w:p>
  </w:comment>
  <w:comment w:id="188" w:author="Editor" w:date="2026-09-25T09:00:00Z" w:initials="Ed">
    <w:p>
      <w:r>
        <w:annotationRef/>
      </w:r>
      <w:r>
        <w:t xml:space="preserve">Continuity: Dateline changed from 2:00 PM, Nazaré to 4:15 PM, Lisbon. Maxwell is at a motel near Benedikt's south-bank house, and the afternoon is retimed so that the raid (ch36), the calls and Maxwell's arrival (ch41, 5:40) line up. The time in the paragraph beginning “Maxwell looked at the clock…” and the drive in the paragraph beginning “From where he was, the…” are changed to match.</w:t>
      </w:r>
    </w:p>
  </w:comment>
  <w:comment w:id="189" w:author="Editor" w:date="2026-09-25T09:00:00Z" w:initials="Ed">
    <w:p>
      <w:r>
        <w:annotationRef/>
      </w:r>
      <w:r>
        <w:t xml:space="preserve">Fact: 'less than 30 minutes' changed to 'a little over an hour'. From the A12 south of the Tagus to Nazaré is about 130 km, and he reaches the area at 5:40 PM in ch41. The A12 itself is correct for a van leaving Vale da Amoreira and is kept.</w:t>
      </w:r>
    </w:p>
  </w:comment>
  <w:comment w:id="190" w:author="Editor" w:date="2026-09-25T09:00:00Z" w:initials="Ed">
    <w:p>
      <w:r>
        <w:annotationRef/>
      </w:r>
      <w:r>
        <w:t xml:space="preserve">Continuity: Dateline changed to 4:15 PM, Lisbon. Benedikt is at the Lisbon-area house, taking the same call as ch34. 'A late lunch' in the next paragraph follows from the new time.</w:t>
      </w:r>
    </w:p>
  </w:comment>
  <w:comment w:id="191" w:author="Editor" w:date="2026-09-25T09:00:00Z" w:initials="Ed">
    <w:p>
      <w:r>
        <w:annotationRef/>
      </w:r>
      <w:r>
        <w:t xml:space="preserve">Query: 'Adam' is named here and nowhere else in the manuscript, and in ch49 (the paragraph beginning “He poured a glass of…” in ch 49) Benedikt says he found Adriana through John's phone records and put her house on watch himself. Either introduce Adam earlier or drop the name here.</w:t>
      </w:r>
    </w:p>
  </w:comment>
  <w:comment w:id="192" w:author="Editor" w:date="2026-09-25T09:00:00Z" w:initials="Ed">
    <w:p>
      <w:r>
        <w:annotationRef/>
      </w:r>
      <w:r>
        <w:t xml:space="preserve">Query: 'his chance' for what? The second call and the U-turn are never explained, and readers will expect a trap for Maxwell that doesn't come. One line in the call (for example, that a policeman is at the house and Benedikt won't be seen near it) would motivate the turn and the warehouse meeting.</w:t>
      </w:r>
    </w:p>
  </w:comment>
  <w:comment w:id="193" w:author="Editor" w:date="2026-09-25T09:00:00Z" w:initials="Ed">
    <w:p>
      <w:r>
        <w:annotationRef/>
      </w:r>
      <w:r>
        <w:t xml:space="preserve">Note: Portuguese corrected to the plural 'atrevem', since there are two intruders, with a question mark added. The translation's 'entered' is corrected to 'enter'.</w:t>
      </w:r>
    </w:p>
  </w:comment>
  <w:comment w:id="194" w:author="Editor" w:date="2026-09-25T09:00:00Z" w:initials="Ed">
    <w:p>
      <w:r>
        <w:annotationRef/>
      </w:r>
      <w:r>
        <w:t xml:space="preserve">Continuity: The man in the scuffle is presumably Maxwell's police officer, whom ch43 finds shot twice in the backyard. Sanchez and Stephen later cross that backyard, and nobody hears the shots. Consider letting Sanchez hear two shots as she slides down the pipe, or letting them find the body.</w:t>
      </w:r>
    </w:p>
  </w:comment>
  <w:comment w:id="195" w:author="Editor" w:date="2026-09-25T09:00:00Z" w:initials="Ed">
    <w:p>
      <w:r>
        <w:annotationRef/>
      </w:r>
      <w:r>
        <w:t xml:space="preserve">Fact: '.42 caliber' changed to '.45 caliber'. There is no common .42-calibre handgun. If you prefer, 'a pistol' avoids the question.</w:t>
      </w:r>
    </w:p>
  </w:comment>
  <w:comment w:id="196" w:author="Editor" w:date="2026-09-25T09:00:00Z" w:initials="Ed">
    <w:p>
      <w:r>
        <w:annotationRef/>
      </w:r>
      <w:r>
        <w:t xml:space="preserve">Suggestion: The PART IV divider falls in the middle of the gunpoint scene, between ch36 and ch37. Consider moving it to the capture (ch42) or the start of the Tallinn movement (ch49).</w:t>
      </w:r>
    </w:p>
  </w:comment>
  <w:comment w:id="197" w:author="Editor" w:date="2026-09-25T09:00:00Z" w:initials="Ed">
    <w:p>
      <w:r>
        <w:annotationRef/>
      </w:r>
      <w:r>
        <w:t xml:space="preserve">Query: Sanchez is 'in her sleepwear' in mid-afternoon, minutes after arriving and unpacking. Either cut the detail or motivate it, for example by having her change after a shower. I have also trimmed the aside about the search ('The man behaved… any shade of lust'), which slowed the scene.</w:t>
      </w:r>
    </w:p>
  </w:comment>
  <w:comment w:id="198" w:author="Editor" w:date="2026-09-25T09:00:00Z" w:initials="Ed">
    <w:p>
      <w:r>
        <w:annotationRef/>
      </w:r>
      <w:r>
        <w:t xml:space="preserve">Query: 'William had never spoken to Benedikt before, but he hardly regretted it now.' The logic is unclear. Do you mean he now wished he had never had to speak to him?</w:t>
      </w:r>
    </w:p>
  </w:comment>
  <w:comment w:id="199" w:author="Editor" w:date="2026-09-25T09:00:00Z" w:initials="Ed">
    <w:p>
      <w:r>
        <w:annotationRef/>
      </w:r>
      <w:r>
        <w:t xml:space="preserve">Cut: 'Something they would regret for the rest of their life.' is deleted. Nothing in the book pays it off, and the foreshadowing promises a consequence that never comes.</w:t>
      </w:r>
    </w:p>
  </w:comment>
  <w:comment w:id="200" w:author="Editor" w:date="2026-09-25T09:00:00Z" w:initials="Ed">
    <w:p>
      <w:r>
        <w:annotationRef/>
      </w:r>
      <w:r>
        <w:t xml:space="preserve">Continuity: Sanchez knows both men are armed and sees the first man's gun fly from his hand, yet she and Stephen leave both guns in the field, and Marty later uses one to shoot her (the paragraph beginning “As he hobbled towards the…” in ch 40). Consider having her take one gun, or have Marty use his own.</w:t>
      </w:r>
    </w:p>
  </w:comment>
  <w:comment w:id="201" w:author="Editor" w:date="2026-09-25T09:00:00Z" w:initials="Ed">
    <w:p>
      <w:r>
        <w:annotationRef/>
      </w:r>
      <w:r>
        <w:t xml:space="preserve">Continuity: Dateline changed from 4:30 PM, Nazaré to 4:40 PM, Lisbon. Benedikt's van is on the road near Lisbon after the first U-turn, and the chapter ends with William's call from ch37, so it overlaps ch37 in time.</w:t>
      </w:r>
    </w:p>
  </w:comment>
  <w:comment w:id="202" w:author="Editor" w:date="2026-09-25T09:00:00Z" w:initials="Ed">
    <w:p>
      <w:r>
        <w:annotationRef/>
      </w:r>
      <w:r>
        <w:t xml:space="preserve">Note: 'By now they were on their way to Nazaré' read as a contradiction of 'head back to Lisbon'. 'By then they were already on their way' makes clear the van had looped back towards Nazaré before the call, and Francis now turns again.</w:t>
      </w:r>
    </w:p>
  </w:comment>
  <w:comment w:id="203" w:author="Editor" w:date="2026-09-25T09:00:00Z" w:initials="Ed">
    <w:p>
      <w:r>
        <w:annotationRef/>
      </w:r>
      <w:r>
        <w:t xml:space="preserve">Suggestion: The call is told twice (ch37 and here). Consider folding this chapter into ch37 as a cutaway to Benedikt's end of the line.</w:t>
      </w:r>
    </w:p>
  </w:comment>
  <w:comment w:id="204" w:author="Editor" w:date="2026-09-25T09:00:00Z" w:initials="Ed">
    <w:p>
      <w:r>
        <w:annotationRef/>
      </w:r>
      <w:r>
        <w:t xml:space="preserve">Continuity: Only two of the four men were left near the backyard (the paragraphs from “He was taken off-guard and…” in ch 37 to “It took a few moments…” in ch 37). The other two are out in the fields (the paragraph beginning “The man pointing the gun…” in ch 37, the paragraph beginning “As he hobbled towards the…” in ch 40). "outside" or "in the fields" would be safer than "in the backyard".</w:t>
      </w:r>
    </w:p>
  </w:comment>
  <w:comment w:id="205" w:author="Editor" w:date="2026-09-25T09:00:00Z" w:initials="Ed">
    <w:p>
      <w:r>
        <w:annotationRef/>
      </w:r>
      <w:r>
        <w:t xml:space="preserve">Continuity: Adriana says the keys are on the kitchen table (the previous paragraph), but nobody fetches them before Stephen starts the engine. Also, the vehicle is "the car" and then "the old Peugeot van" in the same paragraph. Please pick one.</w:t>
      </w:r>
    </w:p>
  </w:comment>
  <w:comment w:id="206" w:author="Editor" w:date="2026-09-25T09:00:00Z" w:initials="Ed">
    <w:p>
      <w:r>
        <w:annotationRef/>
      </w:r>
      <w:r>
        <w:t xml:space="preserve">Suggestion: Ch40 retells the ch39 shooting from Marty's side. Consider compressing the waking-up sequence to two lines and starting closer to the moment he raises the gun.</w:t>
      </w:r>
    </w:p>
  </w:comment>
  <w:comment w:id="207" w:author="Editor" w:date="2026-09-25T09:00:00Z" w:initials="Ed">
    <w:p>
      <w:r>
        <w:annotationRef/>
      </w:r>
      <w:r>
        <w:t xml:space="preserve">Continuity: Marty shoots Sanchez with a gun left lying in the field (the paragraphs from “He was taken off-guard and…” in ch 37 to “It took a few moments…” in ch 37). Readers may find it odd that a trained operative leaves the weapons behind. Consider a line in ch37 in which she tries to recover them, or has no time to.</w:t>
      </w:r>
    </w:p>
  </w:comment>
  <w:comment w:id="208" w:author="Editor" w:date="2026-09-25T09:00:00Z" w:initials="Ed">
    <w:p>
      <w:r>
        <w:annotationRef/>
      </w:r>
      <w:r>
        <w:t xml:space="preserve">Query: "The car was a few strides away", yet in the paragraph beginning “He now found a reason…” Marty has to go and get the car. Is this the goons' car or a different one?</w:t>
      </w:r>
    </w:p>
  </w:comment>
  <w:comment w:id="209" w:author="Editor" w:date="2026-09-25T09:00:00Z" w:initials="Ed">
    <w:p>
      <w:r>
        <w:annotationRef/>
      </w:r>
      <w:r>
        <w:t xml:space="preserve">Continuity: "He hadn't dealt with Benedikt before" repeats William's beat in the paragraph beginning “Nuno had never spoken to…” in ch 37. Consider cutting one of the two.</w:t>
      </w:r>
    </w:p>
  </w:comment>
  <w:comment w:id="210" w:author="Editor" w:date="2026-09-25T09:00:00Z" w:initials="Ed">
    <w:p>
      <w:r>
        <w:annotationRef/>
      </w:r>
      <w:r>
        <w:t xml:space="preserve">Continuity: "the next twenty minutes" changed to "about an hour and a half". Nazaré to the warehouse south of the Lisbon docks is about 140 km by the longer road Marty takes (the paragraph beginning “Tiago decided to take the…”). The ch42 dateline is changed to 7:15 PM to match.</w:t>
      </w:r>
    </w:p>
  </w:comment>
  <w:comment w:id="211" w:author="Editor" w:date="2026-09-25T09:00:00Z" w:initials="Ed">
    <w:p>
      <w:r>
        <w:annotationRef/>
      </w:r>
      <w:r>
        <w:t xml:space="preserve">Suggestion: The paddy-field crash is a whole action scene in one sentence. Consider either expanding it or cutting it back to the near miss with the oncoming car.</w:t>
      </w:r>
    </w:p>
  </w:comment>
  <w:comment w:id="212" w:author="Editor" w:date="2026-09-25T09:00:00Z" w:initials="Ed">
    <w:p>
      <w:r>
        <w:annotationRef/>
      </w:r>
      <w:r>
        <w:t xml:space="preserve">Query: The car that "went past him with great urgency" (the paragraph beginning “Despite all the proceedings, Adriana…”) is presumably Maxwell's, yet he arrives here on foot, then drives Adriana's van, and later "the car" (the paragraph beginning “Maxwell squeezed the car into…” in ch 43). What happened to his own car?</w:t>
      </w:r>
    </w:p>
  </w:comment>
  <w:comment w:id="213" w:author="Editor" w:date="2026-09-25T09:00:00Z" w:initials="Ed">
    <w:p>
      <w:r>
        <w:annotationRef/>
      </w:r>
      <w:r>
        <w:t xml:space="preserve">Cut: "He couldn't believe Stephen left her in the hands of the goons" removed. It is the stranger's thought in Stephen's point of view, and his outburst in the next paragraph already shows it.</w:t>
      </w:r>
    </w:p>
  </w:comment>
  <w:comment w:id="214" w:author="Editor" w:date="2026-09-25T09:00:00Z" w:initials="Ed">
    <w:p>
      <w:r>
        <w:annotationRef/>
      </w:r>
      <w:r>
        <w:t xml:space="preserve">Continuity: Stephen never asks who this man is, though he knows Maxwell by name in ch53 (the paragraph beginning “Stephen was watching the episode…” in ch 53). One short exchange here or in ch43 would close the gap.</w:t>
      </w:r>
    </w:p>
  </w:comment>
  <w:comment w:id="215" w:author="Editor" w:date="2026-09-25T09:00:00Z" w:initials="Ed">
    <w:p>
      <w:r>
        <w:annotationRef/>
      </w:r>
      <w:r>
        <w:t xml:space="preserve">Continuity: Dateline changed from 6:30 PM to 7:15 PM to allow for the drive from Nazaré (see the paragraph beginning “We should be there in…” in ch 40).</w:t>
      </w:r>
    </w:p>
  </w:comment>
  <w:comment w:id="216" w:author="Editor" w:date="2026-09-25T09:00:00Z" w:initials="Ed">
    <w:p>
      <w:r>
        <w:annotationRef/>
      </w:r>
      <w:r>
        <w:t xml:space="preserve">Fact: South of Lisbon's docks is the Tagus estuary. A warehouse "a few miles south" would be across the river, in Seixal or Almada. Consider naming the place.</w:t>
      </w:r>
    </w:p>
  </w:comment>
  <w:comment w:id="217" w:author="Editor" w:date="2026-09-25T09:00:00Z" w:initials="Ed">
    <w:p>
      <w:r>
        <w:annotationRef/>
      </w:r>
      <w:r>
        <w:t xml:space="preserve">Note: "or ceilings" cut (the same paragraph describes the roof), and "of the evening" cut, since at 7:15 PM it is still daylight outside (sunset is about 8:25).</w:t>
      </w:r>
    </w:p>
  </w:comment>
  <w:comment w:id="218" w:author="Editor" w:date="2026-09-25T09:00:00Z" w:initials="Ed">
    <w:p>
      <w:r>
        <w:annotationRef/>
      </w:r>
      <w:r>
        <w:t xml:space="preserve">Suggestion: Benedikt's longing is restated in near-identical terms in ch42, 44, 46, 47 and 49. Consider stating it fully once, here, and cutting the later interior repeats. "many shades of hues" is cut so that the chapter ends on the silence.</w:t>
      </w:r>
    </w:p>
  </w:comment>
  <w:comment w:id="219" w:author="Editor" w:date="2026-09-25T09:00:00Z" w:initials="Ed">
    <w:p>
      <w:r>
        <w:annotationRef/>
      </w:r>
      <w:r>
        <w:t xml:space="preserve">Continuity: When Stephen fled, only Marty had followed; the other three were still out cold in the field (ch39–40), and Stephen knew all four had been knocked down. He could not have seen three in the mirror. Consider: “Only one came after us. The others were still lying in the field. One of them may still be there.”</w:t>
      </w:r>
    </w:p>
  </w:comment>
  <w:comment w:id="220" w:author="Editor" w:date="2026-09-25T09:00:00Z" w:initials="Ed">
    <w:p>
      <w:r>
        <w:annotationRef/>
      </w:r>
      <w:r>
        <w:t xml:space="preserve">Continuity: Stephen and Sanchez crossed this backyard and searched the house in ch39 without seeing the officer, and we never learn who shot him or when. Consider letting them hear two shots from behind the house in ch39.</w:t>
      </w:r>
    </w:p>
  </w:comment>
  <w:comment w:id="221" w:author="Editor" w:date="2026-09-25T09:00:00Z" w:initials="Ed">
    <w:p>
      <w:r>
        <w:annotationRef/>
      </w:r>
      <w:r>
        <w:t xml:space="preserve">Continuity: The transmitter was planted under the glove box of Benedikt's van (ch30, the paragraph beginning “He was shocked to see…” in ch 30), and ch45–46 call it “the van”. I have made it “van” here and in the paragraph beginning “Francisco led the way to…” in ch 44, and dropped “car” in the paragraph beginning “The engine came to life…” in ch 44, so the vehicle stays the same.</w:t>
      </w:r>
    </w:p>
  </w:comment>
  <w:comment w:id="222" w:author="Editor" w:date="2026-09-25T09:00:00Z" w:initials="Ed">
    <w:p>
      <w:r>
        <w:annotationRef/>
      </w:r>
      <w:r>
        <w:t xml:space="preserve">Fact: Nazaré is policed by the GNR, and a killing would go to the Polícia Judiciária, not the “Lisbon police” (also the paragraph beginning “The drive to the airport…” in ch 45). Consider “the local GNR post”.</w:t>
      </w:r>
    </w:p>
  </w:comment>
  <w:comment w:id="223" w:author="Editor" w:date="2026-09-25T09:00:00Z" w:initials="Ed">
    <w:p>
      <w:r>
        <w:annotationRef/>
      </w:r>
      <w:r>
        <w:t xml:space="preserve">Fact: By the time Maxwell arrives, the blood is over half an hour old and would have cooled and begun to clot, and her wound had been bound (the paragraph beginning “One of the men tore…” in ch 40). Consider “The drops were still tacky, not yet dark.” I have also changed “left” to “right” so the conference room matches the paragraph beginning “The place appeared to be…” in ch 42.</w:t>
      </w:r>
    </w:p>
  </w:comment>
  <w:comment w:id="224" w:author="Editor" w:date="2026-09-25T09:00:00Z" w:initials="Ed">
    <w:p>
      <w:r>
        <w:annotationRef/>
      </w:r>
      <w:r>
        <w:t xml:space="preserve">Cut: “He appeared absolvent” (the word does not fit here) and “in a delirious state” removed. Suggestion: this is Maxwell's third dead end in a row (warehouse, hospital, then the house in ch45). Consider cutting the hospital search or the house visit so the near miss at the warehouse keeps its force.</w:t>
      </w:r>
    </w:p>
  </w:comment>
  <w:comment w:id="225" w:author="Editor" w:date="2026-09-25T09:00:00Z" w:initials="Ed">
    <w:p>
      <w:r>
        <w:annotationRef/>
      </w:r>
      <w:r>
        <w:t xml:space="preserve">Continuity: Dateline moved from 6:45 PM to 7:30 PM. The drive from Nazaré puts the warehouse arrival at about 7:15 (ch42), and Benedikt leaves about fifteen minutes later, just before Maxwell touches the blood.</w:t>
      </w:r>
    </w:p>
  </w:comment>
  <w:comment w:id="226" w:author="Editor" w:date="2026-09-25T09:00:00Z" w:initials="Ed">
    <w:p>
      <w:r>
        <w:annotationRef/>
      </w:r>
      <w:r>
        <w:t xml:space="preserve">Query: “Devastated” reads as grief, yet this is the moment he has her back. Is “overwhelmed” meant?</w:t>
      </w:r>
    </w:p>
  </w:comment>
  <w:comment w:id="227" w:author="Editor" w:date="2026-09-25T09:00:00Z" w:initials="Ed">
    <w:p>
      <w:r>
        <w:annotationRef/>
      </w:r>
      <w:r>
        <w:t xml:space="preserve">Continuity: Francis has “misplaced” his gun, but in ch35 (the paragraph beginning “Francisco took the driver’s seat…” in ch 35) he threw it into the glove compartment, as he himself says in the paragraph beginning “This piece is already damaged…”. Consider: “Francis reached into the glove compartment for the pistol he had tossed there, and his fingers found something else.”</w:t>
      </w:r>
    </w:p>
  </w:comment>
  <w:comment w:id="228" w:author="Editor" w:date="2026-09-25T09:00:00Z" w:initials="Ed">
    <w:p>
      <w:r>
        <w:annotationRef/>
      </w:r>
      <w:r>
        <w:t xml:space="preserve">Query: How does Benedikt know about the police officer at Nazaré? The reader never sees his men report it. One line from Damian or Marty would cover it.</w:t>
      </w:r>
    </w:p>
  </w:comment>
  <w:comment w:id="229" w:author="Editor" w:date="2026-09-25T09:00:00Z" w:initials="Ed">
    <w:p>
      <w:r>
        <w:annotationRef/>
      </w:r>
      <w:r>
        <w:t xml:space="preserve">Continuity: Dateline moved from 6:30 PM to 8:45 PM. Maxwell was in a field at Nazaré at 6:05, then the warehouse (about 7:50) and the hospital. The later time also fits the streetlights coming on (sunset about 8:25) and the jet leaving “twenty minutes back” at about 9:35.</w:t>
      </w:r>
    </w:p>
  </w:comment>
  <w:comment w:id="230" w:author="Editor" w:date="2026-09-25T09:00:00Z" w:initials="Ed">
    <w:p>
      <w:r>
        <w:annotationRef/>
      </w:r>
      <w:r>
        <w:t xml:space="preserve">Fact: Montijo is Air Base No. 6 of the Portuguese Air Force and had no civil terminal or reception desk in 2014. Consider Cascais–Tires, Lisbon's business-aviation field, or one line about a leased civil apron. This is a book-wide decision (see ch27–28).</w:t>
      </w:r>
    </w:p>
  </w:comment>
  <w:comment w:id="231" w:author="Editor" w:date="2026-09-25T09:00:00Z" w:initials="Ed">
    <w:p>
      <w:r>
        <w:annotationRef/>
      </w:r>
      <w:r>
        <w:t xml:space="preserve">Query: The receptionist's promised call about the girl and her dinner invitation are never picked up again. Either pay them off later or trim the flirtation, which blunts the Tallinn reveal.</w:t>
      </w:r>
    </w:p>
  </w:comment>
  <w:comment w:id="232" w:author="Editor" w:date="2026-09-25T09:00:00Z" w:initials="Ed">
    <w:p>
      <w:r>
        <w:annotationRef/>
      </w:r>
      <w:r>
        <w:t xml:space="preserve">Continuity: Dateline moved from 7:00 PM to 7:45 PM, after the 7:30 departure from the bunker. Thirty minutes of treatment plus the ambulance puts wheels-up at about 9:30, which fits ch45 and the 4:30 AM landing in Tallinn.</w:t>
      </w:r>
    </w:p>
  </w:comment>
  <w:comment w:id="233" w:author="Editor" w:date="2026-09-25T09:00:00Z" w:initials="Ed">
    <w:p>
      <w:r>
        <w:annotationRef/>
      </w:r>
      <w:r>
        <w:t xml:space="preserve">Fact: A nursing home would not have an operating table (the paragraph beginning “She was put on an…”). Consider “a private clinic” here and wherever it recurs.</w:t>
      </w:r>
    </w:p>
  </w:comment>
  <w:comment w:id="234" w:author="Editor" w:date="2026-09-25T09:00:00Z" w:initials="Ed">
    <w:p>
      <w:r>
        <w:annotationRef/>
      </w:r>
      <w:r>
        <w:t xml:space="preserve">Fact: A bullet wound is not “a bruise”, so I have changed it to “a flesh wound”. The healing time also drifts: “a few weeks” here, “a week” in ch47, walking on sticks the next morning in ch49, no limp by ch71. Please settle on one.</w:t>
      </w:r>
    </w:p>
  </w:comment>
  <w:comment w:id="235" w:author="Editor" w:date="2026-09-25T09:00:00Z" w:initials="Ed">
    <w:p>
      <w:r>
        <w:annotationRef/>
      </w:r>
      <w:r>
        <w:t xml:space="preserve">Continuity: The doctor is taken by force, is still with them in Tallinn (ch49) and then disappears. Consider making him Benedikt's paid physician, or having him paid off on the tarmac.</w:t>
      </w:r>
    </w:p>
  </w:comment>
  <w:comment w:id="236" w:author="Editor" w:date="2026-09-25T09:00:00Z" w:initials="Ed">
    <w:p>
      <w:r>
        <w:annotationRef/>
      </w:r>
      <w:r>
        <w:t xml:space="preserve">Cut: “and his heart was drifting away to a state of alacrity” removed. Alacrity means eager readiness, which does not sit with “competing thoughts”. Restore it with another word if you want to keep the image.</w:t>
      </w:r>
    </w:p>
  </w:comment>
  <w:comment w:id="237" w:author="Editor" w:date="2026-09-25T09:00:00Z" w:initials="Ed">
    <w:p>
      <w:r>
        <w:annotationRef/>
      </w:r>
      <w:r>
        <w:t xml:space="preserve">Continuity: Dateline changed from 7:45 PM, Lisbon. The chapter opens "two hours into their journey", and the jet leaves at about 9:30 PM (ch46), so at 7:45 they had not yet left the clinic. The time is Lisbon time. "In the air, en route to Tallinn" departs slightly from your usual place format, as this is the one in-flight chapter.</w:t>
      </w:r>
    </w:p>
  </w:comment>
  <w:comment w:id="238" w:author="Editor" w:date="2026-09-25T09:00:00Z" w:initials="Ed">
    <w:p>
      <w:r>
        <w:annotationRef/>
      </w:r>
      <w:r>
        <w:t xml:space="preserve">Note: Split into two paragraphs at the change of speaker (Benedikt asks about the pain, and Sanchez asks where he is taking her).</w:t>
      </w:r>
    </w:p>
  </w:comment>
  <w:comment w:id="239" w:author="Editor" w:date="2026-09-25T09:00:00Z" w:initials="Ed">
    <w:p>
      <w:r>
        <w:annotationRef/>
      </w:r>
      <w:r>
        <w:t xml:space="preserve">Continuity: Dateline changed from 8:15 PM to 10:00 PM. This chapter follows Maxwell reaching Montijo at about 9:55 (ch45), and the text has "late in the evening" and "no flights to Tallinn tonight".</w:t>
      </w:r>
    </w:p>
  </w:comment>
  <w:comment w:id="240" w:author="Editor" w:date="2026-09-25T09:00:00Z" w:initials="Ed">
    <w:p>
      <w:r>
        <w:annotationRef/>
      </w:r>
      <w:r>
        <w:t xml:space="preserve">Cut: I removed "for Tallinn wasn't a significant business city that could demand overnight flights". It reads as dismissive of a national capital, and the real reason is that Lisbon had no direct service to Tallinn. Query: As the travel desk puts it, both commercial options reach Tallinn by the next morning, which is about when the private jet lands. That leaves Drake's "How many hours would you save anyway?" (the paragraph beginning “The callous attitude shown by…”) without an answer. If the commercial options landed mid-to-late afternoon on the 19th, the jet would plainly save most of a day.</w:t>
      </w:r>
    </w:p>
  </w:comment>
  <w:comment w:id="241" w:author="Editor" w:date="2026-09-25T09:00:00Z" w:initials="Ed">
    <w:p>
      <w:r>
        <w:annotationRef/>
      </w:r>
      <w:r>
        <w:t xml:space="preserve">Query: "Drake had a surreal attitude towards everything." What do you mean by "surreal" here? Detached, cynical, eccentric? "Surreal" means dreamlike or bizarre, which doesn't fit a boss who grudgingly approves a jet.</w:t>
      </w:r>
    </w:p>
  </w:comment>
  <w:comment w:id="242" w:author="Editor" w:date="2026-09-25T09:00:00Z" w:initials="Ed">
    <w:p>
      <w:r>
        <w:annotationRef/>
      </w:r>
      <w:r>
        <w:t xml:space="preserve">Query: "a good throttle engine" is unclear. If Maxwell means a fast jet with the range to reach Tallinn without refuelling, consider saying so plainly.</w:t>
      </w:r>
    </w:p>
  </w:comment>
  <w:comment w:id="243" w:author="Editor" w:date="2026-09-25T09:00:00Z" w:initials="Ed">
    <w:p>
      <w:r>
        <w:annotationRef/>
      </w:r>
      <w:r>
        <w:t xml:space="preserve">Continuity: "Take the car". Maxwell appears to have the car himself (he drove it to the warehouse, the hospital and Montijo), and Stephen's answer that Jules will drive him suggests he has none. Also, Stephen is a civilian about an hour and a half from Montijo, while the jet will be ready in thirty minutes. One line giving Maxwell a reason to wait for him would help, e.g. that Sanchez will trust Stephen, or that he won't leave him behind as the next hostage.</w:t>
      </w:r>
    </w:p>
  </w:comment>
  <w:comment w:id="244" w:author="Editor" w:date="2026-09-25T09:00:00Z" w:initials="Ed">
    <w:p>
      <w:r>
        <w:annotationRef/>
      </w:r>
      <w:r>
        <w:t xml:space="preserve">Note: I changed "all of them were back on the plane" to "all of them were on the plane". The ground team had not been on board before, and they come aboard to carry the stretcher off (the paragraph beginning “To his surprise, he found…”).</w:t>
      </w:r>
    </w:p>
  </w:comment>
  <w:comment w:id="245" w:author="Editor" w:date="2026-09-25T09:00:00Z" w:initials="Ed">
    <w:p>
      <w:r>
        <w:annotationRef/>
      </w:r>
      <w:r>
        <w:t xml:space="preserve">Note: "unsure what was causing him to shiver more, the weather or the uncanny girl" is a lovely line. Keep it.</w:t>
      </w:r>
    </w:p>
  </w:comment>
  <w:comment w:id="246" w:author="Editor" w:date="2026-09-25T09:00:00Z" w:initials="Ed">
    <w:p>
      <w:r>
        <w:annotationRef/>
      </w:r>
      <w:r>
        <w:t xml:space="preserve">Note: I capitalised "Hotel Palace" because it is the real hotel on Freedom Square, and it is well chosen. Query: Sanchez was taken in her sleepwear (ch37), yet she goes out to lunch at noon. One line about clothes being brought to her suite would cover it.</w:t>
      </w:r>
    </w:p>
  </w:comment>
  <w:comment w:id="247" w:author="Editor" w:date="2026-09-25T09:00:00Z" w:initials="Ed">
    <w:p>
      <w:r>
        <w:annotationRef/>
      </w:r>
      <w:r>
        <w:t xml:space="preserve">Continuity: "a call from Sweden" is now "a call from Denmark", since the heist was in Helsingør. I also cut "Knowing your name made it easy to trace your whereabouts", which repeats the previous paragraph. Suggestion: Benedikt's account in the paragraphs leading up to this one runs to about 330 words and its logic goes in a circle. If airport records already put her in Lisbon, the phone trail adds little. John's call went "to Lisbon", but Adriana lives in Nazaré, and ch35 gives the Nazaré tip to Adam. Consider cutting it to about 80 words: name, then TransPacific file, then John Patterson, then the call from Denmark and John's call to Adriana in Nazaré, then watchers on her house.</w:t>
      </w:r>
    </w:p>
  </w:comment>
  <w:comment w:id="248" w:author="Editor" w:date="2026-09-25T09:00:00Z" w:initials="Ed">
    <w:p>
      <w:r>
        <w:annotationRef/>
      </w:r>
      <w:r>
        <w:t xml:space="preserve">Note: I trimmed the eyelashes and lips ("her fuller lips were radiating an alluring glare of a subdued smile") to "she carried a subdued smile". The moment stays Benedikt's and keeps its tenderness. Query: She is asleep at the breakfast table two hours after breakfast. An armchair by the window would be more natural, if you agree.</w:t>
      </w:r>
    </w:p>
  </w:comment>
  <w:comment w:id="249" w:author="Editor" w:date="2026-09-25T09:00:00Z" w:initials="Ed">
    <w:p>
      <w:r>
        <w:annotationRef/>
      </w:r>
      <w:r>
        <w:t xml:space="preserve">Query: What is "the turquoise colored multi haze occult"? I can't tell what you mean, so I have left it. If it is the War of Independence Victory Column (the tall glass-plated column with the Cross of Liberty on Freedom Square), consider naming it plainly, e.g. "the glass Victory Column, standing tall in the vastness of the town's Freedom Square".</w:t>
      </w:r>
    </w:p>
  </w:comment>
  <w:comment w:id="250" w:author="Editor" w:date="2026-09-25T09:00:00Z" w:initials="Ed">
    <w:p>
      <w:r>
        <w:annotationRef/>
      </w:r>
      <w:r>
        <w:t xml:space="preserve">Query: Sanchez has escaped Benedikt twice, yet he walks her through a public square with no guard mentioned. One line, e.g. Damian's men following twenty paces behind, would close the gap and add some tension.</w:t>
      </w:r>
    </w:p>
  </w:comment>
  <w:comment w:id="251" w:author="Editor" w:date="2026-09-25T09:00:00Z" w:initials="Ed">
    <w:p>
      <w:r>
        <w:annotationRef/>
      </w:r>
      <w:r>
        <w:t xml:space="preserve">Fact: The Hotel Palace is correctly placed on Freedom Square, but the square itself is a large, fairly bare plaza. The restaurants with outdoor seating, the street food and the souvenir sellers are in the Old Town around Town Hall Square, a few minutes up Harju Street. Consider having them walk up into the Old Town.</w:t>
      </w:r>
    </w:p>
  </w:comment>
  <w:comment w:id="252" w:author="Editor" w:date="2026-09-25T09:00:00Z" w:initials="Ed">
    <w:p>
      <w:r>
        <w:annotationRef/>
      </w:r>
      <w:r>
        <w:t xml:space="preserve">Note: As written, the waiter seemed to be the one ordering the Kali. The line is Benedikt's, since he has just offered to order the drink, so I attributed it to him.</w:t>
      </w:r>
    </w:p>
  </w:comment>
  <w:comment w:id="253" w:author="Editor" w:date="2026-09-25T09:00:00Z" w:initials="Ed">
    <w:p>
      <w:r>
        <w:annotationRef/>
      </w:r>
      <w:r>
        <w:t xml:space="preserve">Suggestion: "the authoritative way he took possession of her" works against the control Sanchez took for herself in the paragraph beginning “Sanchez’s mind was in overdrive…” in ch 47. It would land better if she notices the pull and mistrusts it, which is a line only you can add. Fact: kali (Estonian kvass) is fizzy and sweet-sour, so "smooth texture" may not fit.</w:t>
      </w:r>
    </w:p>
  </w:comment>
  <w:comment w:id="254" w:author="Editor" w:date="2026-09-25T09:00:00Z" w:initials="Ed">
    <w:p>
      <w:r>
        <w:annotationRef/>
      </w:r>
      <w:r>
        <w:t xml:space="preserve">Suggestion: Sanchez's story (this and the following paragraphs) is one quoted speech of about 1,500 words, with a flashback inside it. I have tightened it within the line and left its structure alone. I recommend cutting it by about half. Keep the bakery and the Kirk choir, MacCallan going cold, the geography map with Ayr starred, the Ayr receipts, 'San', and the dinner-table persuasion. Reduce the basement, bedroom and closet search (the paragraphs from “It was a lazy Saturday…” to “I rushed to the closet…”) to two or three sentences of reported narration, as the paragraph beginning “Sanchez pondered for a moment…” already does for the Ayr years. Then break the speech with two or three short beats of Benedikt reacting. A moment of unease when she mentions the car outside the bakery would plant his reaction to the photograph in ch 55.</w:t>
      </w:r>
    </w:p>
  </w:comment>
  <w:comment w:id="255" w:author="Editor" w:date="2026-09-25T09:00:00Z" w:initials="Ed">
    <w:p>
      <w:r>
        <w:annotationRef/>
      </w:r>
      <w:r>
        <w:t xml:space="preserve">Query: The family knew he went to the bakery every Sunday (ch 1, where she watches him leave). Would they really assume he had gone to work, and leave the police to trace 'the path to the bakery'? Consider: 'He never came back from the bakery. The baker said he had not come in that morning…' The choir witnesses can stay as the police officer's discovery.</w:t>
      </w:r>
    </w:p>
  </w:comment>
  <w:comment w:id="256" w:author="Editor" w:date="2026-09-25T09:00:00Z" w:initials="Ed">
    <w:p>
      <w:r>
        <w:annotationRef/>
      </w:r>
      <w:r>
        <w:t xml:space="preserve">Note: 'San, one day I will take you to all those places. I want you to see it for yourself.' A lovely line that gives the father a voice. Keep it, and consider echoing it at the climax.</w:t>
      </w:r>
    </w:p>
  </w:comment>
  <w:comment w:id="257" w:author="Editor" w:date="2026-09-25T09:00:00Z" w:initials="Ed">
    <w:p>
      <w:r>
        <w:annotationRef/>
      </w:r>
      <w:r>
        <w:t xml:space="preserve">Cut: I deleted 'I knew Ayr was a port city and a major transportation hub.' It repeats 'a port town' from the previous paragraph, and Ayr (about 46,000 people) is not a major hub. If you want the reasoning back, 'a busy harbour town, with Prestwick airport next door' is accurate.</w:t>
      </w:r>
    </w:p>
  </w:comment>
  <w:comment w:id="258" w:author="Editor" w:date="2026-09-25T09:00:00Z" w:initials="Ed">
    <w:p>
      <w:r>
        <w:annotationRef/>
      </w:r>
      <w:r>
        <w:t xml:space="preserve">Continuity: In ch 12 (the paragraphs from “It was a beautiful Friday…” in ch 12 to “And then she was on…” in ch 12) her lead is a diary with John's name, '(TP)' and a map page of Ayr. Here it is a geography notebook plus an office-bag notebook of addresses. Consider making this office-bag notebook the same diary, with 'John Patterson (TP)' in his hand on one page, so the two accounts agree.</w:t>
      </w:r>
    </w:p>
  </w:comment>
  <w:comment w:id="259" w:author="Editor" w:date="2026-09-25T09:00:00Z" w:initials="Ed">
    <w:p>
      <w:r>
        <w:annotationRef/>
      </w:r>
      <w:r>
        <w:t xml:space="preserve">Continuity: The plan is made about six months after February 2010, when she is 16, but ch 11 has her arriving in Ayr in about November 2011, when she is 17 going on 18. One line would bridge the year and supports her age, for example that she had to finish school before her mother would let her go.</w:t>
      </w:r>
    </w:p>
  </w:comment>
  <w:comment w:id="260" w:author="Editor" w:date="2026-09-25T09:00:00Z" w:initials="Ed">
    <w:p>
      <w:r>
        <w:annotationRef/>
      </w:r>
      <w:r>
        <w:t xml:space="preserve">Continuity: 'I started my school' changed to 'I started college'. This follows the book-wide age decision: she is 16 in 2010, 18 and a first-year student in Ayr in 2012, and 20 in April 2014. It also agrees with 'college hours' later in the paragraph.</w:t>
      </w:r>
    </w:p>
  </w:comment>
  <w:comment w:id="261" w:author="Editor" w:date="2026-09-25T09:00:00Z" w:initials="Ed">
    <w:p>
      <w:r>
        <w:annotationRef/>
      </w:r>
      <w:r>
        <w:t xml:space="preserve">Continuity: Telling Benedikt about 'her interaction with Bradley' exposes an undercover officer to the man he is investigating, and it weakens the Bradley reveal in ch 53. Benedikt never follows it up. Consider having her hold Bradley back on purpose, for example: 'She told him everything, except Bradley.' (John Paterson changed to Patterson to match the other 17 uses.)</w:t>
      </w:r>
    </w:p>
  </w:comment>
  <w:comment w:id="262" w:author="Editor" w:date="2026-09-25T09:00:00Z" w:initials="Ed">
    <w:p>
      <w:r>
        <w:annotationRef/>
      </w:r>
      <w:r>
        <w:t xml:space="preserve">Suggestion: Benedikt runs the route her father may have vanished into, yet he promises to 'find your father', and Sanchez, who knows who he is, never presses him. One short exchange would sharpen both of them, for example her asking what happens if it was his own people, and him not answering.</w:t>
      </w:r>
    </w:p>
  </w:comment>
  <w:comment w:id="263" w:author="Editor" w:date="2026-09-25T09:00:00Z" w:initials="Ed">
    <w:p>
      <w:r>
        <w:annotationRef/>
      </w:r>
      <w:r>
        <w:t xml:space="preserve">Continuity: 'She leaped forward to grab her sticks' changed to 'She reached for her sticks'. She was shot through the calf the previous afternoon and cannot leap. (The recovery is also too quick later: 'off the sticks' by 21 April, the paragraph beginning “I am a lot better…” in ch 55.)</w:t>
      </w:r>
    </w:p>
  </w:comment>
  <w:comment w:id="264" w:author="Editor" w:date="2026-09-25T09:00:00Z" w:initials="Ed">
    <w:p>
      <w:r>
        <w:annotationRef/>
      </w:r>
      <w:r>
        <w:t xml:space="preserve">Continuity: 'one hour to kill' changed to 'an hour and a half'. The chapter opens at 3:30 PM and he means to go at 5:00.</w:t>
      </w:r>
    </w:p>
  </w:comment>
  <w:comment w:id="265" w:author="Editor" w:date="2026-09-25T09:00:00Z" w:initials="Ed">
    <w:p>
      <w:r>
        <w:annotationRef/>
      </w:r>
      <w:r>
        <w:t xml:space="preserve">Query: In the paragraph beginning “Sanchez was by the writing…” Benedikt sat down on the ottoman. Here he 'stood there' when she hugs him. Should he get up as she rises, or should this read 'he sat there'?</w:t>
      </w:r>
    </w:p>
  </w:comment>
  <w:comment w:id="266" w:author="Editor" w:date="2026-09-25T09:00:00Z" w:initials="Ed">
    <w:p>
      <w:r>
        <w:annotationRef/>
      </w:r>
      <w:r>
        <w:t xml:space="preserve">Continuity: She promises him openness (the paragraphs from “He paused to observe her…” to “Before he could react, Sanchez…”) and agrees to keep the trip from Stephen. Within the hour, in ch 53, she tells Stephen and Maxwell about the voyage. The duplicity works dramatically, but the text never acknowledges it. One line of her thoughts in ch 53 or ch 56 would register it.</w:t>
      </w:r>
    </w:p>
  </w:comment>
  <w:comment w:id="267" w:author="Editor" w:date="2026-09-25T09:00:00Z" w:initials="Ed">
    <w:p>
      <w:r>
        <w:annotationRef/>
      </w:r>
      <w:r>
        <w:t xml:space="preserve">Cut: this and the following paragraphs (her guilt at playing with his feelings, and her fear of falling in love) repeat the closing paragraph of ch 49 almost idea for idea. Consider cutting them, or compressing them to one sentence that moves the feeling on, so the chapter can end on his condition that she keep the trip from Stephen.</w:t>
      </w:r>
    </w:p>
  </w:comment>
  <w:comment w:id="268" w:author="Editor" w:date="2026-09-25T09:00:00Z" w:initials="Ed">
    <w:p>
      <w:r>
        <w:annotationRef/>
      </w:r>
      <w:r>
        <w:t xml:space="preserve">Note: Added 'she said' – without it the line reads as Stephen still speaking, since he has just asked the same question.</w:t>
      </w:r>
    </w:p>
  </w:comment>
  <w:comment w:id="269" w:author="Editor" w:date="2026-09-25T09:00:00Z" w:initials="Ed">
    <w:p>
      <w:r>
        <w:annotationRef/>
      </w:r>
      <w:r>
        <w:t xml:space="preserve">Continuity: 'four years back' changed to 'two years back'. Maxwell met Sanchez at TransPacific in 2012 (see the paragraph beginning “Sanchez’s intricate, composed character deeply…” in ch 22, 'about two years back').</w:t>
      </w:r>
    </w:p>
  </w:comment>
  <w:comment w:id="270" w:author="Editor" w:date="2026-09-25T09:00:00Z" w:initials="Ed">
    <w:p>
      <w:r>
        <w:annotationRef/>
      </w:r>
      <w:r>
        <w:t xml:space="preserve">Cut: I removed the lips detail and 'the fact that Maxwell still held calmness was the epitome of bravery', which undercuts Maxwell and reads as leering (see the letter on the male gaze). Consider trimming the whole gaze passage (the paragraphs leading up to this one) to one strong image before she speaks.</w:t>
      </w:r>
    </w:p>
  </w:comment>
  <w:comment w:id="271" w:author="Editor" w:date="2026-09-25T09:00:00Z" w:initials="Ed">
    <w:p>
      <w:r>
        <w:annotationRef/>
      </w:r>
      <w:r>
        <w:t xml:space="preserve">Continuity: her hair is 'shoulder length' here but waist-long in the paragraph beginning “Sanchez responded to his request…” in ch 10. Please pick one.</w:t>
      </w:r>
    </w:p>
  </w:comment>
  <w:comment w:id="272" w:author="Editor" w:date="2026-09-25T09:00:00Z" w:initials="Ed">
    <w:p>
      <w:r>
        <w:annotationRef/>
      </w:r>
      <w:r>
        <w:t xml:space="preserve">Note: Split at the change of speaker. I dropped Stephen's 'In fact,' so the interruption reads cleanly without a dash.</w:t>
      </w:r>
    </w:p>
  </w:comment>
  <w:comment w:id="273" w:author="Editor" w:date="2026-09-25T09:00:00Z" w:initials="Ed">
    <w:p>
      <w:r>
        <w:annotationRef/>
      </w:r>
      <w:r>
        <w:t xml:space="preserve">Fact: Scotland Yard is the London Metropolitan Police. An undercover officer on an Ayr case would be with Police Scotland (Strathclyde before April 2013) or SOCA / the National Crime Agency. Left as written; see the editorial letter.</w:t>
      </w:r>
    </w:p>
  </w:comment>
  <w:comment w:id="274" w:author="Editor" w:date="2026-09-25T09:00:00Z" w:initials="Ed">
    <w:p>
      <w:r>
        <w:annotationRef/>
      </w:r>
      <w:r>
        <w:t xml:space="preserve">Note: Opening quotation marks added to each new paragraph of Maxwell's speech (this and the following paragraphs). A continuing speech opens every paragraph with a quote mark and closes only at the end.</w:t>
      </w:r>
    </w:p>
  </w:comment>
  <w:comment w:id="275" w:author="Editor" w:date="2026-09-25T09:00:00Z" w:initials="Ed">
    <w:p>
      <w:r>
        <w:annotationRef/>
      </w:r>
      <w:r>
        <w:t xml:space="preserve">Continuity: 'Sweden' changed to 'Denmark' – the poker game is at Helsingør. Query: would Maxwell really take an eighteen-year-old intern for a government agent? 'I wondered who had sent you' would be more believable. This confession is also the place for him to own up to pressing her into the training (the paragraphs from “His eyes were searching her…” in ch 18 to “Though surprised, she timidly accepted…” in ch 18).</w:t>
      </w:r>
    </w:p>
  </w:comment>
  <w:comment w:id="276" w:author="Editor" w:date="2026-09-25T09:00:00Z" w:initials="Ed">
    <w:p>
      <w:r>
        <w:annotationRef/>
      </w:r>
      <w:r>
        <w:t xml:space="preserve">Suggestion: this and the following paragraphs retell what the reader has already seen (the drainpipe, the train, Zurich, the Lisbon plane). Consider cutting to a sentence and keeping only what is new: why chasing Benedikt's men was 'a terrible mistake', and what it taught him.</w:t>
      </w:r>
    </w:p>
  </w:comment>
  <w:comment w:id="277" w:author="Editor" w:date="2026-09-25T09:00:00Z" w:initials="Ed">
    <w:p>
      <w:r>
        <w:annotationRef/>
      </w:r>
      <w:r>
        <w:t xml:space="preserve">Note: Maxwell has not asked a question here ('I hope you will trust my words'), so 'question' is now 'plea'.</w:t>
      </w:r>
    </w:p>
  </w:comment>
  <w:comment w:id="278" w:author="Editor" w:date="2026-09-25T09:00:00Z" w:initials="Ed">
    <w:p>
      <w:r>
        <w:annotationRef/>
      </w:r>
      <w:r>
        <w:t xml:space="preserve">Continuity: 'streets of Estonia' changed to 'streets of Tallinn'. Query: whose car is waiting for her? If it is Benedikt's, his driver has just seen her with 'Bradley'. One line here or in ch51 would close the gap.</w:t>
      </w:r>
    </w:p>
  </w:comment>
  <w:comment w:id="279" w:author="Editor" w:date="2026-09-25T09:00:00Z" w:initials="Ed">
    <w:p>
      <w:r>
        <w:annotationRef/>
      </w:r>
      <w:r>
        <w:t xml:space="preserve">Continuity: 'Palijassaare' corrected to 'Paljassaare' (three times). Paljassaare is itself a small peninsula in north-west Tallinn, so I adjusted the location sentence. I also cut the repeat of 'compared to the other harbors in Tallinn'.</w:t>
      </w:r>
    </w:p>
  </w:comment>
  <w:comment w:id="280" w:author="Editor" w:date="2026-09-25T09:00:00Z" w:initials="Ed">
    <w:p>
      <w:r>
        <w:annotationRef/>
      </w:r>
      <w:r>
        <w:t xml:space="preserve">Cut: deleted 'The casts of silver radiance encouraged by the pre-dawn sunrays created a mesmerized stature.' 'Stature' is misused and the image does not resolve. The quietude and the receding darkness carry the moment.</w:t>
      </w:r>
    </w:p>
  </w:comment>
  <w:comment w:id="281" w:author="Editor" w:date="2026-09-25T09:00:00Z" w:initials="Ed">
    <w:p>
      <w:r>
        <w:annotationRef/>
      </w:r>
      <w:r>
        <w:t xml:space="preserve">Fact: Freedom Square to Paljassaare is about 7 km – nearer fifteen minutes than thirty on empty roads at 4:30 AM.</w:t>
      </w:r>
    </w:p>
  </w:comment>
  <w:comment w:id="282" w:author="Editor" w:date="2026-09-25T09:00:00Z" w:initials="Ed">
    <w:p>
      <w:r>
        <w:annotationRef/>
      </w:r>
      <w:r>
        <w:t xml:space="preserve">Cut: removed 'She had never seen a ship from such close distance before.' It echoes 'had never been on a ship' just above, and is hard to believe of a girl from the harbor town of Ayr.</w:t>
      </w:r>
    </w:p>
  </w:comment>
  <w:comment w:id="283" w:author="Editor" w:date="2026-09-25T09:00:00Z" w:initials="Ed">
    <w:p>
      <w:r>
        <w:annotationRef/>
      </w:r>
      <w:r>
        <w:t xml:space="preserve">Continuity: 'in thirty minutes in my office' changed to 'in my office at eight'. They board at about 5 AM; ch55 is headed 7:30 AM ('I wasn't expecting you so early') and ch58 gives her reporting time as 8:00.</w:t>
      </w:r>
    </w:p>
  </w:comment>
  <w:comment w:id="284" w:author="Editor" w:date="2026-09-25T09:00:00Z" w:initials="Ed">
    <w:p>
      <w:r>
        <w:annotationRef/>
      </w:r>
      <w:r>
        <w:t xml:space="preserve">Query: a cargo ship with lifts, balcony cabins and king-sized beds will puzzle readers. One line establishing it as a converted ro-pax with owner's quarters would settle it (see the letter).</w:t>
      </w:r>
    </w:p>
  </w:comment>
  <w:comment w:id="285" w:author="Editor" w:date="2026-09-25T09:00:00Z" w:initials="Ed">
    <w:p>
      <w:r>
        <w:annotationRef/>
      </w:r>
      <w:r>
        <w:t xml:space="preserve">Cut: removed the closing sentence ('contemporary appearance… modern outlook'), which says the same thing twice.</w:t>
      </w:r>
    </w:p>
  </w:comment>
  <w:comment w:id="286" w:author="Editor" w:date="2026-09-25T09:00:00Z" w:initials="Ed">
    <w:p>
      <w:r>
        <w:annotationRef/>
      </w:r>
      <w:r>
        <w:t xml:space="preserve">Query: she is still on her walking sticks (the paragraph beginning “She left, walking with the…” in ch 53), so 'sauntered' becomes 'walked'. Note that the calf wound heals very fast – she is off the sticks by the paragraph beginning “I am a lot better…” in ch 55. Consider keeping one stick through ch56.</w:t>
      </w:r>
    </w:p>
  </w:comment>
  <w:comment w:id="287" w:author="Editor" w:date="2026-09-25T09:00:00Z" w:initials="Ed">
    <w:p>
      <w:r>
        <w:annotationRef/>
      </w:r>
      <w:r>
        <w:t xml:space="preserve">Fact: "marines" changed to "guards" and "great-cabin" to "cabin". A merchant ship would not carry marines, and "great-cabin" belongs to the age of sail. With lifts, balcony cabins and a twenty-seat boardroom, DAZZLE reads more like a cruise liner. One line in ch54 describing a converted vessel with refitted owner's quarters would cover this.</w:t>
      </w:r>
    </w:p>
  </w:comment>
  <w:comment w:id="288" w:author="Editor" w:date="2026-09-25T09:00:00Z" w:initials="Ed">
    <w:p>
      <w:r>
        <w:annotationRef/>
      </w:r>
      <w:r>
        <w:t xml:space="preserve">Continuity: she was shot through the calf on 18 April, so being "off the sticks" by the 21st is hard to believe. Consider "down to one stick" here and keeping the stick through ch56.</w:t>
      </w:r>
    </w:p>
  </w:comment>
  <w:comment w:id="289" w:author="Editor" w:date="2026-09-25T09:00:00Z" w:initials="Ed">
    <w:p>
      <w:r>
        <w:annotationRef/>
      </w:r>
      <w:r>
        <w:t xml:space="preserve">Suggestion: the scene moves into Benedikt's head for this one paragraph and then back to Sanchez. Consider cutting it, or recasting it as what Sanchez sees in him.</w:t>
      </w:r>
    </w:p>
  </w:comment>
  <w:comment w:id="290" w:author="Editor" w:date="2026-09-25T09:00:00Z" w:initials="Ed">
    <w:p>
      <w:r>
        <w:annotationRef/>
      </w:r>
      <w:r>
        <w:t xml:space="preserve">Continuity: "three days" changed to "two days". The ship sails at 4:00 AM on the 23rd (ch62). I have also added the opening quote mark, because Benedikt's speech carries on from the previous paragraph.</w:t>
      </w:r>
    </w:p>
  </w:comment>
  <w:comment w:id="291" w:author="Editor" w:date="2026-09-25T09:00:00Z" w:initials="Ed">
    <w:p>
      <w:r>
        <w:annotationRef/>
      </w:r>
      <w:r>
        <w:t xml:space="preserve">Note: the photograph beat is the strongest moment in this stretch. I have only corrected the grammar.</w:t>
      </w:r>
    </w:p>
  </w:comment>
  <w:comment w:id="292" w:author="Editor" w:date="2026-09-25T09:00:00Z" w:initials="Ed">
    <w:p>
      <w:r>
        <w:annotationRef/>
      </w:r>
      <w:r>
        <w:t xml:space="preserve">Query: in the paragraph beginning “It was Maxwell who had…” Maxwell gives her the kit in a small bag that fits into her handbag. Did she sew it into the suitcase lining herself? Half a sentence here would make that clear.</w:t>
      </w:r>
    </w:p>
  </w:comment>
  <w:comment w:id="293" w:author="Editor" w:date="2026-09-25T09:00:00Z" w:initials="Ed">
    <w:p>
      <w:r>
        <w:annotationRef/>
      </w:r>
      <w:r>
        <w:t xml:space="preserve">Query: her cabin and his office are both on the upper deck, so "spiraling down" is now "started down the narrow passage". Where are they heading? Ch57 then says the rest of the day passed without incident, so the walk leads nowhere. Consider ending ch56 on a concrete beat, such as the reconvened meeting.</w:t>
      </w:r>
    </w:p>
  </w:comment>
  <w:comment w:id="294" w:author="Editor" w:date="2026-09-25T09:00:00Z" w:initials="Ed">
    <w:p>
      <w:r>
        <w:annotationRef/>
      </w:r>
      <w:r>
        <w:t xml:space="preserve">Suggestion: ch57 is a short bridge (about 330 words). Consider folding it into the end of ch56 or the start of ch58.</w:t>
      </w:r>
    </w:p>
  </w:comment>
  <w:comment w:id="295" w:author="Editor" w:date="2026-09-25T09:00:00Z" w:initials="Ed">
    <w:p>
      <w:r>
        <w:annotationRef/>
      </w:r>
      <w:r>
        <w:t xml:space="preserve">Continuity: "stealth video recorder" changed to "stealth voice recorder", to match the ch56 kit list ("a voice recorder pen") and the audio recording played in the paragraph beginning “Though she had made no…” in ch 62.</w:t>
      </w:r>
    </w:p>
  </w:comment>
  <w:comment w:id="296" w:author="Editor" w:date="2026-09-25T09:00:00Z" w:initials="Ed">
    <w:p>
      <w:r>
        <w:annotationRef/>
      </w:r>
      <w:r>
        <w:t xml:space="preserve">Suggestion: the viewpoint switches from Benedikt to Sanchez at the next paragraph without a break. Consider a scene break before the next paragraph. Separately, he was "extremely secretive" about this meeting an hour earlier, so one line of motive for handing her the file would help (he is short-handed, rattled, or testing her).</w:t>
      </w:r>
    </w:p>
  </w:comment>
  <w:comment w:id="297" w:author="Editor" w:date="2026-09-25T09:00:00Z" w:initials="Ed">
    <w:p>
      <w:r>
        <w:annotationRef/>
      </w:r>
      <w:r>
        <w:t xml:space="preserve">Query: I changed "irrefutably apposite" to "irrefutable". The reader never learns what is in the file. One concrete, damning detail, such as a manifest line or a sum, would make this land.</w:t>
      </w:r>
    </w:p>
  </w:comment>
  <w:comment w:id="298" w:author="Editor" w:date="2026-09-25T09:00:00Z" w:initials="Ed">
    <w:p>
      <w:r>
        <w:annotationRef/>
      </w:r>
      <w:r>
        <w:t xml:space="preserve">Continuity: in ch56 the camera is one of her earrings, but here she takes "the camera out of her purse". Either add a separate pocket camera to the ch56 kit list or have her unclip the earring.</w:t>
      </w:r>
    </w:p>
  </w:comment>
  <w:comment w:id="299" w:author="Editor" w:date="2026-09-25T09:00:00Z" w:initials="Ed">
    <w:p>
      <w:r>
        <w:annotationRef/>
      </w:r>
      <w:r>
        <w:t xml:space="preserve">Suggestion: "Benedikt saw the device flying out" is never followed up. Either cut it, or pay it off later with Benedikt revealing that he noticed it and said nothing.</w:t>
      </w:r>
    </w:p>
  </w:comment>
  <w:comment w:id="300" w:author="Editor" w:date="2026-09-25T09:00:00Z" w:initials="Ed">
    <w:p>
      <w:r>
        <w:annotationRef/>
      </w:r>
      <w:r>
        <w:t xml:space="preserve">Fact: "Primage" is an old surcharge paid to a ship's master, not a fee owed to stevedores, so I have changed it to "dues". "Sailing `soon" had a stray backtick.</w:t>
      </w:r>
    </w:p>
  </w:comment>
  <w:comment w:id="301" w:author="Editor" w:date="2026-09-25T09:00:00Z" w:initials="Ed">
    <w:p>
      <w:r>
        <w:annotationRef/>
      </w:r>
      <w:r>
        <w:t xml:space="preserve">Fact: A Lebanese restaurant built like a medieval castle, with jousting statues, is an odd mix. Tallinn's Old Town is known for medieval-themed Hanseatic dining. Consider making it one or the other.</w:t>
      </w:r>
    </w:p>
  </w:comment>
  <w:comment w:id="302" w:author="Editor" w:date="2026-09-25T09:00:00Z" w:initials="Ed">
    <w:p>
      <w:r>
        <w:annotationRef/>
      </w:r>
      <w:r>
        <w:t xml:space="preserve">Query: Is this the first time Benedikt admits to Sanchez that they are in an "illicit trade"? If it is, it should land as a deliberate and costly confession rather than an aside.</w:t>
      </w:r>
    </w:p>
  </w:comment>
  <w:comment w:id="303" w:author="Editor" w:date="2026-09-25T09:00:00Z" w:initials="Ed">
    <w:p>
      <w:r>
        <w:annotationRef/>
      </w:r>
      <w:r>
        <w:t xml:space="preserve">Suggestion: Openly armed crewmen would draw attention in an EU port. Consider making the weapons concealed.</w:t>
      </w:r>
    </w:p>
  </w:comment>
  <w:comment w:id="304" w:author="Editor" w:date="2026-09-25T09:00:00Z" w:initials="Ed">
    <w:p>
      <w:r>
        <w:annotationRef/>
      </w:r>
      <w:r>
        <w:t xml:space="preserve">Fact: Stevedores are dock workers hired at each port and do not sail with the ship. Consider making Finch the bosun or the cargo foreman. This affects the paragraph beginning “That announcement worked, and people…” in ch 63 and his later line "He used to work on this ship" (the paragraph beginning “In a hushed tone, Finch…” in ch 68).</w:t>
      </w:r>
    </w:p>
  </w:comment>
  <w:comment w:id="305" w:author="Editor" w:date="2026-09-25T09:00:00Z" w:initials="Ed">
    <w:p>
      <w:r>
        <w:annotationRef/>
      </w:r>
      <w:r>
        <w:t xml:space="preserve">Continuity: Which computer is this? In ch55 Benedikt gives her a company laptop. Downloading stolen evidence onto it would be reckless. Consider "her own laptop" here and in the paragraph beginning “It was late in the…” in ch 66.</w:t>
      </w:r>
    </w:p>
  </w:comment>
  <w:comment w:id="306" w:author="Editor" w:date="2026-09-25T09:00:00Z" w:initials="Ed">
    <w:p>
      <w:r>
        <w:annotationRef/>
      </w:r>
      <w:r>
        <w:t xml:space="preserve">Continuity: Changed "retire for the night" to "catch a few hours of sleep". The ship sailed at 4 AM and it is still dark, so this is just before dawn.</w:t>
      </w:r>
    </w:p>
  </w:comment>
  <w:comment w:id="307" w:author="Editor" w:date="2026-09-25T09:00:00Z" w:initials="Ed">
    <w:p>
      <w:r>
        <w:annotationRef/>
      </w:r>
      <w:r>
        <w:t xml:space="preserve">Continuity: The ship is at sea at 10 AM and does not dock at Ventspils until about 9 PM (ch66), so I have changed the dateline to "Baltic Sea". The same applies to ch65 (the paragraph beginning “11:30 AM 23rd April 2014…” in ch 65).</w:t>
      </w:r>
    </w:p>
  </w:comment>
  <w:comment w:id="308" w:author="Editor" w:date="2026-09-25T09:00:00Z" w:initials="Ed">
    <w:p>
      <w:r>
        <w:annotationRef/>
      </w:r>
      <w:r>
        <w:t xml:space="preserve">Suggestion: This is the strongest of Benedikt's four self-reproach passages (see also the paragraph beginning “Benedikt was furious. He couldn’t…” in ch 59, the paragraph beginning “He reflected on the past…” in ch 66 and the paragraph beginning “He had so far failed…” in ch 69). Consider keeping this one and trimming the others.</w:t>
      </w:r>
    </w:p>
  </w:comment>
  <w:comment w:id="309" w:author="Editor" w:date="2026-09-25T09:00:00Z" w:initials="Ed">
    <w:p>
      <w:r>
        <w:annotationRef/>
      </w:r>
      <w:r>
        <w:t xml:space="preserve">Query: I have read "restore the lost glare" as "restore her lost trust". If you meant something else, please adjust.</w:t>
      </w:r>
    </w:p>
  </w:comment>
  <w:comment w:id="310" w:author="Editor" w:date="2026-09-25T09:00:00Z" w:initials="Ed">
    <w:p>
      <w:r>
        <w:annotationRef/>
      </w:r>
      <w:r>
        <w:t xml:space="preserve">Suggestion: The point of view moves from Benedikt to Sanchez here with no scene break. Consider a break, or keep the chapter in one viewpoint.</w:t>
      </w:r>
    </w:p>
  </w:comment>
  <w:comment w:id="311" w:author="Editor" w:date="2026-09-25T09:00:00Z" w:initials="Ed">
    <w:p>
      <w:r>
        <w:annotationRef/>
      </w:r>
      <w:r>
        <w:t xml:space="preserve">Query: What is the "wooden shaft" or "open shaft"? If you mean an open cargo hatch, please say so.</w:t>
      </w:r>
    </w:p>
  </w:comment>
  <w:comment w:id="312" w:author="Editor" w:date="2026-09-25T09:00:00Z" w:initials="Ed">
    <w:p>
      <w:r>
        <w:annotationRef/>
      </w:r>
      <w:r>
        <w:t xml:space="preserve">Suggestion: At 10 AM the ship is only six hours out of Tallinn, so turning back is the quicker way to a hospital, and a helicopter medevac would be routine for any captain. The captain's real reason to refuse could be that a Border Guard helicopter would put officials on deck. That would also make Benedikt's decision a real risk he takes for her.</w:t>
      </w:r>
    </w:p>
  </w:comment>
  <w:comment w:id="313" w:author="Editor" w:date="2026-09-25T09:00:00Z" w:initials="Ed">
    <w:p>
      <w:r>
        <w:annotationRef/>
      </w:r>
      <w:r>
        <w:t xml:space="preserve">Continuity: Changed "six hours" to "ten hours". Tallinn to Ventspils is about 190 nautical miles, and the ship docks at about 9 PM (ch66).</w:t>
      </w:r>
    </w:p>
  </w:comment>
  <w:comment w:id="314" w:author="Editor" w:date="2026-09-25T09:00:00Z" w:initials="Ed">
    <w:p>
      <w:r>
        <w:annotationRef/>
      </w:r>
      <w:r>
        <w:t xml:space="preserve">Note: Benedikt's best line so far. Keep it.</w:t>
      </w:r>
    </w:p>
  </w:comment>
  <w:comment w:id="315" w:author="Editor" w:date="2026-09-25T09:00:00Z" w:initials="Ed">
    <w:p>
      <w:r>
        <w:annotationRef/>
      </w:r>
      <w:r>
        <w:t xml:space="preserve">Continuity: Changed "three days" to "two", because she boarded before dawn on the 21st. Also, the move by Maxwell and Stephen from Tallinn to Latvia is never shown. One line would cover it.</w:t>
      </w:r>
    </w:p>
  </w:comment>
  <w:comment w:id="316" w:author="Editor" w:date="2026-09-25T09:00:00Z" w:initials="Ed">
    <w:p>
      <w:r>
        <w:annotationRef/>
      </w:r>
      <w:r>
        <w:t xml:space="preserve">Suggestion: Ch65 is a single exchange. Consider folding it into the end of ch63, straight after the helicopter, while the scene is still hot.</w:t>
      </w:r>
    </w:p>
  </w:comment>
  <w:comment w:id="317" w:author="Editor" w:date="2026-09-25T09:00:00Z" w:initials="Ed">
    <w:p>
      <w:r>
        <w:annotationRef/>
      </w:r>
      <w:r>
        <w:t xml:space="preserve">Continuity: The satellite phone appears here for the first time; it is not in the kit she unpacks in ch56. A satellite phone also needs open sky, which sits oddly with the latched door. And whose laptop is this? If it is the TransPacific machine from ch55, she should wipe it too. A clause in each place would settle it.</w:t>
      </w:r>
    </w:p>
  </w:comment>
  <w:comment w:id="318" w:author="Editor" w:date="2026-09-25T09:00:00Z" w:initials="Ed">
    <w:p>
      <w:r>
        <w:annotationRef/>
      </w:r>
      <w:r>
        <w:t xml:space="preserve">Suggestion: The viewpoint moves from Sanchez to Benedikt here and back to her at the paragraph beginning “As she walked away, tears…”, with no break. Consider a scene break before this paragraph. The father argument also comes round three times (ch61, here, ch69), and only ch69 adds anything new. Consider keeping this chapter to the sarcastic exchange and her tears.</w:t>
      </w:r>
    </w:p>
  </w:comment>
  <w:comment w:id="319" w:author="Editor" w:date="2026-09-25T09:00:00Z" w:initials="Ed">
    <w:p>
      <w:r>
        <w:annotationRef/>
      </w:r>
      <w:r>
        <w:t xml:space="preserve">Continuity: “Behind the heavy curtains” added. She wakes at 8:00 AM, and sunrise in Ventspils on 24 April is about 6:00, so the cabin can only be pitch dark if the light is shut out.</w:t>
      </w:r>
    </w:p>
  </w:comment>
  <w:comment w:id="320" w:author="Editor" w:date="2026-09-25T09:00:00Z" w:initials="Ed">
    <w:p>
      <w:r>
        <w:annotationRef/>
      </w:r>
      <w:r>
        <w:t xml:space="preserve">Fact: “undocking” changed to “unloading”. The ship docked the night before and stays two more days, so Benedikt is waiting on the unloading, not on leaving port.</w:t>
      </w:r>
    </w:p>
  </w:comment>
  <w:comment w:id="321" w:author="Editor" w:date="2026-09-25T09:00:00Z" w:initials="Ed">
    <w:p>
      <w:r>
        <w:annotationRef/>
      </w:r>
      <w:r>
        <w:t xml:space="preserve">Cut: The Guggenheim comparison is removed. It is an odd reference point for a stormy seascape.</w:t>
      </w:r>
    </w:p>
  </w:comment>
  <w:comment w:id="322" w:author="Editor" w:date="2026-09-25T09:00:00Z" w:initials="Ed">
    <w:p>
      <w:r>
        <w:annotationRef/>
      </w:r>
      <w:r>
        <w:t xml:space="preserve">Query: “slipped inside a hidden rail by the end of the raft”. There is no raft on the ship, so I have made it “a hidden corner by the end of the deck”. Please name the actual spot if you have one in mind (behind the containers, beside a lifeboat).</w:t>
      </w:r>
    </w:p>
  </w:comment>
  <w:comment w:id="323" w:author="Editor" w:date="2026-09-25T09:00:00Z" w:initials="Ed">
    <w:p>
      <w:r>
        <w:annotationRef/>
      </w:r>
      <w:r>
        <w:t xml:space="preserve">Fact: Viciebsk is now Vitebsk throughout, the form English readers know. Separately, Finch was introduced as the “head stevedore” (the paragraph beginning “She knew this was the…” in ch 62). Stevedores work ashore and do not sail with a ship. Consider bosun or cargo foreman, which also fits Daniel having “worked on this ship”.</w:t>
      </w:r>
    </w:p>
  </w:comment>
  <w:comment w:id="324" w:author="Editor" w:date="2026-09-25T09:00:00Z" w:initials="Ed">
    <w:p>
      <w:r>
        <w:annotationRef/>
      </w:r>
      <w:r>
        <w:t xml:space="preserve">Continuity: “four days” changed to “five days”. This is 24 April, and they reach Vitebsk on 29 April (ch73).</w:t>
      </w:r>
    </w:p>
  </w:comment>
  <w:comment w:id="325" w:author="Editor" w:date="2026-09-25T09:00:00Z" w:initials="Ed">
    <w:p>
      <w:r>
        <w:annotationRef/>
      </w:r>
      <w:r>
        <w:t xml:space="preserve">Fact: “Baltica” is an international folklore festival held in summer. It was not in Ventspils in April 2014. Consider something generic, such as “a concert at the town's theatre” or “an evening of organ music at St Nicholas' Church”.</w:t>
      </w:r>
    </w:p>
  </w:comment>
  <w:comment w:id="326" w:author="Editor" w:date="2026-09-25T09:00:00Z" w:initials="Ed">
    <w:p>
      <w:r>
        <w:annotationRef/>
      </w:r>
      <w:r>
        <w:t xml:space="preserve">Continuity: This is Benedikt's own viewpoint, yet it says he has no information about Daniel, and in the final chapters he confesses he told the Russians to get rid of him. A reader who reaches the confession will feel cheated. Consider making it clear that what he does not know is where Daniel is now (as he says himself in the paragraph beginning “Benedikt wasn’t sure how to…”).</w:t>
      </w:r>
    </w:p>
  </w:comment>
  <w:comment w:id="327" w:author="Editor" w:date="2026-09-25T09:00:00Z" w:initials="Ed">
    <w:p>
      <w:r>
        <w:annotationRef/>
      </w:r>
      <w:r>
        <w:t xml:space="preserve">Continuity: “the day before” changed to “the evening of” their departure. Ventspils to Gdynia is about fifteen hours at sea, so the ship must sail on the night of the 25th to arrive by 11 AM on the 26th (ch70). The chapter's 11:00 AM dateline works only as the start of a day that ends with this stroll.</w:t>
      </w:r>
    </w:p>
  </w:comment>
  <w:comment w:id="328" w:author="Editor" w:date="2026-09-25T09:00:00Z" w:initials="Ed">
    <w:p>
      <w:r>
        <w:annotationRef/>
      </w:r>
      <w:r>
        <w:t xml:space="preserve">Suggestion: Her catch is a strong moment. She never told him her father’s name, and he has just said “Daniel”. Yet Benedikt does not react, and it is never mentioned again. A pause or a denial from him, which she notes, would make the most of it.</w:t>
      </w:r>
    </w:p>
  </w:comment>
  <w:comment w:id="329" w:author="Editor" w:date="2026-09-25T09:00:00Z" w:initials="Ed">
    <w:p>
      <w:r>
        <w:annotationRef/>
      </w:r>
      <w:r>
        <w:t xml:space="preserve">Continuity: Maxwell was told the arrangement between Sanchez and Benedikt in ch53, so “what kind of business deal she could have with him” reads as if he had never heard it. Consider “He still could not fathom what Benedikt gained from their bargain.”</w:t>
      </w:r>
    </w:p>
  </w:comment>
  <w:comment w:id="330" w:author="Editor" w:date="2026-09-25T09:00:00Z" w:initials="Ed">
    <w:p>
      <w:r>
        <w:annotationRef/>
      </w:r>
      <w:r>
        <w:t xml:space="preserve">Suggestion: Chapter 70 ends on “It was time for action”, but ch71 opens with Sanchez's summary of Gdynia and Maxwell's watch at the port is never shown. Either give him one short surveillance beat in ch71 or fold his jealousy into ch71 and cut this chapter.</w:t>
      </w:r>
    </w:p>
  </w:comment>
  <w:comment w:id="331" w:author="Editor" w:date="2026-09-25T09:00:00Z" w:initials="Ed">
    <w:p>
      <w:r>
        <w:annotationRef/>
      </w:r>
      <w:r>
        <w:t xml:space="preserve">Fact: “school days” changed to “college days” to match her age and her first year at college in Ayr (the paragraph beginning “Four months back, her life…” in ch 11). Gold-plated temple statuary from the second century BC is doubtful for Vietnam; consider “Cham temple statuary”. Also, the camera in the ch56 kit was an earring, not a body camera. Please decide which she carries.</w:t>
      </w:r>
    </w:p>
  </w:comment>
  <w:comment w:id="332" w:author="Editor" w:date="2026-09-25T09:00:00Z" w:initials="Ed">
    <w:p>
      <w:r>
        <w:annotationRef/>
      </w:r>
      <w:r>
        <w:t xml:space="preserve">Continuity: “Two more days” changed to “Three more days”. This is the night of 26 April, and they arrive in Vitebsk on the 29th.</w:t>
      </w:r>
    </w:p>
  </w:comment>
  <w:comment w:id="333" w:author="Editor" w:date="2026-09-25T09:00:00Z" w:initials="Ed">
    <w:p>
      <w:r>
        <w:annotationRef/>
      </w:r>
      <w:r>
        <w:t xml:space="preserve">Continuity: “over three days” changed to “nearly a week”. She boarded on 21 April, and this is the 27th. Also, how did Stephen and Maxwell know which Warsaw hotel to watch? One clause about Maxwell's port contact would cover it.</w:t>
      </w:r>
    </w:p>
  </w:comment>
  <w:comment w:id="334" w:author="Editor" w:date="2026-09-25T09:00:00Z" w:initials="Ed">
    <w:p>
      <w:r>
        <w:annotationRef/>
      </w:r>
      <w:r>
        <w:t xml:space="preserve">Continuity: Dateline changed to 29 April, Warsaw. The text says the Warsaw stay "had been busy" (27–28 April) and ch73 opens on arrival day in Vitebsk, the 29th. The rain in the next paragraph is moved to Warsaw to match, and the "four-hour" flight is now "short" (Warsaw to Vitebsk is about 1h15 by private jet).</w:t>
      </w:r>
    </w:p>
  </w:comment>
  <w:comment w:id="335" w:author="Editor" w:date="2026-09-25T09:00:00Z" w:initials="Ed">
    <w:p>
      <w:r>
        <w:annotationRef/>
      </w:r>
      <w:r>
        <w:t xml:space="preserve">Suggestion: The viewpoint moves from Benedikt to Sanchez mid-scene ("She couldn't take her eyes off him"). Consider a scene break before the breakfast, or keep the chapter in one head.</w:t>
      </w:r>
    </w:p>
  </w:comment>
  <w:comment w:id="336" w:author="Editor" w:date="2026-09-25T09:00:00Z" w:initials="Ed">
    <w:p>
      <w:r>
        <w:annotationRef/>
      </w:r>
      <w:r>
        <w:t xml:space="preserve">Note: I have added an opening quote mark to each paragraph of the letter, the usual convention for quoted text running over several paragraphs. Suggestion: the letter is sincere, but Benedikt is a precise, articulate man. It could lose a third of its length without losing its ardour.</w:t>
      </w:r>
    </w:p>
  </w:comment>
  <w:comment w:id="337" w:author="Editor" w:date="2026-09-25T09:00:00Z" w:initials="Ed">
    <w:p>
      <w:r>
        <w:annotationRef/>
      </w:r>
      <w:r>
        <w:t xml:space="preserve">Query: "her pretentious belief" is unclear. Do you mean she was deceiving herself ("or so she told herself")?</w:t>
      </w:r>
    </w:p>
  </w:comment>
  <w:comment w:id="338" w:author="Editor" w:date="2026-09-25T09:00:00Z" w:initials="Ed">
    <w:p>
      <w:r>
        <w:annotationRef/>
      </w:r>
      <w:r>
        <w:t xml:space="preserve">Continuity: Dateline changed to 7:30 PM, since after an hour's drive "the place was enclosed in darkness" (sunset in Vitebsk on 29 April is about 8:25 PM). "Viciebsk" is now "Vitebsk", the usual English form, throughout the book.</w:t>
      </w:r>
    </w:p>
  </w:comment>
  <w:comment w:id="339" w:author="Editor" w:date="2026-09-25T09:00:00Z" w:initials="Ed">
    <w:p>
      <w:r>
        <w:annotationRef/>
      </w:r>
      <w:r>
        <w:t xml:space="preserve">Cut: I have deleted "Her aura was viciously mysterious and her temperament invariably impulsive, if at all he had a peek into her mind." Its meaning is unclear. If you want to keep the thought, perhaps: "She remained a mystery to him."</w:t>
      </w:r>
    </w:p>
  </w:comment>
  <w:comment w:id="340" w:author="Editor" w:date="2026-09-25T09:00:00Z" w:initials="Ed">
    <w:p>
      <w:r>
        <w:annotationRef/>
      </w:r>
      <w:r>
        <w:t xml:space="preserve">Fact: "Mova" is simply the Belarusian word for "language", so I have changed it to "Belarusian". In practice, warehouse workers in Vitebsk in 2014 would mostly speak Russian.</w:t>
      </w:r>
    </w:p>
  </w:comment>
  <w:comment w:id="341" w:author="Editor" w:date="2026-09-25T09:00:00Z" w:initials="Ed">
    <w:p>
      <w:r>
        <w:annotationRef/>
      </w:r>
      <w:r>
        <w:t xml:space="preserve">Suggestion: Ch73 and ch74 tell the same beat twice (she asks the workers about Albert and they walk away). Consider merging them. Keep the internet Russian, the notebook, the old man and the note, and cut the first fruitless evening visit.</w:t>
      </w:r>
    </w:p>
  </w:comment>
  <w:comment w:id="342" w:author="Editor" w:date="2026-09-25T09:00:00Z" w:initials="Ed">
    <w:p>
      <w:r>
        <w:annotationRef/>
      </w:r>
      <w:r>
        <w:t xml:space="preserve">Continuity: Finch is on the ship (ch62–68), not in Gdynia, so the message is now from "his old friend Finch, from the ship".</w:t>
      </w:r>
    </w:p>
  </w:comment>
  <w:comment w:id="343" w:author="Editor" w:date="2026-09-25T09:00:00Z" w:initials="Ed">
    <w:p>
      <w:r>
        <w:annotationRef/>
      </w:r>
      <w:r>
        <w:t xml:space="preserve">Fact: 500 Belarusian roubles was worth about five US cents in 2014, which contradicts "What he earned in a good week". Changed to a fifty-euro note.</w:t>
      </w:r>
    </w:p>
  </w:comment>
  <w:comment w:id="344" w:author="Editor" w:date="2026-09-25T09:00:00Z" w:initials="Ed">
    <w:p>
      <w:r>
        <w:annotationRef/>
      </w:r>
      <w:r>
        <w:t xml:space="preserve">Query: Albert's question ("How did you find me?") is never answered, and the "fragile-looking frame" who hands her the address (the paragraph beginning “She was brought out of…” in ch 74) is never identified. One line from Albert or Sanchez would close the loop.</w:t>
      </w:r>
    </w:p>
  </w:comment>
  <w:comment w:id="345" w:author="Editor" w:date="2026-09-25T09:00:00Z" w:initials="Ed">
    <w:p>
      <w:r>
        <w:annotationRef/>
      </w:r>
      <w:r>
        <w:t xml:space="preserve">Suggestion: This is the book's key informant scene, and Albert explains almost nothing: how he knew Daniel, when and why Daniel came east, what the evidence is. This is the natural place to pay off Chapter 1 and Part II.</w:t>
      </w:r>
    </w:p>
  </w:comment>
  <w:comment w:id="346" w:author="Editor" w:date="2026-09-25T09:00:00Z" w:initials="Ed">
    <w:p>
      <w:r>
        <w:annotationRef/>
      </w:r>
      <w:r>
        <w:t xml:space="preserve">Continuity: "a cold evening" is now "a cold afternoon" to match the corrected dateline (3:30 PM). She returns in the same waiting taxi straight after the short visit.</w:t>
      </w:r>
    </w:p>
  </w:comment>
  <w:comment w:id="347" w:author="Editor" w:date="2026-09-25T09:00:00Z" w:initials="Ed">
    <w:p>
      <w:r>
        <w:annotationRef/>
      </w:r>
      <w:r>
        <w:t xml:space="preserve">Query: How did Benedikt learn she went to Noŭka (the cab driver, the room-service boy, one of his men)? One line in his later speech would cover it. With Vitebsk now in its English form, consider "Novka" for consistency.</w:t>
      </w:r>
    </w:p>
  </w:comment>
  <w:comment w:id="348" w:author="Editor" w:date="2026-09-25T09:00:00Z" w:initials="Ed">
    <w:p>
      <w:r>
        <w:annotationRef/>
      </w:r>
      <w:r>
        <w:t xml:space="preserve">Cut: I have deleted this paragraph ("Those words refuted the scariness she was undermining with.") because its meaning is unclear, and her reply follows naturally from his question. If you meant that his words drove away her fear, a line such as "Those words drove away the fear she had been struggling with." would work.</w:t>
      </w:r>
    </w:p>
  </w:comment>
  <w:comment w:id="349" w:author="Editor" w:date="2026-09-25T09:00:00Z" w:initials="Ed">
    <w:p>
      <w:r>
        <w:annotationRef/>
      </w:r>
      <w:r>
        <w:t xml:space="preserve">Query: "I told the Russians to get rid of him" is morally enormous and contradicts "I had nothing to do with his disappearance" (the paragraph beginning “Unsure of what to do…”). Is the contradiction intended? Readers will need Sanchez to reckon with it before the reconciliation in ch77.</w:t>
      </w:r>
    </w:p>
  </w:comment>
  <w:comment w:id="350" w:author="Editor" w:date="2026-09-25T09:00:00Z" w:initials="Ed">
    <w:p>
      <w:r>
        <w:annotationRef/>
      </w:r>
      <w:r>
        <w:t xml:space="preserve">Note: Lightning appears three times in a few chapters (the paragraph beginning “The words pierced Benedikt’s heart…” in ch 72, here, and the paragraph beginning “Benedikt was frozen as if…” in ch 85 "as if lightning had struck him"). I have cut it here, where it nearly repeats the paragraph beginning “Benedikt was frozen as if…” in ch 85, and kept it in the paragraph beginning “The words pierced Benedikt’s heart…” in ch 72.</w:t>
      </w:r>
    </w:p>
  </w:comment>
  <w:comment w:id="351" w:author="Editor" w:date="2026-09-25T09:00:00Z" w:initials="Ed">
    <w:p>
      <w:r>
        <w:annotationRef/>
      </w:r>
      <w:r>
        <w:t xml:space="preserve">Suggestion: Her decision to trust him again happens off the page. After "I told the Russians to get rid of him" (ch 76), readers will want one or two sentences of her reasoning here: what exactly became clear on the run?</w:t>
      </w:r>
    </w:p>
  </w:comment>
  <w:comment w:id="352" w:author="Editor" w:date="2026-09-25T09:00:00Z" w:initials="Ed">
    <w:p>
      <w:r>
        <w:annotationRef/>
      </w:r>
      <w:r>
        <w:t xml:space="preserve">Continuity: Dateline moved from 1 May to 15 May so that the "good two weeks" in the paragraph beginning “His plan to visit Smolensk…” can pass. Ch 78–85 are shifted to 15–17 May accordingly. If you prefer to keep early May, change "a good two weeks" to "a whole day" and date ch 78–79 to 2 May, ch 80–84 to 3 May and ch 85 to 4 May. Either way, one clause saying where they waited in the meantime would help.</w:t>
      </w:r>
    </w:p>
  </w:comment>
  <w:comment w:id="353" w:author="Editor" w:date="2026-09-25T09:00:00Z" w:initials="Ed">
    <w:p>
      <w:r>
        <w:annotationRef/>
      </w:r>
      <w:r>
        <w:t xml:space="preserve">Fact: Smolensk city is about 70 km from the Belarus border, so "at the border" became "near the border". "European subcontinent" is the wrong term and now reads "Europe".</w:t>
      </w:r>
    </w:p>
  </w:comment>
  <w:comment w:id="354" w:author="Editor" w:date="2026-09-25T09:00:00Z" w:initials="Ed">
    <w:p>
      <w:r>
        <w:annotationRef/>
      </w:r>
      <w:r>
        <w:t xml:space="preserve">Fact: Vitebsk to Smolensk is about 130 km, so the drive is now "a little over two hours". Anatoly is now "the manager" of the facility, because the paragraph beginning “Something didn’t appear right. Though…” in ch 82 makes Kosovo his boss and "head of the Smolensk operations". Having both as head of operations was confusing.</w:t>
      </w:r>
    </w:p>
  </w:comment>
  <w:comment w:id="355" w:author="Editor" w:date="2026-09-25T09:00:00Z" w:initials="Ed">
    <w:p>
      <w:r>
        <w:annotationRef/>
      </w:r>
      <w:r>
        <w:t xml:space="preserve">Query: "Sanchez's father was not in any confinement" is contradicted later in the same paragraph ("still held in their internment"). Did you mean something like "Finding Sanchez's father had been easier than Benedikt feared"? Left as written.</w:t>
      </w:r>
    </w:p>
  </w:comment>
  <w:comment w:id="356" w:author="Editor" w:date="2026-09-25T09:00:00Z" w:initials="Ed">
    <w:p>
      <w:r>
        <w:annotationRef/>
      </w:r>
      <w:r>
        <w:t xml:space="preserve">Suggestion: The plan is only summarised here, and ch 79 is very short. Consider moving the fallback plan from the paragraph beginning “The plan was all set…” in ch 78 (Stephen waiting at the border) to this point and showing it in a few lines of dialogue.</w:t>
      </w:r>
    </w:p>
  </w:comment>
  <w:comment w:id="357" w:author="Editor" w:date="2026-09-25T09:00:00Z" w:initials="Ed">
    <w:p>
      <w:r>
        <w:annotationRef/>
      </w:r>
      <w:r>
        <w:t xml:space="preserve">Query: "His smile appeared more like Russian Mores" – I am not sure of the meaning. If you meant the smile was a matter of Russian manners (mores) rather than genuine warmth, "His smile seemed more a matter of Russian manners" would make that clear. Left as written.</w:t>
      </w:r>
    </w:p>
  </w:comment>
  <w:comment w:id="358" w:author="Editor" w:date="2026-09-25T09:00:00Z" w:initials="Ed">
    <w:p>
      <w:r>
        <w:annotationRef/>
      </w:r>
      <w:r>
        <w:t xml:space="preserve">Cut: I cut "The way his eyes rolled on him, it failed to abstain his wide grin" because the meaning is unclear. If you meant that his eyes did not match his smile, a plain "His eyes did not match his wide grin" would work.</w:t>
      </w:r>
    </w:p>
  </w:comment>
  <w:comment w:id="359" w:author="Editor" w:date="2026-09-25T09:00:00Z" w:initials="Ed">
    <w:p>
      <w:r>
        <w:annotationRef/>
      </w:r>
      <w:r>
        <w:t xml:space="preserve">Query: "your runic spell" – do you mean his riddles or his silence? Left as written.</w:t>
      </w:r>
    </w:p>
  </w:comment>
  <w:comment w:id="360" w:author="Editor" w:date="2026-09-25T09:00:00Z" w:initials="Ed">
    <w:p>
      <w:r>
        <w:annotationRef/>
      </w:r>
      <w:r>
        <w:t xml:space="preserve">Cut: I removed "Benedikt realized no matter how copious it looked she didn't want to gutter it down" because neither "copious" nor "gutter" makes sense here. If you meant that she would not give up her hope however doubtful it looked, please restore it in those terms.</w:t>
      </w:r>
    </w:p>
  </w:comment>
  <w:comment w:id="361" w:author="Editor" w:date="2026-09-25T09:00:00Z" w:initials="Ed">
    <w:p>
      <w:r>
        <w:annotationRef/>
      </w:r>
      <w:r>
        <w:t xml:space="preserve">Continuity: The whole chapter takes place at Liozna in Belarus, so the dateline place has changed. The date is now the second visit day (16 May).</w:t>
      </w:r>
    </w:p>
  </w:comment>
  <w:comment w:id="362" w:author="Editor" w:date="2026-09-25T09:00:00Z" w:initials="Ed">
    <w:p>
      <w:r>
        <w:annotationRef/>
      </w:r>
      <w:r>
        <w:t xml:space="preserve">Fact: A Scotland Yard officer has no powers of arrest in Belarus and could not carry firearms or put together an armed team there. Consider making the men Belarusian officers acting on an Interpol notice, or private hires.</w:t>
      </w:r>
    </w:p>
  </w:comment>
  <w:comment w:id="363" w:author="Editor" w:date="2026-09-25T09:00:00Z" w:initials="Ed">
    <w:p>
      <w:r>
        <w:annotationRef/>
      </w:r>
      <w:r>
        <w:t xml:space="preserve">Suggestion: Telling the reader about the hidden armed team here gives away the ambush in ch 83. Consider cutting the last three sentences so that the guns in the paragraph beginning “Before Stephen could speak, the…” in ch 83 surprise the reader as much as Sanchez.</w:t>
      </w:r>
    </w:p>
  </w:comment>
  <w:comment w:id="364" w:author="Editor" w:date="2026-09-25T09:00:00Z" w:initials="Ed">
    <w:p>
      <w:r>
        <w:annotationRef/>
      </w:r>
      <w:r>
        <w:t xml:space="preserve">Suggestion: This chapter steps back in time to Benedikt's meeting in ch 80 (the dateline now says 10:15 AM). Placing ch 82 before ch 81 would keep the timeline moving forward.</w:t>
      </w:r>
    </w:p>
  </w:comment>
  <w:comment w:id="365" w:author="Editor" w:date="2026-09-25T09:00:00Z" w:initials="Ed">
    <w:p>
      <w:r>
        <w:annotationRef/>
      </w:r>
      <w:r>
        <w:t xml:space="preserve">Note: The mirage is a lovely image, so I kept it. I changed "summer" to "noon" because it is mid-May and the paragraph beginning “It was a cold spring…” in ch 78 calls it "a cold spring morning".</w:t>
      </w:r>
    </w:p>
  </w:comment>
  <w:comment w:id="366" w:author="Editor" w:date="2026-09-25T09:00:00Z" w:initials="Ed">
    <w:p>
      <w:r>
        <w:annotationRef/>
      </w:r>
      <w:r>
        <w:t xml:space="preserve">Continuity: Sanchez sees Stephen as betraying her, but the paragraph beginning “Maxwell had got himself invited…” in ch 81 and the paragraph beginning “Stephen, unaware of his companion’s…” say Stephen had no idea what Maxwell intended. It is Maxwell who broke his word (ch 71). Consider pointing her anger at Maxwell.</w:t>
      </w:r>
    </w:p>
  </w:comment>
  <w:comment w:id="367" w:author="Editor" w:date="2026-09-25T09:00:00Z" w:initials="Ed">
    <w:p>
      <w:r>
        <w:annotationRef/>
      </w:r>
      <w:r>
        <w:t xml:space="preserve">Continuity: We never see Benedikt give her this pistol. Please plant it earlier, in ch 79 or ch 80.</w:t>
      </w:r>
    </w:p>
  </w:comment>
  <w:comment w:id="368" w:author="Editor" w:date="2026-09-25T09:00:00Z" w:initials="Ed">
    <w:p>
      <w:r>
        <w:annotationRef/>
      </w:r>
      <w:r>
        <w:t xml:space="preserve">Continuity: The police guns go into Benedikt's trunk and are never mentioned again. I also cut "Maxwell tried hard to chase him but failed" (the paragraph beginning “Maxwell looked at the vanishing…”), since he is on foot and unarmed.</w:t>
      </w:r>
    </w:p>
  </w:comment>
  <w:comment w:id="369" w:author="Editor" w:date="2026-09-25T09:00:00Z" w:initials="Ed">
    <w:p>
      <w:r>
        <w:annotationRef/>
      </w:r>
      <w:r>
        <w:t xml:space="preserve">Note: Datelines for ch84 and ch85 follow the continuity timeline (ch78–85 moved two weeks, to 15–17 May) and correct “Somlensk” to Smolensk.</w:t>
      </w:r>
    </w:p>
  </w:comment>
  <w:comment w:id="370" w:author="Editor" w:date="2026-09-25T09:00:00Z" w:initials="Ed">
    <w:p>
      <w:r>
        <w:annotationRef/>
      </w:r>
      <w:r>
        <w:t xml:space="preserve">Suggestion: The caller is never named. Naming Evan here (“Evan’s voice on the other end…”) would let “you took my name” pay off Benedikt’s use of Evan’s name in ch80.</w:t>
      </w:r>
    </w:p>
  </w:comment>
  <w:comment w:id="371" w:author="Editor" w:date="2026-09-25T09:00:00Z" w:initials="Ed">
    <w:p>
      <w:r>
        <w:annotationRef/>
      </w:r>
      <w:r>
        <w:t xml:space="preserve">Continuity: “Around the Liozona Border” deleted. Later in this chapter they drive towards Liozna after she gets in the car, so she waits near the bastion, a few miles from Smolensk.</w:t>
      </w:r>
    </w:p>
  </w:comment>
  <w:comment w:id="372" w:author="Editor" w:date="2026-09-25T09:00:00Z" w:initials="Ed">
    <w:p>
      <w:r>
        <w:annotationRef/>
      </w:r>
      <w:r>
        <w:t xml:space="preserve">Query: Evan suspects Benedikt (“if found guilty”) yet persuades Kosovo to release Daniel, and Kosovo sets men to follow him. The tail is never used: the drive to Liozna passes “without any untoward incident” (the paragraph beginning “She got in the car…”). Either pay it off at Liozna or cut the order.</w:t>
      </w:r>
    </w:p>
  </w:comment>
  <w:comment w:id="373" w:author="Editor" w:date="2026-09-25T09:00:00Z" w:initials="Ed">
    <w:p>
      <w:r>
        <w:annotationRef/>
      </w:r>
      <w:r>
        <w:t xml:space="preserve">Suggestion: The rescue Sanchez has spent the book working towards happens off the page in one sentence. Consider dramatising the handover at the compound, even briefly.</w:t>
      </w:r>
    </w:p>
  </w:comment>
  <w:comment w:id="374" w:author="Editor" w:date="2026-09-25T09:00:00Z" w:initials="Ed">
    <w:p>
      <w:r>
        <w:annotationRef/>
      </w:r>
      <w:r>
        <w:t xml:space="preserve">Continuity: Sanchez blames Stephen, but the paragraph beginning “Stephen, unaware of his companion’s…” in ch 83 says he was unaware of Maxwell’s motives, and it was Maxwell who broke his word. Please confirm who she is angry with.</w:t>
      </w:r>
    </w:p>
  </w:comment>
  <w:comment w:id="375" w:author="Editor" w:date="2026-09-25T09:00:00Z" w:initials="Ed">
    <w:p>
      <w:r>
        <w:annotationRef/>
      </w:r>
      <w:r>
        <w:t xml:space="preserve">Query: Benedikt was present when Daniel was captured, yet Daniel spends the whole drive with him and neither man reacts. One line of recognition would help.</w:t>
      </w:r>
    </w:p>
  </w:comment>
  <w:comment w:id="376" w:author="Editor" w:date="2026-09-25T09:00:00Z" w:initials="Ed">
    <w:p>
      <w:r>
        <w:annotationRef/>
      </w:r>
      <w:r>
        <w:t xml:space="preserve">Query: The day after Benedikt held a gun to Sanchez in front of Maxwell and drove off with his team’s weapons, Maxwell is arranging protection for this handover. One line on how Sanchez squared this with him would help.</w:t>
      </w:r>
    </w:p>
  </w:comment>
  <w:comment w:id="377" w:author="Editor" w:date="2026-09-25T09:00:00Z" w:initials="Ed">
    <w:p>
      <w:r>
        <w:annotationRef/>
      </w:r>
      <w:r>
        <w:t xml:space="preserve">Note: Daniel walking away round the bend echoes the ch1 window scene, where she waits for her father to dissolve in the morning mist. A lovely rhyme; keep.</w:t>
      </w:r>
    </w:p>
  </w:comment>
  <w:comment w:id="378" w:author="Editor" w:date="2026-09-25T09:00:00Z" w:initials="Ed">
    <w:p>
      <w:r>
        <w:annotationRef/>
      </w:r>
      <w:r>
        <w:t xml:space="preserve">Query: What is the evidence Daniel holds? The book never says (see the paragraph beginning “He is in Russia. I…” in ch 75). A line here, or from Daniel in the car, would close it.</w:t>
      </w:r>
    </w:p>
  </w:comment>
  <w:comment w:id="379" w:author="Editor" w:date="2026-09-25T09:00:00Z" w:initials="Ed">
    <w:p>
      <w:r>
        <w:annotationRef/>
      </w:r>
      <w:r>
        <w:t xml:space="preserve">Query: “Abstruse” usually describes ideas, not people. If you want a plainer word, “difficult” would do; I have left it as her joke.</w:t>
      </w:r>
    </w:p>
  </w:comment>
  <w:comment w:id="380" w:author="Editor" w:date="2026-09-25T09:00:00Z" w:initials="Ed">
    <w:p>
      <w:r>
        <w:annotationRef/>
      </w:r>
      <w:r>
        <w:t xml:space="preserve">Cut: “He cried with an undisputed ecstasy in that elated tone” removed. “Joy had no boundaries” already carries it, and “cried” could read as weeping.</w:t>
      </w:r>
    </w:p>
  </w:comment>
  <w:comment w:id="381" w:author="Editor" w:date="2026-09-25T09:00:00Z" w:initials="Ed">
    <w:p>
      <w:r>
        <w:annotationRef/>
      </w:r>
      <w:r>
        <w:t xml:space="preserve">Continuity: I cut “and soon she would accept his love”, which contradicted “Yes, us” two paragraphs earlier. The sentence now looks ahead to the hurdles in the last line. If you want to keep a note of love here, consider “He could hardly believe she had accepted his love.”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9A410" w14:textId="77777777" w:rsidR="00893DAE" w:rsidRDefault="00893DAE" w:rsidP="009B7BF4">
      <w:pPr>
        <w:spacing w:after="0" w:line="240" w:lineRule="auto"/>
      </w:pPr>
      <w:r>
        <w:separator/>
      </w:r>
    </w:p>
  </w:endnote>
  <w:endnote w:type="continuationSeparator" w:id="0">
    <w:p w14:paraId="2D5757DB" w14:textId="77777777" w:rsidR="00893DAE" w:rsidRDefault="00893DAE" w:rsidP="009B7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530E7" w14:textId="77777777" w:rsidR="00893DAE" w:rsidRDefault="00893DAE" w:rsidP="009B7BF4">
      <w:pPr>
        <w:spacing w:after="0" w:line="240" w:lineRule="auto"/>
      </w:pPr>
      <w:r>
        <w:separator/>
      </w:r>
    </w:p>
  </w:footnote>
  <w:footnote w:type="continuationSeparator" w:id="0">
    <w:p w14:paraId="4A3E6171" w14:textId="77777777" w:rsidR="00893DAE" w:rsidRDefault="00893DAE" w:rsidP="009B7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6B48B" w14:textId="1FBD6EC1" w:rsidR="003C2526" w:rsidRDefault="003C2526" w:rsidP="009B7BF4">
    <w:pPr>
      <w:pStyle w:val="Header"/>
      <w:jc w:val="right"/>
    </w:pPr>
    <w:r>
      <w:t>Baruah, Until I Find You</w:t>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4B2A54"/>
    <w:multiLevelType w:val="multilevel"/>
    <w:tmpl w:val="4B0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71D48"/>
    <w:multiLevelType w:val="hybridMultilevel"/>
    <w:tmpl w:val="104CB9DA"/>
    <w:lvl w:ilvl="0" w:tplc="6FD22E34">
      <w:numFmt w:val="bullet"/>
      <w:lvlText w:val="-"/>
      <w:lvlJc w:val="left"/>
      <w:pPr>
        <w:ind w:left="720" w:hanging="360"/>
      </w:pPr>
      <w:rPr>
        <w:rFonts w:ascii="Courier" w:eastAsiaTheme="minorHAnsi" w:hAnsi="Couri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22DD2"/>
    <w:multiLevelType w:val="hybridMultilevel"/>
    <w:tmpl w:val="01F0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84"/>
    <w:rsid w:val="00000D34"/>
    <w:rsid w:val="00000EF3"/>
    <w:rsid w:val="000018CD"/>
    <w:rsid w:val="00001A10"/>
    <w:rsid w:val="00001D5C"/>
    <w:rsid w:val="00002A70"/>
    <w:rsid w:val="00003930"/>
    <w:rsid w:val="000040ED"/>
    <w:rsid w:val="000042DE"/>
    <w:rsid w:val="000048EF"/>
    <w:rsid w:val="00004FDD"/>
    <w:rsid w:val="0000574E"/>
    <w:rsid w:val="000069AF"/>
    <w:rsid w:val="00007F15"/>
    <w:rsid w:val="000106D5"/>
    <w:rsid w:val="000133B3"/>
    <w:rsid w:val="000134E7"/>
    <w:rsid w:val="00013848"/>
    <w:rsid w:val="00013AC3"/>
    <w:rsid w:val="000147D1"/>
    <w:rsid w:val="00016D90"/>
    <w:rsid w:val="0002022F"/>
    <w:rsid w:val="0002028E"/>
    <w:rsid w:val="00020793"/>
    <w:rsid w:val="00021687"/>
    <w:rsid w:val="000217E3"/>
    <w:rsid w:val="00021D45"/>
    <w:rsid w:val="00021E5E"/>
    <w:rsid w:val="00021E7F"/>
    <w:rsid w:val="00022651"/>
    <w:rsid w:val="0002296F"/>
    <w:rsid w:val="00022FEE"/>
    <w:rsid w:val="00023DC5"/>
    <w:rsid w:val="00023F22"/>
    <w:rsid w:val="0002451D"/>
    <w:rsid w:val="00024B05"/>
    <w:rsid w:val="00024DE5"/>
    <w:rsid w:val="00024EF5"/>
    <w:rsid w:val="00025110"/>
    <w:rsid w:val="00025570"/>
    <w:rsid w:val="00025A4A"/>
    <w:rsid w:val="00025BCF"/>
    <w:rsid w:val="00025C81"/>
    <w:rsid w:val="0002681F"/>
    <w:rsid w:val="00026AC3"/>
    <w:rsid w:val="0002711F"/>
    <w:rsid w:val="000308A4"/>
    <w:rsid w:val="00030D65"/>
    <w:rsid w:val="00031DF7"/>
    <w:rsid w:val="000321D3"/>
    <w:rsid w:val="000322AD"/>
    <w:rsid w:val="000330AE"/>
    <w:rsid w:val="000331E1"/>
    <w:rsid w:val="00033CE6"/>
    <w:rsid w:val="00033DFC"/>
    <w:rsid w:val="00034042"/>
    <w:rsid w:val="000343EA"/>
    <w:rsid w:val="00034536"/>
    <w:rsid w:val="0003519D"/>
    <w:rsid w:val="00035BE2"/>
    <w:rsid w:val="0003641D"/>
    <w:rsid w:val="00036C85"/>
    <w:rsid w:val="00036CA3"/>
    <w:rsid w:val="00037858"/>
    <w:rsid w:val="00037C75"/>
    <w:rsid w:val="000409B0"/>
    <w:rsid w:val="000413A6"/>
    <w:rsid w:val="000432EC"/>
    <w:rsid w:val="00044013"/>
    <w:rsid w:val="00044053"/>
    <w:rsid w:val="00044648"/>
    <w:rsid w:val="00044F42"/>
    <w:rsid w:val="000450BE"/>
    <w:rsid w:val="00045F45"/>
    <w:rsid w:val="000465BC"/>
    <w:rsid w:val="0004682B"/>
    <w:rsid w:val="00046873"/>
    <w:rsid w:val="000469BD"/>
    <w:rsid w:val="00046A32"/>
    <w:rsid w:val="00046D6B"/>
    <w:rsid w:val="000473EE"/>
    <w:rsid w:val="000475BB"/>
    <w:rsid w:val="00047799"/>
    <w:rsid w:val="00047E3C"/>
    <w:rsid w:val="00047E6F"/>
    <w:rsid w:val="000502C3"/>
    <w:rsid w:val="0005033C"/>
    <w:rsid w:val="00050376"/>
    <w:rsid w:val="00050A6B"/>
    <w:rsid w:val="000510C6"/>
    <w:rsid w:val="00051251"/>
    <w:rsid w:val="0005134A"/>
    <w:rsid w:val="0005164E"/>
    <w:rsid w:val="000518AB"/>
    <w:rsid w:val="000534A3"/>
    <w:rsid w:val="00054494"/>
    <w:rsid w:val="00055209"/>
    <w:rsid w:val="0005529D"/>
    <w:rsid w:val="00055666"/>
    <w:rsid w:val="00055844"/>
    <w:rsid w:val="00055DB3"/>
    <w:rsid w:val="00055EA6"/>
    <w:rsid w:val="00055F02"/>
    <w:rsid w:val="000564E7"/>
    <w:rsid w:val="000565D1"/>
    <w:rsid w:val="00057837"/>
    <w:rsid w:val="00057933"/>
    <w:rsid w:val="00060675"/>
    <w:rsid w:val="00060701"/>
    <w:rsid w:val="00060709"/>
    <w:rsid w:val="000608BB"/>
    <w:rsid w:val="00060954"/>
    <w:rsid w:val="00060996"/>
    <w:rsid w:val="000609BC"/>
    <w:rsid w:val="000609DA"/>
    <w:rsid w:val="000616E8"/>
    <w:rsid w:val="0006228B"/>
    <w:rsid w:val="000622BA"/>
    <w:rsid w:val="000622CA"/>
    <w:rsid w:val="00062508"/>
    <w:rsid w:val="00062D12"/>
    <w:rsid w:val="00063530"/>
    <w:rsid w:val="0006383B"/>
    <w:rsid w:val="00063A7E"/>
    <w:rsid w:val="00063B04"/>
    <w:rsid w:val="00063BF8"/>
    <w:rsid w:val="00063C56"/>
    <w:rsid w:val="00064B5F"/>
    <w:rsid w:val="00064E76"/>
    <w:rsid w:val="00066730"/>
    <w:rsid w:val="00070029"/>
    <w:rsid w:val="00071156"/>
    <w:rsid w:val="00071252"/>
    <w:rsid w:val="0007159E"/>
    <w:rsid w:val="000728A2"/>
    <w:rsid w:val="00073248"/>
    <w:rsid w:val="00073959"/>
    <w:rsid w:val="00073B64"/>
    <w:rsid w:val="00073CC6"/>
    <w:rsid w:val="00073DB5"/>
    <w:rsid w:val="00073EAA"/>
    <w:rsid w:val="0007435C"/>
    <w:rsid w:val="000743BB"/>
    <w:rsid w:val="000745AF"/>
    <w:rsid w:val="00074A4F"/>
    <w:rsid w:val="00074BEA"/>
    <w:rsid w:val="00074D20"/>
    <w:rsid w:val="00075063"/>
    <w:rsid w:val="000756CC"/>
    <w:rsid w:val="00075711"/>
    <w:rsid w:val="00075BD4"/>
    <w:rsid w:val="00075DE6"/>
    <w:rsid w:val="000766AA"/>
    <w:rsid w:val="0007708E"/>
    <w:rsid w:val="000777CD"/>
    <w:rsid w:val="00077913"/>
    <w:rsid w:val="00080105"/>
    <w:rsid w:val="0008090B"/>
    <w:rsid w:val="00080D36"/>
    <w:rsid w:val="00081A4F"/>
    <w:rsid w:val="00081D4C"/>
    <w:rsid w:val="00081DA4"/>
    <w:rsid w:val="0008259C"/>
    <w:rsid w:val="000825FC"/>
    <w:rsid w:val="0008284E"/>
    <w:rsid w:val="00082872"/>
    <w:rsid w:val="00083654"/>
    <w:rsid w:val="00084385"/>
    <w:rsid w:val="000845D1"/>
    <w:rsid w:val="00084798"/>
    <w:rsid w:val="00084B6E"/>
    <w:rsid w:val="00084B7B"/>
    <w:rsid w:val="000851A7"/>
    <w:rsid w:val="00085489"/>
    <w:rsid w:val="000857CC"/>
    <w:rsid w:val="00085B46"/>
    <w:rsid w:val="00085F6D"/>
    <w:rsid w:val="00086D24"/>
    <w:rsid w:val="00087364"/>
    <w:rsid w:val="00087415"/>
    <w:rsid w:val="00087546"/>
    <w:rsid w:val="0009033F"/>
    <w:rsid w:val="0009082F"/>
    <w:rsid w:val="00090AF4"/>
    <w:rsid w:val="00090E78"/>
    <w:rsid w:val="00091104"/>
    <w:rsid w:val="000911BD"/>
    <w:rsid w:val="000912E5"/>
    <w:rsid w:val="000918D3"/>
    <w:rsid w:val="00091CC8"/>
    <w:rsid w:val="000922FC"/>
    <w:rsid w:val="00092E61"/>
    <w:rsid w:val="0009378B"/>
    <w:rsid w:val="00093E49"/>
    <w:rsid w:val="000941A5"/>
    <w:rsid w:val="0009444E"/>
    <w:rsid w:val="000945E9"/>
    <w:rsid w:val="0009476C"/>
    <w:rsid w:val="00095227"/>
    <w:rsid w:val="00095A59"/>
    <w:rsid w:val="00095F31"/>
    <w:rsid w:val="00096742"/>
    <w:rsid w:val="0009677E"/>
    <w:rsid w:val="00096B66"/>
    <w:rsid w:val="00096CE8"/>
    <w:rsid w:val="0009789E"/>
    <w:rsid w:val="00097D76"/>
    <w:rsid w:val="00097F0C"/>
    <w:rsid w:val="000A0339"/>
    <w:rsid w:val="000A0750"/>
    <w:rsid w:val="000A09FD"/>
    <w:rsid w:val="000A14AF"/>
    <w:rsid w:val="000A14F6"/>
    <w:rsid w:val="000A2191"/>
    <w:rsid w:val="000A2231"/>
    <w:rsid w:val="000A22D5"/>
    <w:rsid w:val="000A2EFF"/>
    <w:rsid w:val="000A2F27"/>
    <w:rsid w:val="000A3738"/>
    <w:rsid w:val="000A39D4"/>
    <w:rsid w:val="000A3A85"/>
    <w:rsid w:val="000A4189"/>
    <w:rsid w:val="000A4332"/>
    <w:rsid w:val="000A4403"/>
    <w:rsid w:val="000A4D9F"/>
    <w:rsid w:val="000A5058"/>
    <w:rsid w:val="000A50AD"/>
    <w:rsid w:val="000A571F"/>
    <w:rsid w:val="000A58E0"/>
    <w:rsid w:val="000A6453"/>
    <w:rsid w:val="000A66E7"/>
    <w:rsid w:val="000A6783"/>
    <w:rsid w:val="000A67FE"/>
    <w:rsid w:val="000A6884"/>
    <w:rsid w:val="000A6E1D"/>
    <w:rsid w:val="000A7164"/>
    <w:rsid w:val="000A720E"/>
    <w:rsid w:val="000A73CE"/>
    <w:rsid w:val="000A7934"/>
    <w:rsid w:val="000B02D7"/>
    <w:rsid w:val="000B0DA4"/>
    <w:rsid w:val="000B12CF"/>
    <w:rsid w:val="000B1F04"/>
    <w:rsid w:val="000B20C2"/>
    <w:rsid w:val="000B2522"/>
    <w:rsid w:val="000B2549"/>
    <w:rsid w:val="000B29A2"/>
    <w:rsid w:val="000B3347"/>
    <w:rsid w:val="000B348F"/>
    <w:rsid w:val="000B3964"/>
    <w:rsid w:val="000B3A04"/>
    <w:rsid w:val="000B3E8B"/>
    <w:rsid w:val="000B45D4"/>
    <w:rsid w:val="000B4CCB"/>
    <w:rsid w:val="000B4FCF"/>
    <w:rsid w:val="000B5102"/>
    <w:rsid w:val="000B733E"/>
    <w:rsid w:val="000B7431"/>
    <w:rsid w:val="000B7642"/>
    <w:rsid w:val="000B790B"/>
    <w:rsid w:val="000B7CE6"/>
    <w:rsid w:val="000C0657"/>
    <w:rsid w:val="000C08E2"/>
    <w:rsid w:val="000C10CC"/>
    <w:rsid w:val="000C15D3"/>
    <w:rsid w:val="000C1B11"/>
    <w:rsid w:val="000C1FC0"/>
    <w:rsid w:val="000C22CA"/>
    <w:rsid w:val="000C23E8"/>
    <w:rsid w:val="000C2A1B"/>
    <w:rsid w:val="000C3046"/>
    <w:rsid w:val="000C33F9"/>
    <w:rsid w:val="000C3618"/>
    <w:rsid w:val="000C3CDB"/>
    <w:rsid w:val="000C3E18"/>
    <w:rsid w:val="000C3FF8"/>
    <w:rsid w:val="000C4C39"/>
    <w:rsid w:val="000C4DC6"/>
    <w:rsid w:val="000C55FD"/>
    <w:rsid w:val="000C5601"/>
    <w:rsid w:val="000C5A9A"/>
    <w:rsid w:val="000C5AB9"/>
    <w:rsid w:val="000C5D98"/>
    <w:rsid w:val="000C5DD7"/>
    <w:rsid w:val="000D05F0"/>
    <w:rsid w:val="000D0829"/>
    <w:rsid w:val="000D0A69"/>
    <w:rsid w:val="000D12AC"/>
    <w:rsid w:val="000D149A"/>
    <w:rsid w:val="000D17F9"/>
    <w:rsid w:val="000D1917"/>
    <w:rsid w:val="000D1AD4"/>
    <w:rsid w:val="000D1F81"/>
    <w:rsid w:val="000D217B"/>
    <w:rsid w:val="000D217F"/>
    <w:rsid w:val="000D21E4"/>
    <w:rsid w:val="000D2226"/>
    <w:rsid w:val="000D2526"/>
    <w:rsid w:val="000D2B3B"/>
    <w:rsid w:val="000D2DAA"/>
    <w:rsid w:val="000D305A"/>
    <w:rsid w:val="000D365F"/>
    <w:rsid w:val="000D3AE1"/>
    <w:rsid w:val="000D5C5F"/>
    <w:rsid w:val="000D5F4F"/>
    <w:rsid w:val="000D6467"/>
    <w:rsid w:val="000D6B96"/>
    <w:rsid w:val="000D6DA1"/>
    <w:rsid w:val="000D7BF6"/>
    <w:rsid w:val="000E0318"/>
    <w:rsid w:val="000E09AF"/>
    <w:rsid w:val="000E0E80"/>
    <w:rsid w:val="000E13A3"/>
    <w:rsid w:val="000E1579"/>
    <w:rsid w:val="000E1845"/>
    <w:rsid w:val="000E1D58"/>
    <w:rsid w:val="000E1D7A"/>
    <w:rsid w:val="000E281E"/>
    <w:rsid w:val="000E2986"/>
    <w:rsid w:val="000E2A3B"/>
    <w:rsid w:val="000E3377"/>
    <w:rsid w:val="000E3536"/>
    <w:rsid w:val="000E37CE"/>
    <w:rsid w:val="000E38AA"/>
    <w:rsid w:val="000E38F9"/>
    <w:rsid w:val="000E394B"/>
    <w:rsid w:val="000E3B5F"/>
    <w:rsid w:val="000E3BB5"/>
    <w:rsid w:val="000E4A8D"/>
    <w:rsid w:val="000E5032"/>
    <w:rsid w:val="000E514B"/>
    <w:rsid w:val="000E52D6"/>
    <w:rsid w:val="000E5469"/>
    <w:rsid w:val="000E54C0"/>
    <w:rsid w:val="000E57C4"/>
    <w:rsid w:val="000E5A93"/>
    <w:rsid w:val="000E66C3"/>
    <w:rsid w:val="000E6D0C"/>
    <w:rsid w:val="000E72A7"/>
    <w:rsid w:val="000E72D9"/>
    <w:rsid w:val="000E731B"/>
    <w:rsid w:val="000F02CC"/>
    <w:rsid w:val="000F0843"/>
    <w:rsid w:val="000F0C98"/>
    <w:rsid w:val="000F1092"/>
    <w:rsid w:val="000F1435"/>
    <w:rsid w:val="000F154B"/>
    <w:rsid w:val="000F18B3"/>
    <w:rsid w:val="000F193A"/>
    <w:rsid w:val="000F1C25"/>
    <w:rsid w:val="000F1DF4"/>
    <w:rsid w:val="000F1ECC"/>
    <w:rsid w:val="000F20F6"/>
    <w:rsid w:val="000F214F"/>
    <w:rsid w:val="000F24DA"/>
    <w:rsid w:val="000F2662"/>
    <w:rsid w:val="000F267C"/>
    <w:rsid w:val="000F3D33"/>
    <w:rsid w:val="000F4B4B"/>
    <w:rsid w:val="000F4E97"/>
    <w:rsid w:val="000F5750"/>
    <w:rsid w:val="000F5992"/>
    <w:rsid w:val="000F5CA0"/>
    <w:rsid w:val="000F5F8D"/>
    <w:rsid w:val="000F6419"/>
    <w:rsid w:val="000F69EE"/>
    <w:rsid w:val="000F6AA2"/>
    <w:rsid w:val="000F6E91"/>
    <w:rsid w:val="000F6FC1"/>
    <w:rsid w:val="000F7F4F"/>
    <w:rsid w:val="001007F0"/>
    <w:rsid w:val="00100B70"/>
    <w:rsid w:val="0010116B"/>
    <w:rsid w:val="00101188"/>
    <w:rsid w:val="001016F6"/>
    <w:rsid w:val="0010172B"/>
    <w:rsid w:val="001017AC"/>
    <w:rsid w:val="001023D2"/>
    <w:rsid w:val="00102E3E"/>
    <w:rsid w:val="00103486"/>
    <w:rsid w:val="001034C5"/>
    <w:rsid w:val="00103E01"/>
    <w:rsid w:val="0010407C"/>
    <w:rsid w:val="0010469D"/>
    <w:rsid w:val="001055CE"/>
    <w:rsid w:val="00105B2B"/>
    <w:rsid w:val="00106382"/>
    <w:rsid w:val="00106972"/>
    <w:rsid w:val="001069E0"/>
    <w:rsid w:val="00107450"/>
    <w:rsid w:val="0010767A"/>
    <w:rsid w:val="00107F85"/>
    <w:rsid w:val="001106B3"/>
    <w:rsid w:val="00110BDA"/>
    <w:rsid w:val="001110D8"/>
    <w:rsid w:val="001111D2"/>
    <w:rsid w:val="00111767"/>
    <w:rsid w:val="00111A23"/>
    <w:rsid w:val="001124F6"/>
    <w:rsid w:val="00112C6D"/>
    <w:rsid w:val="00112D48"/>
    <w:rsid w:val="00112FAA"/>
    <w:rsid w:val="00113C79"/>
    <w:rsid w:val="00113C9D"/>
    <w:rsid w:val="001143F7"/>
    <w:rsid w:val="00114C15"/>
    <w:rsid w:val="001159B4"/>
    <w:rsid w:val="00116027"/>
    <w:rsid w:val="00116DE8"/>
    <w:rsid w:val="00116EB5"/>
    <w:rsid w:val="00116F24"/>
    <w:rsid w:val="00117250"/>
    <w:rsid w:val="001176FE"/>
    <w:rsid w:val="00117B1E"/>
    <w:rsid w:val="00117FE8"/>
    <w:rsid w:val="0012023F"/>
    <w:rsid w:val="0012057C"/>
    <w:rsid w:val="001207B5"/>
    <w:rsid w:val="001209DE"/>
    <w:rsid w:val="001216FE"/>
    <w:rsid w:val="00121728"/>
    <w:rsid w:val="00121C3D"/>
    <w:rsid w:val="00121E69"/>
    <w:rsid w:val="001221D3"/>
    <w:rsid w:val="00122D72"/>
    <w:rsid w:val="00122DA6"/>
    <w:rsid w:val="00122F6E"/>
    <w:rsid w:val="0012327D"/>
    <w:rsid w:val="00123468"/>
    <w:rsid w:val="00123659"/>
    <w:rsid w:val="001238D7"/>
    <w:rsid w:val="001245BA"/>
    <w:rsid w:val="001245C1"/>
    <w:rsid w:val="0012486E"/>
    <w:rsid w:val="00124DEA"/>
    <w:rsid w:val="0012532C"/>
    <w:rsid w:val="001258E5"/>
    <w:rsid w:val="00125B6D"/>
    <w:rsid w:val="001262A8"/>
    <w:rsid w:val="00126396"/>
    <w:rsid w:val="001263EC"/>
    <w:rsid w:val="00127F1D"/>
    <w:rsid w:val="00130156"/>
    <w:rsid w:val="00130260"/>
    <w:rsid w:val="0013038A"/>
    <w:rsid w:val="00130428"/>
    <w:rsid w:val="001304DD"/>
    <w:rsid w:val="001306E0"/>
    <w:rsid w:val="00130CB8"/>
    <w:rsid w:val="00130E5F"/>
    <w:rsid w:val="001312CF"/>
    <w:rsid w:val="00132375"/>
    <w:rsid w:val="001328B2"/>
    <w:rsid w:val="00132D79"/>
    <w:rsid w:val="001330D9"/>
    <w:rsid w:val="001337C1"/>
    <w:rsid w:val="00133CAF"/>
    <w:rsid w:val="00133D58"/>
    <w:rsid w:val="00133E63"/>
    <w:rsid w:val="00134166"/>
    <w:rsid w:val="0013429D"/>
    <w:rsid w:val="00134634"/>
    <w:rsid w:val="0013501E"/>
    <w:rsid w:val="00135079"/>
    <w:rsid w:val="001350F8"/>
    <w:rsid w:val="00135495"/>
    <w:rsid w:val="00135D56"/>
    <w:rsid w:val="001360CF"/>
    <w:rsid w:val="0013630C"/>
    <w:rsid w:val="001364F9"/>
    <w:rsid w:val="001365F3"/>
    <w:rsid w:val="00136628"/>
    <w:rsid w:val="00136CC4"/>
    <w:rsid w:val="00136FF8"/>
    <w:rsid w:val="0013764E"/>
    <w:rsid w:val="0013794C"/>
    <w:rsid w:val="00137AD0"/>
    <w:rsid w:val="0014015E"/>
    <w:rsid w:val="0014099A"/>
    <w:rsid w:val="00140AD5"/>
    <w:rsid w:val="00140BAA"/>
    <w:rsid w:val="001414E3"/>
    <w:rsid w:val="00142B24"/>
    <w:rsid w:val="00143838"/>
    <w:rsid w:val="00144890"/>
    <w:rsid w:val="00144E8F"/>
    <w:rsid w:val="00144EB2"/>
    <w:rsid w:val="00145A75"/>
    <w:rsid w:val="00145E22"/>
    <w:rsid w:val="00145ED8"/>
    <w:rsid w:val="001473A4"/>
    <w:rsid w:val="001503B2"/>
    <w:rsid w:val="0015085A"/>
    <w:rsid w:val="00151FF4"/>
    <w:rsid w:val="00152235"/>
    <w:rsid w:val="00152558"/>
    <w:rsid w:val="00152B85"/>
    <w:rsid w:val="00152DE5"/>
    <w:rsid w:val="00152E84"/>
    <w:rsid w:val="00153455"/>
    <w:rsid w:val="001534A3"/>
    <w:rsid w:val="00153610"/>
    <w:rsid w:val="001546B6"/>
    <w:rsid w:val="00154F66"/>
    <w:rsid w:val="00156003"/>
    <w:rsid w:val="00156783"/>
    <w:rsid w:val="00156E76"/>
    <w:rsid w:val="00156F66"/>
    <w:rsid w:val="0015758F"/>
    <w:rsid w:val="0015782A"/>
    <w:rsid w:val="001600AB"/>
    <w:rsid w:val="001603D8"/>
    <w:rsid w:val="001606C2"/>
    <w:rsid w:val="00160720"/>
    <w:rsid w:val="001618C4"/>
    <w:rsid w:val="001624E4"/>
    <w:rsid w:val="001625AF"/>
    <w:rsid w:val="00162B9C"/>
    <w:rsid w:val="00162C02"/>
    <w:rsid w:val="001631C5"/>
    <w:rsid w:val="00163450"/>
    <w:rsid w:val="00163AE1"/>
    <w:rsid w:val="00163DE8"/>
    <w:rsid w:val="0016470A"/>
    <w:rsid w:val="001648B3"/>
    <w:rsid w:val="00164938"/>
    <w:rsid w:val="00164F24"/>
    <w:rsid w:val="00164FBD"/>
    <w:rsid w:val="00165336"/>
    <w:rsid w:val="00165EFD"/>
    <w:rsid w:val="00165FCE"/>
    <w:rsid w:val="001663D4"/>
    <w:rsid w:val="00166D1E"/>
    <w:rsid w:val="00170872"/>
    <w:rsid w:val="00170A69"/>
    <w:rsid w:val="00170D01"/>
    <w:rsid w:val="00171496"/>
    <w:rsid w:val="00171683"/>
    <w:rsid w:val="001717F2"/>
    <w:rsid w:val="00171941"/>
    <w:rsid w:val="00171A06"/>
    <w:rsid w:val="00171B27"/>
    <w:rsid w:val="00172BFE"/>
    <w:rsid w:val="00172F29"/>
    <w:rsid w:val="00173387"/>
    <w:rsid w:val="001737AD"/>
    <w:rsid w:val="00173BA6"/>
    <w:rsid w:val="00173E1F"/>
    <w:rsid w:val="00173EE5"/>
    <w:rsid w:val="00174A2F"/>
    <w:rsid w:val="0017533F"/>
    <w:rsid w:val="00175682"/>
    <w:rsid w:val="001761B1"/>
    <w:rsid w:val="0017623A"/>
    <w:rsid w:val="0017629F"/>
    <w:rsid w:val="001763C9"/>
    <w:rsid w:val="001772B7"/>
    <w:rsid w:val="00177A6B"/>
    <w:rsid w:val="00177AC5"/>
    <w:rsid w:val="001805E3"/>
    <w:rsid w:val="00180A9F"/>
    <w:rsid w:val="00181562"/>
    <w:rsid w:val="00181899"/>
    <w:rsid w:val="001823A4"/>
    <w:rsid w:val="001825DF"/>
    <w:rsid w:val="00182811"/>
    <w:rsid w:val="001835DC"/>
    <w:rsid w:val="00183B13"/>
    <w:rsid w:val="0018454D"/>
    <w:rsid w:val="00184879"/>
    <w:rsid w:val="001849CE"/>
    <w:rsid w:val="00184E58"/>
    <w:rsid w:val="001853D1"/>
    <w:rsid w:val="001858F8"/>
    <w:rsid w:val="001859A5"/>
    <w:rsid w:val="00186358"/>
    <w:rsid w:val="00187471"/>
    <w:rsid w:val="00187641"/>
    <w:rsid w:val="00187884"/>
    <w:rsid w:val="00190E6A"/>
    <w:rsid w:val="00191093"/>
    <w:rsid w:val="00191185"/>
    <w:rsid w:val="001915DA"/>
    <w:rsid w:val="001918D3"/>
    <w:rsid w:val="00192168"/>
    <w:rsid w:val="00192890"/>
    <w:rsid w:val="00192A71"/>
    <w:rsid w:val="00192CBA"/>
    <w:rsid w:val="00193210"/>
    <w:rsid w:val="001933C0"/>
    <w:rsid w:val="0019378F"/>
    <w:rsid w:val="001937F7"/>
    <w:rsid w:val="00193A94"/>
    <w:rsid w:val="00194135"/>
    <w:rsid w:val="001943E3"/>
    <w:rsid w:val="00194AB9"/>
    <w:rsid w:val="00194E2A"/>
    <w:rsid w:val="00195123"/>
    <w:rsid w:val="00195200"/>
    <w:rsid w:val="001954A7"/>
    <w:rsid w:val="00195731"/>
    <w:rsid w:val="001957C2"/>
    <w:rsid w:val="00195829"/>
    <w:rsid w:val="00196887"/>
    <w:rsid w:val="00196FA4"/>
    <w:rsid w:val="00197931"/>
    <w:rsid w:val="00197E0F"/>
    <w:rsid w:val="00197E95"/>
    <w:rsid w:val="001A0121"/>
    <w:rsid w:val="001A023E"/>
    <w:rsid w:val="001A07D6"/>
    <w:rsid w:val="001A0D4B"/>
    <w:rsid w:val="001A0F21"/>
    <w:rsid w:val="001A0FDA"/>
    <w:rsid w:val="001A10AB"/>
    <w:rsid w:val="001A13D6"/>
    <w:rsid w:val="001A19F4"/>
    <w:rsid w:val="001A1A76"/>
    <w:rsid w:val="001A1EC7"/>
    <w:rsid w:val="001A2300"/>
    <w:rsid w:val="001A2679"/>
    <w:rsid w:val="001A2E86"/>
    <w:rsid w:val="001A384D"/>
    <w:rsid w:val="001A3883"/>
    <w:rsid w:val="001A3C4B"/>
    <w:rsid w:val="001A3CCA"/>
    <w:rsid w:val="001A3E6B"/>
    <w:rsid w:val="001A4DF1"/>
    <w:rsid w:val="001A53E3"/>
    <w:rsid w:val="001A5470"/>
    <w:rsid w:val="001A5BBE"/>
    <w:rsid w:val="001A60CD"/>
    <w:rsid w:val="001A6AA2"/>
    <w:rsid w:val="001A728B"/>
    <w:rsid w:val="001A7425"/>
    <w:rsid w:val="001A766C"/>
    <w:rsid w:val="001A7AAA"/>
    <w:rsid w:val="001B04FE"/>
    <w:rsid w:val="001B07DA"/>
    <w:rsid w:val="001B0E36"/>
    <w:rsid w:val="001B1399"/>
    <w:rsid w:val="001B31D3"/>
    <w:rsid w:val="001B3292"/>
    <w:rsid w:val="001B39E5"/>
    <w:rsid w:val="001B3A60"/>
    <w:rsid w:val="001B3D1A"/>
    <w:rsid w:val="001B4092"/>
    <w:rsid w:val="001B4177"/>
    <w:rsid w:val="001B45B4"/>
    <w:rsid w:val="001B482B"/>
    <w:rsid w:val="001B493D"/>
    <w:rsid w:val="001B4F30"/>
    <w:rsid w:val="001B575E"/>
    <w:rsid w:val="001B58C0"/>
    <w:rsid w:val="001B656C"/>
    <w:rsid w:val="001B6B0F"/>
    <w:rsid w:val="001B6EEF"/>
    <w:rsid w:val="001B738C"/>
    <w:rsid w:val="001B7B30"/>
    <w:rsid w:val="001C02AF"/>
    <w:rsid w:val="001C05EB"/>
    <w:rsid w:val="001C0873"/>
    <w:rsid w:val="001C09DC"/>
    <w:rsid w:val="001C113C"/>
    <w:rsid w:val="001C15A9"/>
    <w:rsid w:val="001C1F4F"/>
    <w:rsid w:val="001C1F67"/>
    <w:rsid w:val="001C22F2"/>
    <w:rsid w:val="001C2694"/>
    <w:rsid w:val="001C2C4A"/>
    <w:rsid w:val="001C3465"/>
    <w:rsid w:val="001C359E"/>
    <w:rsid w:val="001C39B6"/>
    <w:rsid w:val="001C3BCE"/>
    <w:rsid w:val="001C3F89"/>
    <w:rsid w:val="001C4626"/>
    <w:rsid w:val="001C50BF"/>
    <w:rsid w:val="001C57B4"/>
    <w:rsid w:val="001C5F20"/>
    <w:rsid w:val="001C5F94"/>
    <w:rsid w:val="001C5FAE"/>
    <w:rsid w:val="001C69CF"/>
    <w:rsid w:val="001C6BAF"/>
    <w:rsid w:val="001C6D75"/>
    <w:rsid w:val="001C74DA"/>
    <w:rsid w:val="001C76E8"/>
    <w:rsid w:val="001C7B4C"/>
    <w:rsid w:val="001C7F40"/>
    <w:rsid w:val="001D0335"/>
    <w:rsid w:val="001D09CD"/>
    <w:rsid w:val="001D0BFD"/>
    <w:rsid w:val="001D1337"/>
    <w:rsid w:val="001D16AA"/>
    <w:rsid w:val="001D1996"/>
    <w:rsid w:val="001D19FF"/>
    <w:rsid w:val="001D2137"/>
    <w:rsid w:val="001D2DC6"/>
    <w:rsid w:val="001D32D5"/>
    <w:rsid w:val="001D32E2"/>
    <w:rsid w:val="001D37CE"/>
    <w:rsid w:val="001D3CF3"/>
    <w:rsid w:val="001D3D36"/>
    <w:rsid w:val="001D3EFC"/>
    <w:rsid w:val="001D3F40"/>
    <w:rsid w:val="001D48C9"/>
    <w:rsid w:val="001D5940"/>
    <w:rsid w:val="001D5ABD"/>
    <w:rsid w:val="001D5C06"/>
    <w:rsid w:val="001D5F56"/>
    <w:rsid w:val="001D777D"/>
    <w:rsid w:val="001D7A1E"/>
    <w:rsid w:val="001D7EEE"/>
    <w:rsid w:val="001E0378"/>
    <w:rsid w:val="001E0662"/>
    <w:rsid w:val="001E16C2"/>
    <w:rsid w:val="001E1737"/>
    <w:rsid w:val="001E1779"/>
    <w:rsid w:val="001E210A"/>
    <w:rsid w:val="001E2D8C"/>
    <w:rsid w:val="001E2F98"/>
    <w:rsid w:val="001E35BD"/>
    <w:rsid w:val="001E36B2"/>
    <w:rsid w:val="001E3C22"/>
    <w:rsid w:val="001E484F"/>
    <w:rsid w:val="001E52AF"/>
    <w:rsid w:val="001E54A0"/>
    <w:rsid w:val="001E733C"/>
    <w:rsid w:val="001E78B2"/>
    <w:rsid w:val="001E78DA"/>
    <w:rsid w:val="001E7DA4"/>
    <w:rsid w:val="001F0104"/>
    <w:rsid w:val="001F0AE9"/>
    <w:rsid w:val="001F0D09"/>
    <w:rsid w:val="001F1597"/>
    <w:rsid w:val="001F17FE"/>
    <w:rsid w:val="001F1B7A"/>
    <w:rsid w:val="001F2450"/>
    <w:rsid w:val="001F3044"/>
    <w:rsid w:val="001F3CD9"/>
    <w:rsid w:val="001F3E1D"/>
    <w:rsid w:val="001F4099"/>
    <w:rsid w:val="001F4BFD"/>
    <w:rsid w:val="001F52DA"/>
    <w:rsid w:val="001F52F9"/>
    <w:rsid w:val="001F5833"/>
    <w:rsid w:val="001F593F"/>
    <w:rsid w:val="001F6326"/>
    <w:rsid w:val="001F6564"/>
    <w:rsid w:val="001F67EB"/>
    <w:rsid w:val="001F7198"/>
    <w:rsid w:val="001F7942"/>
    <w:rsid w:val="001F7E8B"/>
    <w:rsid w:val="00200192"/>
    <w:rsid w:val="0020029C"/>
    <w:rsid w:val="002003EB"/>
    <w:rsid w:val="00200502"/>
    <w:rsid w:val="00200948"/>
    <w:rsid w:val="00200BE3"/>
    <w:rsid w:val="00200FA3"/>
    <w:rsid w:val="002010CC"/>
    <w:rsid w:val="00201679"/>
    <w:rsid w:val="00201A96"/>
    <w:rsid w:val="00201B2B"/>
    <w:rsid w:val="00201ED5"/>
    <w:rsid w:val="0020239A"/>
    <w:rsid w:val="002028EA"/>
    <w:rsid w:val="00202BCA"/>
    <w:rsid w:val="00204394"/>
    <w:rsid w:val="00204815"/>
    <w:rsid w:val="00204965"/>
    <w:rsid w:val="00205663"/>
    <w:rsid w:val="00205B2E"/>
    <w:rsid w:val="00206042"/>
    <w:rsid w:val="002070F3"/>
    <w:rsid w:val="002071ED"/>
    <w:rsid w:val="002075D4"/>
    <w:rsid w:val="00207A40"/>
    <w:rsid w:val="00207A7A"/>
    <w:rsid w:val="00207AB0"/>
    <w:rsid w:val="00207BAF"/>
    <w:rsid w:val="00207D66"/>
    <w:rsid w:val="0021047E"/>
    <w:rsid w:val="00210514"/>
    <w:rsid w:val="0021081B"/>
    <w:rsid w:val="00210AD6"/>
    <w:rsid w:val="00210DD1"/>
    <w:rsid w:val="00211CA4"/>
    <w:rsid w:val="00211CB7"/>
    <w:rsid w:val="00211E89"/>
    <w:rsid w:val="0021250B"/>
    <w:rsid w:val="0021277D"/>
    <w:rsid w:val="00212C54"/>
    <w:rsid w:val="00212D55"/>
    <w:rsid w:val="0021314A"/>
    <w:rsid w:val="00213F1A"/>
    <w:rsid w:val="00213F1C"/>
    <w:rsid w:val="0021410B"/>
    <w:rsid w:val="00215418"/>
    <w:rsid w:val="002159FF"/>
    <w:rsid w:val="002162AB"/>
    <w:rsid w:val="002167AA"/>
    <w:rsid w:val="00217090"/>
    <w:rsid w:val="002176BF"/>
    <w:rsid w:val="0021791C"/>
    <w:rsid w:val="0022012C"/>
    <w:rsid w:val="00220661"/>
    <w:rsid w:val="00220B1C"/>
    <w:rsid w:val="00220EFD"/>
    <w:rsid w:val="0022114C"/>
    <w:rsid w:val="00221A5F"/>
    <w:rsid w:val="00221C4E"/>
    <w:rsid w:val="00221C80"/>
    <w:rsid w:val="00221CA5"/>
    <w:rsid w:val="00221DAA"/>
    <w:rsid w:val="00221F7B"/>
    <w:rsid w:val="00222D8A"/>
    <w:rsid w:val="00223247"/>
    <w:rsid w:val="002247B5"/>
    <w:rsid w:val="002252AB"/>
    <w:rsid w:val="00225368"/>
    <w:rsid w:val="002266DB"/>
    <w:rsid w:val="00227049"/>
    <w:rsid w:val="002273DB"/>
    <w:rsid w:val="0022745B"/>
    <w:rsid w:val="00227745"/>
    <w:rsid w:val="00227822"/>
    <w:rsid w:val="002303F9"/>
    <w:rsid w:val="00230864"/>
    <w:rsid w:val="00231066"/>
    <w:rsid w:val="0023175D"/>
    <w:rsid w:val="0023182A"/>
    <w:rsid w:val="0023210C"/>
    <w:rsid w:val="002329F2"/>
    <w:rsid w:val="002331E8"/>
    <w:rsid w:val="00233237"/>
    <w:rsid w:val="0023373F"/>
    <w:rsid w:val="0023386C"/>
    <w:rsid w:val="00233A51"/>
    <w:rsid w:val="00233D5F"/>
    <w:rsid w:val="00233DE5"/>
    <w:rsid w:val="00234449"/>
    <w:rsid w:val="002344DA"/>
    <w:rsid w:val="0023455A"/>
    <w:rsid w:val="00234BEA"/>
    <w:rsid w:val="00235828"/>
    <w:rsid w:val="00235B31"/>
    <w:rsid w:val="00236537"/>
    <w:rsid w:val="00237791"/>
    <w:rsid w:val="002401D7"/>
    <w:rsid w:val="00240D12"/>
    <w:rsid w:val="00241201"/>
    <w:rsid w:val="00241623"/>
    <w:rsid w:val="00241888"/>
    <w:rsid w:val="002419C2"/>
    <w:rsid w:val="002421F5"/>
    <w:rsid w:val="00242508"/>
    <w:rsid w:val="00242A50"/>
    <w:rsid w:val="00242AED"/>
    <w:rsid w:val="0024380F"/>
    <w:rsid w:val="00244050"/>
    <w:rsid w:val="002441B5"/>
    <w:rsid w:val="0024510D"/>
    <w:rsid w:val="00245CB5"/>
    <w:rsid w:val="00246D04"/>
    <w:rsid w:val="00247088"/>
    <w:rsid w:val="00247144"/>
    <w:rsid w:val="002479F0"/>
    <w:rsid w:val="002500DA"/>
    <w:rsid w:val="00250916"/>
    <w:rsid w:val="00252320"/>
    <w:rsid w:val="00252487"/>
    <w:rsid w:val="00252581"/>
    <w:rsid w:val="002525F4"/>
    <w:rsid w:val="0025275E"/>
    <w:rsid w:val="00252806"/>
    <w:rsid w:val="00252D7E"/>
    <w:rsid w:val="0025308C"/>
    <w:rsid w:val="0025336D"/>
    <w:rsid w:val="00253462"/>
    <w:rsid w:val="00253638"/>
    <w:rsid w:val="00253CA2"/>
    <w:rsid w:val="00253D69"/>
    <w:rsid w:val="00254111"/>
    <w:rsid w:val="00254170"/>
    <w:rsid w:val="00254242"/>
    <w:rsid w:val="0025447F"/>
    <w:rsid w:val="0025497B"/>
    <w:rsid w:val="00254AA7"/>
    <w:rsid w:val="00254C1B"/>
    <w:rsid w:val="0025555C"/>
    <w:rsid w:val="00255568"/>
    <w:rsid w:val="002555FE"/>
    <w:rsid w:val="00255B72"/>
    <w:rsid w:val="00255B74"/>
    <w:rsid w:val="0025618F"/>
    <w:rsid w:val="0025677E"/>
    <w:rsid w:val="002568D4"/>
    <w:rsid w:val="002573EB"/>
    <w:rsid w:val="00257559"/>
    <w:rsid w:val="00257B46"/>
    <w:rsid w:val="00257EC5"/>
    <w:rsid w:val="00260447"/>
    <w:rsid w:val="00260D0F"/>
    <w:rsid w:val="00261869"/>
    <w:rsid w:val="002622E3"/>
    <w:rsid w:val="0026315A"/>
    <w:rsid w:val="002635CD"/>
    <w:rsid w:val="00263765"/>
    <w:rsid w:val="00263A42"/>
    <w:rsid w:val="00263F08"/>
    <w:rsid w:val="00264849"/>
    <w:rsid w:val="002649A9"/>
    <w:rsid w:val="00264E57"/>
    <w:rsid w:val="00264EB0"/>
    <w:rsid w:val="00264FAF"/>
    <w:rsid w:val="002655CF"/>
    <w:rsid w:val="00265A36"/>
    <w:rsid w:val="00265AB0"/>
    <w:rsid w:val="00265C5E"/>
    <w:rsid w:val="002660C2"/>
    <w:rsid w:val="00266A33"/>
    <w:rsid w:val="00266B37"/>
    <w:rsid w:val="00266D2B"/>
    <w:rsid w:val="00267077"/>
    <w:rsid w:val="0026736E"/>
    <w:rsid w:val="0026741F"/>
    <w:rsid w:val="0026769C"/>
    <w:rsid w:val="002676EC"/>
    <w:rsid w:val="00267817"/>
    <w:rsid w:val="00267BAC"/>
    <w:rsid w:val="00267C6B"/>
    <w:rsid w:val="00267FE8"/>
    <w:rsid w:val="00270252"/>
    <w:rsid w:val="002705AD"/>
    <w:rsid w:val="00270E72"/>
    <w:rsid w:val="00271900"/>
    <w:rsid w:val="00272328"/>
    <w:rsid w:val="00272E7B"/>
    <w:rsid w:val="002731C4"/>
    <w:rsid w:val="002731F8"/>
    <w:rsid w:val="0027326D"/>
    <w:rsid w:val="002743E3"/>
    <w:rsid w:val="00274600"/>
    <w:rsid w:val="00274728"/>
    <w:rsid w:val="002748DA"/>
    <w:rsid w:val="00274AAF"/>
    <w:rsid w:val="00274CD4"/>
    <w:rsid w:val="00274FD9"/>
    <w:rsid w:val="002754D6"/>
    <w:rsid w:val="002759B2"/>
    <w:rsid w:val="002759B5"/>
    <w:rsid w:val="00275B55"/>
    <w:rsid w:val="00275F41"/>
    <w:rsid w:val="00275F5E"/>
    <w:rsid w:val="002764EB"/>
    <w:rsid w:val="00276501"/>
    <w:rsid w:val="00276B55"/>
    <w:rsid w:val="00276B82"/>
    <w:rsid w:val="0027745D"/>
    <w:rsid w:val="002778EA"/>
    <w:rsid w:val="002807FE"/>
    <w:rsid w:val="0028090D"/>
    <w:rsid w:val="00281D61"/>
    <w:rsid w:val="00281E17"/>
    <w:rsid w:val="00281F11"/>
    <w:rsid w:val="002824C7"/>
    <w:rsid w:val="00282654"/>
    <w:rsid w:val="002826B1"/>
    <w:rsid w:val="002834E8"/>
    <w:rsid w:val="00283A90"/>
    <w:rsid w:val="00284152"/>
    <w:rsid w:val="0028424D"/>
    <w:rsid w:val="002842BF"/>
    <w:rsid w:val="0028588B"/>
    <w:rsid w:val="00285890"/>
    <w:rsid w:val="00285F56"/>
    <w:rsid w:val="002860CF"/>
    <w:rsid w:val="00286367"/>
    <w:rsid w:val="00286D1B"/>
    <w:rsid w:val="00286D52"/>
    <w:rsid w:val="00287C6B"/>
    <w:rsid w:val="002901BE"/>
    <w:rsid w:val="0029189C"/>
    <w:rsid w:val="002919EF"/>
    <w:rsid w:val="00291B76"/>
    <w:rsid w:val="00291C86"/>
    <w:rsid w:val="002925AA"/>
    <w:rsid w:val="0029293D"/>
    <w:rsid w:val="00292C5B"/>
    <w:rsid w:val="00292C5C"/>
    <w:rsid w:val="00293198"/>
    <w:rsid w:val="0029328A"/>
    <w:rsid w:val="002939D5"/>
    <w:rsid w:val="00293BCE"/>
    <w:rsid w:val="00293C31"/>
    <w:rsid w:val="002941A3"/>
    <w:rsid w:val="002943EE"/>
    <w:rsid w:val="00294486"/>
    <w:rsid w:val="00294545"/>
    <w:rsid w:val="0029465A"/>
    <w:rsid w:val="00294C9C"/>
    <w:rsid w:val="00294CBC"/>
    <w:rsid w:val="00295707"/>
    <w:rsid w:val="00296862"/>
    <w:rsid w:val="0029714A"/>
    <w:rsid w:val="00297C23"/>
    <w:rsid w:val="002A0A84"/>
    <w:rsid w:val="002A0CDB"/>
    <w:rsid w:val="002A0D19"/>
    <w:rsid w:val="002A14CF"/>
    <w:rsid w:val="002A1A48"/>
    <w:rsid w:val="002A3102"/>
    <w:rsid w:val="002A32B4"/>
    <w:rsid w:val="002A3575"/>
    <w:rsid w:val="002A372E"/>
    <w:rsid w:val="002A38EA"/>
    <w:rsid w:val="002A3C0D"/>
    <w:rsid w:val="002A4522"/>
    <w:rsid w:val="002A4745"/>
    <w:rsid w:val="002A4ED2"/>
    <w:rsid w:val="002A5061"/>
    <w:rsid w:val="002A517B"/>
    <w:rsid w:val="002A5766"/>
    <w:rsid w:val="002A5AA1"/>
    <w:rsid w:val="002A64BB"/>
    <w:rsid w:val="002A64DF"/>
    <w:rsid w:val="002A70EF"/>
    <w:rsid w:val="002A74F3"/>
    <w:rsid w:val="002A7E41"/>
    <w:rsid w:val="002B00FA"/>
    <w:rsid w:val="002B0A95"/>
    <w:rsid w:val="002B107D"/>
    <w:rsid w:val="002B1380"/>
    <w:rsid w:val="002B1C3A"/>
    <w:rsid w:val="002B1CE0"/>
    <w:rsid w:val="002B1DC3"/>
    <w:rsid w:val="002B1E96"/>
    <w:rsid w:val="002B1FB8"/>
    <w:rsid w:val="002B2721"/>
    <w:rsid w:val="002B2C33"/>
    <w:rsid w:val="002B2DFC"/>
    <w:rsid w:val="002B30C1"/>
    <w:rsid w:val="002B3C9B"/>
    <w:rsid w:val="002B415E"/>
    <w:rsid w:val="002B42ED"/>
    <w:rsid w:val="002B459A"/>
    <w:rsid w:val="002B4AB6"/>
    <w:rsid w:val="002B58C5"/>
    <w:rsid w:val="002B5BDB"/>
    <w:rsid w:val="002B600A"/>
    <w:rsid w:val="002B602F"/>
    <w:rsid w:val="002B6244"/>
    <w:rsid w:val="002B6D99"/>
    <w:rsid w:val="002B70CF"/>
    <w:rsid w:val="002B7260"/>
    <w:rsid w:val="002B727F"/>
    <w:rsid w:val="002B7F21"/>
    <w:rsid w:val="002C0165"/>
    <w:rsid w:val="002C01A3"/>
    <w:rsid w:val="002C0649"/>
    <w:rsid w:val="002C086F"/>
    <w:rsid w:val="002C0E75"/>
    <w:rsid w:val="002C0EEE"/>
    <w:rsid w:val="002C138C"/>
    <w:rsid w:val="002C1560"/>
    <w:rsid w:val="002C1885"/>
    <w:rsid w:val="002C1C66"/>
    <w:rsid w:val="002C1D11"/>
    <w:rsid w:val="002C25C1"/>
    <w:rsid w:val="002C2970"/>
    <w:rsid w:val="002C29B4"/>
    <w:rsid w:val="002C309F"/>
    <w:rsid w:val="002C3495"/>
    <w:rsid w:val="002C34C6"/>
    <w:rsid w:val="002C3750"/>
    <w:rsid w:val="002C3773"/>
    <w:rsid w:val="002C42FE"/>
    <w:rsid w:val="002C45D2"/>
    <w:rsid w:val="002C4833"/>
    <w:rsid w:val="002C4C3D"/>
    <w:rsid w:val="002C4D5D"/>
    <w:rsid w:val="002C54DF"/>
    <w:rsid w:val="002C5B1D"/>
    <w:rsid w:val="002C65D7"/>
    <w:rsid w:val="002C679E"/>
    <w:rsid w:val="002C6E14"/>
    <w:rsid w:val="002C77EA"/>
    <w:rsid w:val="002D0F95"/>
    <w:rsid w:val="002D13FB"/>
    <w:rsid w:val="002D1664"/>
    <w:rsid w:val="002D16F0"/>
    <w:rsid w:val="002D1ED0"/>
    <w:rsid w:val="002D2304"/>
    <w:rsid w:val="002D2576"/>
    <w:rsid w:val="002D2E7D"/>
    <w:rsid w:val="002D31BA"/>
    <w:rsid w:val="002D3352"/>
    <w:rsid w:val="002D37AC"/>
    <w:rsid w:val="002D3AC9"/>
    <w:rsid w:val="002D3C40"/>
    <w:rsid w:val="002D42A5"/>
    <w:rsid w:val="002D4AC0"/>
    <w:rsid w:val="002D52F3"/>
    <w:rsid w:val="002D62A9"/>
    <w:rsid w:val="002D62C2"/>
    <w:rsid w:val="002D6E8A"/>
    <w:rsid w:val="002D74B5"/>
    <w:rsid w:val="002D78E1"/>
    <w:rsid w:val="002D7A7B"/>
    <w:rsid w:val="002E04E6"/>
    <w:rsid w:val="002E07E1"/>
    <w:rsid w:val="002E0935"/>
    <w:rsid w:val="002E17C6"/>
    <w:rsid w:val="002E19ED"/>
    <w:rsid w:val="002E1FB9"/>
    <w:rsid w:val="002E20BA"/>
    <w:rsid w:val="002E21B5"/>
    <w:rsid w:val="002E235E"/>
    <w:rsid w:val="002E25C0"/>
    <w:rsid w:val="002E296A"/>
    <w:rsid w:val="002E2C96"/>
    <w:rsid w:val="002E3063"/>
    <w:rsid w:val="002E35B1"/>
    <w:rsid w:val="002E3633"/>
    <w:rsid w:val="002E3F00"/>
    <w:rsid w:val="002E448F"/>
    <w:rsid w:val="002E4D8B"/>
    <w:rsid w:val="002E51AE"/>
    <w:rsid w:val="002E53F7"/>
    <w:rsid w:val="002E56C2"/>
    <w:rsid w:val="002E5E32"/>
    <w:rsid w:val="002E7106"/>
    <w:rsid w:val="002E7A1E"/>
    <w:rsid w:val="002E7DA4"/>
    <w:rsid w:val="002F01FE"/>
    <w:rsid w:val="002F0414"/>
    <w:rsid w:val="002F0421"/>
    <w:rsid w:val="002F0545"/>
    <w:rsid w:val="002F0732"/>
    <w:rsid w:val="002F095E"/>
    <w:rsid w:val="002F141F"/>
    <w:rsid w:val="002F1930"/>
    <w:rsid w:val="002F1CB9"/>
    <w:rsid w:val="002F21DA"/>
    <w:rsid w:val="002F2514"/>
    <w:rsid w:val="002F2C7A"/>
    <w:rsid w:val="002F2EF6"/>
    <w:rsid w:val="002F34FF"/>
    <w:rsid w:val="002F3B7F"/>
    <w:rsid w:val="002F3E75"/>
    <w:rsid w:val="002F3F81"/>
    <w:rsid w:val="002F4297"/>
    <w:rsid w:val="002F4445"/>
    <w:rsid w:val="002F4575"/>
    <w:rsid w:val="002F508E"/>
    <w:rsid w:val="002F608A"/>
    <w:rsid w:val="002F6E73"/>
    <w:rsid w:val="002F7416"/>
    <w:rsid w:val="002F7618"/>
    <w:rsid w:val="003002C9"/>
    <w:rsid w:val="00300406"/>
    <w:rsid w:val="00300468"/>
    <w:rsid w:val="0030074C"/>
    <w:rsid w:val="00300B19"/>
    <w:rsid w:val="00300DBB"/>
    <w:rsid w:val="003017DB"/>
    <w:rsid w:val="0030237C"/>
    <w:rsid w:val="00303696"/>
    <w:rsid w:val="00303D6F"/>
    <w:rsid w:val="00303E26"/>
    <w:rsid w:val="00303E55"/>
    <w:rsid w:val="003044AC"/>
    <w:rsid w:val="00304A19"/>
    <w:rsid w:val="00304D54"/>
    <w:rsid w:val="00304F44"/>
    <w:rsid w:val="00306D29"/>
    <w:rsid w:val="00307D54"/>
    <w:rsid w:val="00307F8B"/>
    <w:rsid w:val="00307FD3"/>
    <w:rsid w:val="0031099F"/>
    <w:rsid w:val="00310C6C"/>
    <w:rsid w:val="00311148"/>
    <w:rsid w:val="00311417"/>
    <w:rsid w:val="003114B3"/>
    <w:rsid w:val="00311575"/>
    <w:rsid w:val="003118FF"/>
    <w:rsid w:val="003121E9"/>
    <w:rsid w:val="00312273"/>
    <w:rsid w:val="003122C6"/>
    <w:rsid w:val="003125F3"/>
    <w:rsid w:val="00312ACE"/>
    <w:rsid w:val="00312E5B"/>
    <w:rsid w:val="003130CE"/>
    <w:rsid w:val="00313161"/>
    <w:rsid w:val="0031318A"/>
    <w:rsid w:val="003135C0"/>
    <w:rsid w:val="00314196"/>
    <w:rsid w:val="003147F3"/>
    <w:rsid w:val="00314DD9"/>
    <w:rsid w:val="00314EA4"/>
    <w:rsid w:val="0031515E"/>
    <w:rsid w:val="00315929"/>
    <w:rsid w:val="00315AD0"/>
    <w:rsid w:val="00315C07"/>
    <w:rsid w:val="0031617E"/>
    <w:rsid w:val="003165A2"/>
    <w:rsid w:val="00316802"/>
    <w:rsid w:val="00316F89"/>
    <w:rsid w:val="003174C5"/>
    <w:rsid w:val="00317C42"/>
    <w:rsid w:val="00317EB1"/>
    <w:rsid w:val="003203F1"/>
    <w:rsid w:val="00320660"/>
    <w:rsid w:val="00320956"/>
    <w:rsid w:val="003209E4"/>
    <w:rsid w:val="00320B1C"/>
    <w:rsid w:val="003210AE"/>
    <w:rsid w:val="0032138C"/>
    <w:rsid w:val="00321702"/>
    <w:rsid w:val="00321A81"/>
    <w:rsid w:val="0032254D"/>
    <w:rsid w:val="00323149"/>
    <w:rsid w:val="00323B73"/>
    <w:rsid w:val="00323F98"/>
    <w:rsid w:val="00323FEE"/>
    <w:rsid w:val="00324207"/>
    <w:rsid w:val="0032426F"/>
    <w:rsid w:val="0032485B"/>
    <w:rsid w:val="0032558F"/>
    <w:rsid w:val="00325773"/>
    <w:rsid w:val="00325A7D"/>
    <w:rsid w:val="00325A8C"/>
    <w:rsid w:val="0032619B"/>
    <w:rsid w:val="00326749"/>
    <w:rsid w:val="00326D5C"/>
    <w:rsid w:val="003276A1"/>
    <w:rsid w:val="0033042E"/>
    <w:rsid w:val="00330887"/>
    <w:rsid w:val="003309AE"/>
    <w:rsid w:val="00330BC5"/>
    <w:rsid w:val="0033116F"/>
    <w:rsid w:val="00331465"/>
    <w:rsid w:val="00331EE7"/>
    <w:rsid w:val="00332037"/>
    <w:rsid w:val="0033230E"/>
    <w:rsid w:val="0033258F"/>
    <w:rsid w:val="00332AB0"/>
    <w:rsid w:val="00333454"/>
    <w:rsid w:val="0033482C"/>
    <w:rsid w:val="00334A83"/>
    <w:rsid w:val="00334AF6"/>
    <w:rsid w:val="00334E77"/>
    <w:rsid w:val="003351F4"/>
    <w:rsid w:val="00335B92"/>
    <w:rsid w:val="00336326"/>
    <w:rsid w:val="003363A1"/>
    <w:rsid w:val="003367C8"/>
    <w:rsid w:val="00337191"/>
    <w:rsid w:val="00337222"/>
    <w:rsid w:val="003372C5"/>
    <w:rsid w:val="0033779A"/>
    <w:rsid w:val="003379EA"/>
    <w:rsid w:val="00337A02"/>
    <w:rsid w:val="00337AD4"/>
    <w:rsid w:val="00337B2D"/>
    <w:rsid w:val="00337EEF"/>
    <w:rsid w:val="003402DF"/>
    <w:rsid w:val="00340E95"/>
    <w:rsid w:val="00340F52"/>
    <w:rsid w:val="003413F0"/>
    <w:rsid w:val="0034189A"/>
    <w:rsid w:val="0034198D"/>
    <w:rsid w:val="00341AC8"/>
    <w:rsid w:val="00341DCA"/>
    <w:rsid w:val="00341EC4"/>
    <w:rsid w:val="00342A81"/>
    <w:rsid w:val="00342B8B"/>
    <w:rsid w:val="00343A15"/>
    <w:rsid w:val="00343A9A"/>
    <w:rsid w:val="00343C2D"/>
    <w:rsid w:val="003447ED"/>
    <w:rsid w:val="00345135"/>
    <w:rsid w:val="00345C14"/>
    <w:rsid w:val="00345E71"/>
    <w:rsid w:val="0034653C"/>
    <w:rsid w:val="00346635"/>
    <w:rsid w:val="00346E63"/>
    <w:rsid w:val="003471A7"/>
    <w:rsid w:val="00350098"/>
    <w:rsid w:val="0035088A"/>
    <w:rsid w:val="00350A4D"/>
    <w:rsid w:val="00350C8B"/>
    <w:rsid w:val="0035160A"/>
    <w:rsid w:val="00351812"/>
    <w:rsid w:val="003521B3"/>
    <w:rsid w:val="003521FF"/>
    <w:rsid w:val="0035334C"/>
    <w:rsid w:val="003537E2"/>
    <w:rsid w:val="00353FA7"/>
    <w:rsid w:val="00354459"/>
    <w:rsid w:val="003547DD"/>
    <w:rsid w:val="003548FD"/>
    <w:rsid w:val="00354A32"/>
    <w:rsid w:val="00354FF8"/>
    <w:rsid w:val="00355503"/>
    <w:rsid w:val="00355838"/>
    <w:rsid w:val="003558B2"/>
    <w:rsid w:val="00355919"/>
    <w:rsid w:val="00355D35"/>
    <w:rsid w:val="00355F64"/>
    <w:rsid w:val="0035614A"/>
    <w:rsid w:val="00356265"/>
    <w:rsid w:val="00356958"/>
    <w:rsid w:val="003570FA"/>
    <w:rsid w:val="003573C2"/>
    <w:rsid w:val="00357478"/>
    <w:rsid w:val="00357CFA"/>
    <w:rsid w:val="00360331"/>
    <w:rsid w:val="003604BC"/>
    <w:rsid w:val="0036053A"/>
    <w:rsid w:val="00360B38"/>
    <w:rsid w:val="00360FBF"/>
    <w:rsid w:val="0036123E"/>
    <w:rsid w:val="003612F5"/>
    <w:rsid w:val="003617CC"/>
    <w:rsid w:val="00361B38"/>
    <w:rsid w:val="00362B3C"/>
    <w:rsid w:val="003631AC"/>
    <w:rsid w:val="00363699"/>
    <w:rsid w:val="00364533"/>
    <w:rsid w:val="003645C6"/>
    <w:rsid w:val="00365797"/>
    <w:rsid w:val="003659C2"/>
    <w:rsid w:val="00365A50"/>
    <w:rsid w:val="00365B45"/>
    <w:rsid w:val="00365BD0"/>
    <w:rsid w:val="00366370"/>
    <w:rsid w:val="00366F11"/>
    <w:rsid w:val="00367B03"/>
    <w:rsid w:val="0037009D"/>
    <w:rsid w:val="003706C1"/>
    <w:rsid w:val="00370894"/>
    <w:rsid w:val="00370B59"/>
    <w:rsid w:val="00371684"/>
    <w:rsid w:val="00372256"/>
    <w:rsid w:val="003722EF"/>
    <w:rsid w:val="00372AE6"/>
    <w:rsid w:val="00372F91"/>
    <w:rsid w:val="0037347F"/>
    <w:rsid w:val="00374110"/>
    <w:rsid w:val="00374750"/>
    <w:rsid w:val="00374B3A"/>
    <w:rsid w:val="00375E4A"/>
    <w:rsid w:val="003765C4"/>
    <w:rsid w:val="00376CDA"/>
    <w:rsid w:val="00377199"/>
    <w:rsid w:val="00377437"/>
    <w:rsid w:val="00377FCC"/>
    <w:rsid w:val="003800DD"/>
    <w:rsid w:val="00381080"/>
    <w:rsid w:val="00381CAC"/>
    <w:rsid w:val="00381E9A"/>
    <w:rsid w:val="0038234E"/>
    <w:rsid w:val="00382802"/>
    <w:rsid w:val="003836C6"/>
    <w:rsid w:val="0038381D"/>
    <w:rsid w:val="0038392D"/>
    <w:rsid w:val="00384096"/>
    <w:rsid w:val="003845D9"/>
    <w:rsid w:val="00384687"/>
    <w:rsid w:val="00384D78"/>
    <w:rsid w:val="0038533D"/>
    <w:rsid w:val="00385654"/>
    <w:rsid w:val="0038568E"/>
    <w:rsid w:val="003858B9"/>
    <w:rsid w:val="00385B9D"/>
    <w:rsid w:val="00385C41"/>
    <w:rsid w:val="00386039"/>
    <w:rsid w:val="0038716B"/>
    <w:rsid w:val="00390235"/>
    <w:rsid w:val="00390271"/>
    <w:rsid w:val="003910AF"/>
    <w:rsid w:val="00391901"/>
    <w:rsid w:val="0039195C"/>
    <w:rsid w:val="003921A1"/>
    <w:rsid w:val="00392343"/>
    <w:rsid w:val="0039263F"/>
    <w:rsid w:val="003937E6"/>
    <w:rsid w:val="00393870"/>
    <w:rsid w:val="0039400C"/>
    <w:rsid w:val="003956B6"/>
    <w:rsid w:val="00395D57"/>
    <w:rsid w:val="00395D5C"/>
    <w:rsid w:val="00396296"/>
    <w:rsid w:val="00396C20"/>
    <w:rsid w:val="003971C9"/>
    <w:rsid w:val="0039737C"/>
    <w:rsid w:val="0039783A"/>
    <w:rsid w:val="00397C9D"/>
    <w:rsid w:val="003A012F"/>
    <w:rsid w:val="003A06D9"/>
    <w:rsid w:val="003A1339"/>
    <w:rsid w:val="003A18FA"/>
    <w:rsid w:val="003A2194"/>
    <w:rsid w:val="003A21AF"/>
    <w:rsid w:val="003A22D6"/>
    <w:rsid w:val="003A24DF"/>
    <w:rsid w:val="003A27B9"/>
    <w:rsid w:val="003A2C4C"/>
    <w:rsid w:val="003A31C2"/>
    <w:rsid w:val="003A34B6"/>
    <w:rsid w:val="003A37F4"/>
    <w:rsid w:val="003A3895"/>
    <w:rsid w:val="003A3B39"/>
    <w:rsid w:val="003A3C1C"/>
    <w:rsid w:val="003A4F15"/>
    <w:rsid w:val="003A51E3"/>
    <w:rsid w:val="003A5240"/>
    <w:rsid w:val="003A5AC2"/>
    <w:rsid w:val="003A5CCD"/>
    <w:rsid w:val="003A625D"/>
    <w:rsid w:val="003B053B"/>
    <w:rsid w:val="003B0BF5"/>
    <w:rsid w:val="003B0DEE"/>
    <w:rsid w:val="003B0F54"/>
    <w:rsid w:val="003B1A03"/>
    <w:rsid w:val="003B1B27"/>
    <w:rsid w:val="003B2240"/>
    <w:rsid w:val="003B267A"/>
    <w:rsid w:val="003B31D3"/>
    <w:rsid w:val="003B3214"/>
    <w:rsid w:val="003B342D"/>
    <w:rsid w:val="003B38EC"/>
    <w:rsid w:val="003B3C61"/>
    <w:rsid w:val="003B40D2"/>
    <w:rsid w:val="003B4639"/>
    <w:rsid w:val="003B50E1"/>
    <w:rsid w:val="003B51C2"/>
    <w:rsid w:val="003B52A4"/>
    <w:rsid w:val="003B56A8"/>
    <w:rsid w:val="003B5BC4"/>
    <w:rsid w:val="003B5E4B"/>
    <w:rsid w:val="003B63C2"/>
    <w:rsid w:val="003B6AAA"/>
    <w:rsid w:val="003B6CBB"/>
    <w:rsid w:val="003B6E60"/>
    <w:rsid w:val="003B7544"/>
    <w:rsid w:val="003B7A1D"/>
    <w:rsid w:val="003C07C9"/>
    <w:rsid w:val="003C1375"/>
    <w:rsid w:val="003C137F"/>
    <w:rsid w:val="003C184B"/>
    <w:rsid w:val="003C1A39"/>
    <w:rsid w:val="003C20F2"/>
    <w:rsid w:val="003C2526"/>
    <w:rsid w:val="003C2C80"/>
    <w:rsid w:val="003C30F3"/>
    <w:rsid w:val="003C36E6"/>
    <w:rsid w:val="003C3B32"/>
    <w:rsid w:val="003C3F67"/>
    <w:rsid w:val="003C48A2"/>
    <w:rsid w:val="003C518B"/>
    <w:rsid w:val="003C5669"/>
    <w:rsid w:val="003C613F"/>
    <w:rsid w:val="003C61DD"/>
    <w:rsid w:val="003C622D"/>
    <w:rsid w:val="003C6305"/>
    <w:rsid w:val="003C6EED"/>
    <w:rsid w:val="003C70D9"/>
    <w:rsid w:val="003C7694"/>
    <w:rsid w:val="003D0071"/>
    <w:rsid w:val="003D013E"/>
    <w:rsid w:val="003D061F"/>
    <w:rsid w:val="003D0879"/>
    <w:rsid w:val="003D151F"/>
    <w:rsid w:val="003D17D0"/>
    <w:rsid w:val="003D1EC1"/>
    <w:rsid w:val="003D291F"/>
    <w:rsid w:val="003D2947"/>
    <w:rsid w:val="003D2ED3"/>
    <w:rsid w:val="003D317D"/>
    <w:rsid w:val="003D3B97"/>
    <w:rsid w:val="003D42F1"/>
    <w:rsid w:val="003D4309"/>
    <w:rsid w:val="003D4C15"/>
    <w:rsid w:val="003D4C3C"/>
    <w:rsid w:val="003D4DCD"/>
    <w:rsid w:val="003D5058"/>
    <w:rsid w:val="003D5658"/>
    <w:rsid w:val="003D667F"/>
    <w:rsid w:val="003D6EA7"/>
    <w:rsid w:val="003D7171"/>
    <w:rsid w:val="003D790A"/>
    <w:rsid w:val="003D7ABA"/>
    <w:rsid w:val="003D7FF8"/>
    <w:rsid w:val="003E00DC"/>
    <w:rsid w:val="003E0127"/>
    <w:rsid w:val="003E017B"/>
    <w:rsid w:val="003E0235"/>
    <w:rsid w:val="003E0BF3"/>
    <w:rsid w:val="003E0E6D"/>
    <w:rsid w:val="003E0FA1"/>
    <w:rsid w:val="003E15D5"/>
    <w:rsid w:val="003E1C5D"/>
    <w:rsid w:val="003E2AD0"/>
    <w:rsid w:val="003E3726"/>
    <w:rsid w:val="003E42A0"/>
    <w:rsid w:val="003E54DD"/>
    <w:rsid w:val="003E56A4"/>
    <w:rsid w:val="003E5ABE"/>
    <w:rsid w:val="003E5E9D"/>
    <w:rsid w:val="003E6045"/>
    <w:rsid w:val="003E681A"/>
    <w:rsid w:val="003E6F8E"/>
    <w:rsid w:val="003E76BB"/>
    <w:rsid w:val="003E7912"/>
    <w:rsid w:val="003E7B55"/>
    <w:rsid w:val="003E7D0D"/>
    <w:rsid w:val="003E7E9B"/>
    <w:rsid w:val="003E7E9D"/>
    <w:rsid w:val="003F059B"/>
    <w:rsid w:val="003F0ABC"/>
    <w:rsid w:val="003F0E7C"/>
    <w:rsid w:val="003F1182"/>
    <w:rsid w:val="003F154F"/>
    <w:rsid w:val="003F2380"/>
    <w:rsid w:val="003F27A2"/>
    <w:rsid w:val="003F4192"/>
    <w:rsid w:val="003F4A25"/>
    <w:rsid w:val="003F4AA6"/>
    <w:rsid w:val="003F4AF4"/>
    <w:rsid w:val="003F4CD5"/>
    <w:rsid w:val="003F6006"/>
    <w:rsid w:val="003F6DBB"/>
    <w:rsid w:val="003F6EC6"/>
    <w:rsid w:val="003F7281"/>
    <w:rsid w:val="003F7BC1"/>
    <w:rsid w:val="003F7CFB"/>
    <w:rsid w:val="00400436"/>
    <w:rsid w:val="004004D1"/>
    <w:rsid w:val="00401193"/>
    <w:rsid w:val="00401378"/>
    <w:rsid w:val="00401D7A"/>
    <w:rsid w:val="00401D9B"/>
    <w:rsid w:val="00401E4E"/>
    <w:rsid w:val="004021BA"/>
    <w:rsid w:val="00402A06"/>
    <w:rsid w:val="0040378A"/>
    <w:rsid w:val="00403F32"/>
    <w:rsid w:val="0040466C"/>
    <w:rsid w:val="00404FB9"/>
    <w:rsid w:val="00405818"/>
    <w:rsid w:val="0040625C"/>
    <w:rsid w:val="00406592"/>
    <w:rsid w:val="00406766"/>
    <w:rsid w:val="00406997"/>
    <w:rsid w:val="004071E1"/>
    <w:rsid w:val="00407322"/>
    <w:rsid w:val="00410C76"/>
    <w:rsid w:val="0041105B"/>
    <w:rsid w:val="004115C5"/>
    <w:rsid w:val="00411ED6"/>
    <w:rsid w:val="00413193"/>
    <w:rsid w:val="0041411A"/>
    <w:rsid w:val="00414148"/>
    <w:rsid w:val="004141FF"/>
    <w:rsid w:val="00414686"/>
    <w:rsid w:val="004157CB"/>
    <w:rsid w:val="00415DBC"/>
    <w:rsid w:val="00415E17"/>
    <w:rsid w:val="00416BF7"/>
    <w:rsid w:val="00417303"/>
    <w:rsid w:val="00417587"/>
    <w:rsid w:val="0042012B"/>
    <w:rsid w:val="0042045E"/>
    <w:rsid w:val="004209AB"/>
    <w:rsid w:val="004213E5"/>
    <w:rsid w:val="0042197B"/>
    <w:rsid w:val="00422506"/>
    <w:rsid w:val="00422816"/>
    <w:rsid w:val="00422CF0"/>
    <w:rsid w:val="00422EA7"/>
    <w:rsid w:val="00423E52"/>
    <w:rsid w:val="00425F44"/>
    <w:rsid w:val="004267FA"/>
    <w:rsid w:val="00426A45"/>
    <w:rsid w:val="00427249"/>
    <w:rsid w:val="0042792E"/>
    <w:rsid w:val="00427B28"/>
    <w:rsid w:val="00427CDD"/>
    <w:rsid w:val="00427DC2"/>
    <w:rsid w:val="00427FA1"/>
    <w:rsid w:val="00430033"/>
    <w:rsid w:val="00430AEA"/>
    <w:rsid w:val="00431A3D"/>
    <w:rsid w:val="004327EB"/>
    <w:rsid w:val="0043289B"/>
    <w:rsid w:val="00433B91"/>
    <w:rsid w:val="00433C0F"/>
    <w:rsid w:val="00434066"/>
    <w:rsid w:val="00434539"/>
    <w:rsid w:val="00434547"/>
    <w:rsid w:val="0043488D"/>
    <w:rsid w:val="00435045"/>
    <w:rsid w:val="004350C5"/>
    <w:rsid w:val="00435406"/>
    <w:rsid w:val="00435A5F"/>
    <w:rsid w:val="00435B67"/>
    <w:rsid w:val="00436638"/>
    <w:rsid w:val="00436D55"/>
    <w:rsid w:val="0043711E"/>
    <w:rsid w:val="00437C29"/>
    <w:rsid w:val="00437C82"/>
    <w:rsid w:val="00437F35"/>
    <w:rsid w:val="00440A49"/>
    <w:rsid w:val="00440B72"/>
    <w:rsid w:val="00440BD0"/>
    <w:rsid w:val="00441494"/>
    <w:rsid w:val="00441A66"/>
    <w:rsid w:val="00441E29"/>
    <w:rsid w:val="00442575"/>
    <w:rsid w:val="00443982"/>
    <w:rsid w:val="004439AB"/>
    <w:rsid w:val="00444481"/>
    <w:rsid w:val="00444D1C"/>
    <w:rsid w:val="004452D1"/>
    <w:rsid w:val="004453C9"/>
    <w:rsid w:val="004453E5"/>
    <w:rsid w:val="00445463"/>
    <w:rsid w:val="004457F4"/>
    <w:rsid w:val="00445D2F"/>
    <w:rsid w:val="00446A82"/>
    <w:rsid w:val="00446DF3"/>
    <w:rsid w:val="00446FC0"/>
    <w:rsid w:val="00447ECA"/>
    <w:rsid w:val="004503E5"/>
    <w:rsid w:val="004505C8"/>
    <w:rsid w:val="0045140E"/>
    <w:rsid w:val="00451478"/>
    <w:rsid w:val="00451B14"/>
    <w:rsid w:val="004525E8"/>
    <w:rsid w:val="00452673"/>
    <w:rsid w:val="00452E50"/>
    <w:rsid w:val="0045315C"/>
    <w:rsid w:val="004535C4"/>
    <w:rsid w:val="004536F3"/>
    <w:rsid w:val="00453740"/>
    <w:rsid w:val="00453921"/>
    <w:rsid w:val="00453D3E"/>
    <w:rsid w:val="00453EA7"/>
    <w:rsid w:val="00454580"/>
    <w:rsid w:val="00454FDA"/>
    <w:rsid w:val="004555EE"/>
    <w:rsid w:val="004556BE"/>
    <w:rsid w:val="00455755"/>
    <w:rsid w:val="00455D2D"/>
    <w:rsid w:val="00456383"/>
    <w:rsid w:val="00456814"/>
    <w:rsid w:val="00457226"/>
    <w:rsid w:val="0045754E"/>
    <w:rsid w:val="0045796F"/>
    <w:rsid w:val="004617A7"/>
    <w:rsid w:val="00461FEF"/>
    <w:rsid w:val="0046207A"/>
    <w:rsid w:val="00462236"/>
    <w:rsid w:val="00463099"/>
    <w:rsid w:val="00463159"/>
    <w:rsid w:val="0046342B"/>
    <w:rsid w:val="0046369E"/>
    <w:rsid w:val="00463DF7"/>
    <w:rsid w:val="00464451"/>
    <w:rsid w:val="004644F5"/>
    <w:rsid w:val="00464514"/>
    <w:rsid w:val="00465036"/>
    <w:rsid w:val="00465D08"/>
    <w:rsid w:val="0046657A"/>
    <w:rsid w:val="00466E39"/>
    <w:rsid w:val="00467567"/>
    <w:rsid w:val="00467786"/>
    <w:rsid w:val="00467E72"/>
    <w:rsid w:val="004700BB"/>
    <w:rsid w:val="004700FF"/>
    <w:rsid w:val="004702BA"/>
    <w:rsid w:val="00470A8C"/>
    <w:rsid w:val="00471205"/>
    <w:rsid w:val="0047140F"/>
    <w:rsid w:val="0047184D"/>
    <w:rsid w:val="00471C3E"/>
    <w:rsid w:val="004722A1"/>
    <w:rsid w:val="00472E49"/>
    <w:rsid w:val="00474253"/>
    <w:rsid w:val="00474A2D"/>
    <w:rsid w:val="0047521C"/>
    <w:rsid w:val="00475523"/>
    <w:rsid w:val="00475686"/>
    <w:rsid w:val="00475696"/>
    <w:rsid w:val="00475DDE"/>
    <w:rsid w:val="00475E96"/>
    <w:rsid w:val="004761B9"/>
    <w:rsid w:val="00476BC4"/>
    <w:rsid w:val="00476E17"/>
    <w:rsid w:val="00476F08"/>
    <w:rsid w:val="00477034"/>
    <w:rsid w:val="0047731F"/>
    <w:rsid w:val="0047775A"/>
    <w:rsid w:val="004779ED"/>
    <w:rsid w:val="00477BB0"/>
    <w:rsid w:val="0048005D"/>
    <w:rsid w:val="00480735"/>
    <w:rsid w:val="00480A5E"/>
    <w:rsid w:val="00480DBB"/>
    <w:rsid w:val="00480F44"/>
    <w:rsid w:val="00481162"/>
    <w:rsid w:val="004819D7"/>
    <w:rsid w:val="00481AAB"/>
    <w:rsid w:val="00481B3B"/>
    <w:rsid w:val="0048202F"/>
    <w:rsid w:val="004826BA"/>
    <w:rsid w:val="004827FC"/>
    <w:rsid w:val="0048299D"/>
    <w:rsid w:val="004831F6"/>
    <w:rsid w:val="0048348D"/>
    <w:rsid w:val="004838FA"/>
    <w:rsid w:val="00483973"/>
    <w:rsid w:val="004842C9"/>
    <w:rsid w:val="00484923"/>
    <w:rsid w:val="00484D78"/>
    <w:rsid w:val="00484E61"/>
    <w:rsid w:val="004851CB"/>
    <w:rsid w:val="0048527D"/>
    <w:rsid w:val="0048533C"/>
    <w:rsid w:val="00485428"/>
    <w:rsid w:val="00485449"/>
    <w:rsid w:val="0048547D"/>
    <w:rsid w:val="004855C4"/>
    <w:rsid w:val="0048562C"/>
    <w:rsid w:val="00485841"/>
    <w:rsid w:val="00485BF0"/>
    <w:rsid w:val="00486BA2"/>
    <w:rsid w:val="00486EB8"/>
    <w:rsid w:val="004873E8"/>
    <w:rsid w:val="00487702"/>
    <w:rsid w:val="00487FC0"/>
    <w:rsid w:val="00490165"/>
    <w:rsid w:val="0049030D"/>
    <w:rsid w:val="004908E1"/>
    <w:rsid w:val="00490B8B"/>
    <w:rsid w:val="00490E65"/>
    <w:rsid w:val="00490EEF"/>
    <w:rsid w:val="00490F24"/>
    <w:rsid w:val="004911AC"/>
    <w:rsid w:val="004917AA"/>
    <w:rsid w:val="00491F95"/>
    <w:rsid w:val="0049207E"/>
    <w:rsid w:val="00492B2D"/>
    <w:rsid w:val="00493598"/>
    <w:rsid w:val="004935AC"/>
    <w:rsid w:val="00493756"/>
    <w:rsid w:val="004937B9"/>
    <w:rsid w:val="00493A35"/>
    <w:rsid w:val="00493BF9"/>
    <w:rsid w:val="00494954"/>
    <w:rsid w:val="0049495E"/>
    <w:rsid w:val="00495BA3"/>
    <w:rsid w:val="004964E1"/>
    <w:rsid w:val="0049680E"/>
    <w:rsid w:val="00496AE3"/>
    <w:rsid w:val="00496CAE"/>
    <w:rsid w:val="00496CEC"/>
    <w:rsid w:val="00496DF4"/>
    <w:rsid w:val="004971CB"/>
    <w:rsid w:val="00497769"/>
    <w:rsid w:val="0049784C"/>
    <w:rsid w:val="004A0513"/>
    <w:rsid w:val="004A064F"/>
    <w:rsid w:val="004A07F9"/>
    <w:rsid w:val="004A08D2"/>
    <w:rsid w:val="004A0915"/>
    <w:rsid w:val="004A0939"/>
    <w:rsid w:val="004A09E9"/>
    <w:rsid w:val="004A0E61"/>
    <w:rsid w:val="004A14F1"/>
    <w:rsid w:val="004A1631"/>
    <w:rsid w:val="004A1E71"/>
    <w:rsid w:val="004A2754"/>
    <w:rsid w:val="004A28A3"/>
    <w:rsid w:val="004A2B6B"/>
    <w:rsid w:val="004A2CC0"/>
    <w:rsid w:val="004A2D04"/>
    <w:rsid w:val="004A39DC"/>
    <w:rsid w:val="004A3B47"/>
    <w:rsid w:val="004A3E53"/>
    <w:rsid w:val="004A3E55"/>
    <w:rsid w:val="004A411C"/>
    <w:rsid w:val="004A43C2"/>
    <w:rsid w:val="004A4619"/>
    <w:rsid w:val="004A4BFA"/>
    <w:rsid w:val="004A5065"/>
    <w:rsid w:val="004A5123"/>
    <w:rsid w:val="004A5E3E"/>
    <w:rsid w:val="004A75C7"/>
    <w:rsid w:val="004A7DB4"/>
    <w:rsid w:val="004B0546"/>
    <w:rsid w:val="004B0C95"/>
    <w:rsid w:val="004B16C8"/>
    <w:rsid w:val="004B177A"/>
    <w:rsid w:val="004B21BA"/>
    <w:rsid w:val="004B3D8E"/>
    <w:rsid w:val="004B45F0"/>
    <w:rsid w:val="004B4F9C"/>
    <w:rsid w:val="004B622B"/>
    <w:rsid w:val="004B62F0"/>
    <w:rsid w:val="004B660D"/>
    <w:rsid w:val="004B69FF"/>
    <w:rsid w:val="004B7B44"/>
    <w:rsid w:val="004C004E"/>
    <w:rsid w:val="004C065E"/>
    <w:rsid w:val="004C1376"/>
    <w:rsid w:val="004C1DDF"/>
    <w:rsid w:val="004C1E81"/>
    <w:rsid w:val="004C2392"/>
    <w:rsid w:val="004C24C6"/>
    <w:rsid w:val="004C3873"/>
    <w:rsid w:val="004C3FD6"/>
    <w:rsid w:val="004C42ED"/>
    <w:rsid w:val="004C4525"/>
    <w:rsid w:val="004C4695"/>
    <w:rsid w:val="004C4A18"/>
    <w:rsid w:val="004C6021"/>
    <w:rsid w:val="004C60F8"/>
    <w:rsid w:val="004C6102"/>
    <w:rsid w:val="004C6341"/>
    <w:rsid w:val="004C63D6"/>
    <w:rsid w:val="004C672E"/>
    <w:rsid w:val="004C69E9"/>
    <w:rsid w:val="004C6AB0"/>
    <w:rsid w:val="004C6EB6"/>
    <w:rsid w:val="004C7D52"/>
    <w:rsid w:val="004D0432"/>
    <w:rsid w:val="004D08FA"/>
    <w:rsid w:val="004D0ED2"/>
    <w:rsid w:val="004D1736"/>
    <w:rsid w:val="004D18F3"/>
    <w:rsid w:val="004D1943"/>
    <w:rsid w:val="004D1DE3"/>
    <w:rsid w:val="004D206F"/>
    <w:rsid w:val="004D2D4A"/>
    <w:rsid w:val="004D345E"/>
    <w:rsid w:val="004D3524"/>
    <w:rsid w:val="004D377C"/>
    <w:rsid w:val="004D382D"/>
    <w:rsid w:val="004D3A3A"/>
    <w:rsid w:val="004D3BF2"/>
    <w:rsid w:val="004D45E2"/>
    <w:rsid w:val="004D4A05"/>
    <w:rsid w:val="004D4B00"/>
    <w:rsid w:val="004D4B5A"/>
    <w:rsid w:val="004D4E3C"/>
    <w:rsid w:val="004D533E"/>
    <w:rsid w:val="004D5AB6"/>
    <w:rsid w:val="004D5B51"/>
    <w:rsid w:val="004D6B3C"/>
    <w:rsid w:val="004D6D76"/>
    <w:rsid w:val="004D6E8A"/>
    <w:rsid w:val="004D7317"/>
    <w:rsid w:val="004D7776"/>
    <w:rsid w:val="004E0E56"/>
    <w:rsid w:val="004E0E8D"/>
    <w:rsid w:val="004E145E"/>
    <w:rsid w:val="004E1C2B"/>
    <w:rsid w:val="004E25CD"/>
    <w:rsid w:val="004E27C7"/>
    <w:rsid w:val="004E283D"/>
    <w:rsid w:val="004E2D28"/>
    <w:rsid w:val="004E2DA7"/>
    <w:rsid w:val="004E2DD1"/>
    <w:rsid w:val="004E2FC8"/>
    <w:rsid w:val="004E3157"/>
    <w:rsid w:val="004E3A54"/>
    <w:rsid w:val="004E3DAA"/>
    <w:rsid w:val="004E440A"/>
    <w:rsid w:val="004E4E0D"/>
    <w:rsid w:val="004E557B"/>
    <w:rsid w:val="004E55FE"/>
    <w:rsid w:val="004E6654"/>
    <w:rsid w:val="004E7032"/>
    <w:rsid w:val="004E748D"/>
    <w:rsid w:val="004E76F2"/>
    <w:rsid w:val="004E76FC"/>
    <w:rsid w:val="004F0030"/>
    <w:rsid w:val="004F029B"/>
    <w:rsid w:val="004F0ADE"/>
    <w:rsid w:val="004F1200"/>
    <w:rsid w:val="004F1276"/>
    <w:rsid w:val="004F1294"/>
    <w:rsid w:val="004F168A"/>
    <w:rsid w:val="004F1AB6"/>
    <w:rsid w:val="004F2F54"/>
    <w:rsid w:val="004F45CB"/>
    <w:rsid w:val="004F4FBB"/>
    <w:rsid w:val="004F57B6"/>
    <w:rsid w:val="004F66ED"/>
    <w:rsid w:val="004F6EE3"/>
    <w:rsid w:val="004F712C"/>
    <w:rsid w:val="004F7239"/>
    <w:rsid w:val="004F7B29"/>
    <w:rsid w:val="004F7BCE"/>
    <w:rsid w:val="0050037E"/>
    <w:rsid w:val="00500DFA"/>
    <w:rsid w:val="00501093"/>
    <w:rsid w:val="005015BA"/>
    <w:rsid w:val="00501DE2"/>
    <w:rsid w:val="00502725"/>
    <w:rsid w:val="0050288C"/>
    <w:rsid w:val="00502BB9"/>
    <w:rsid w:val="00502EE4"/>
    <w:rsid w:val="005039C4"/>
    <w:rsid w:val="00503E8C"/>
    <w:rsid w:val="0050522D"/>
    <w:rsid w:val="00505574"/>
    <w:rsid w:val="005057F5"/>
    <w:rsid w:val="00505A33"/>
    <w:rsid w:val="00505F1D"/>
    <w:rsid w:val="00506293"/>
    <w:rsid w:val="005070DF"/>
    <w:rsid w:val="00507629"/>
    <w:rsid w:val="005076E9"/>
    <w:rsid w:val="00507B88"/>
    <w:rsid w:val="00507F8C"/>
    <w:rsid w:val="00510B91"/>
    <w:rsid w:val="00511042"/>
    <w:rsid w:val="0051108C"/>
    <w:rsid w:val="00511343"/>
    <w:rsid w:val="00511437"/>
    <w:rsid w:val="00511807"/>
    <w:rsid w:val="005120B9"/>
    <w:rsid w:val="00512106"/>
    <w:rsid w:val="00512692"/>
    <w:rsid w:val="00512D10"/>
    <w:rsid w:val="00512D69"/>
    <w:rsid w:val="00512EF9"/>
    <w:rsid w:val="0051323F"/>
    <w:rsid w:val="005136AD"/>
    <w:rsid w:val="00514112"/>
    <w:rsid w:val="005141C1"/>
    <w:rsid w:val="005142F9"/>
    <w:rsid w:val="00514CC4"/>
    <w:rsid w:val="00514DB1"/>
    <w:rsid w:val="00515240"/>
    <w:rsid w:val="0051535C"/>
    <w:rsid w:val="00515A2A"/>
    <w:rsid w:val="00515CB1"/>
    <w:rsid w:val="00515D5F"/>
    <w:rsid w:val="00515ECF"/>
    <w:rsid w:val="00516593"/>
    <w:rsid w:val="005169B1"/>
    <w:rsid w:val="00517B7B"/>
    <w:rsid w:val="00517F38"/>
    <w:rsid w:val="00520586"/>
    <w:rsid w:val="0052101A"/>
    <w:rsid w:val="005216D5"/>
    <w:rsid w:val="00522916"/>
    <w:rsid w:val="00522A62"/>
    <w:rsid w:val="00522D35"/>
    <w:rsid w:val="00522EB2"/>
    <w:rsid w:val="00523217"/>
    <w:rsid w:val="00523661"/>
    <w:rsid w:val="005239F1"/>
    <w:rsid w:val="00523AE2"/>
    <w:rsid w:val="00523D60"/>
    <w:rsid w:val="0052413E"/>
    <w:rsid w:val="00524673"/>
    <w:rsid w:val="00524963"/>
    <w:rsid w:val="00524D8B"/>
    <w:rsid w:val="0052511A"/>
    <w:rsid w:val="005251FF"/>
    <w:rsid w:val="005260C9"/>
    <w:rsid w:val="005267E4"/>
    <w:rsid w:val="00527524"/>
    <w:rsid w:val="0052763C"/>
    <w:rsid w:val="005277CA"/>
    <w:rsid w:val="005279AB"/>
    <w:rsid w:val="00530467"/>
    <w:rsid w:val="005319C8"/>
    <w:rsid w:val="00531E92"/>
    <w:rsid w:val="0053214B"/>
    <w:rsid w:val="00532165"/>
    <w:rsid w:val="005327A2"/>
    <w:rsid w:val="00532A8E"/>
    <w:rsid w:val="00532F64"/>
    <w:rsid w:val="005333CF"/>
    <w:rsid w:val="0053386C"/>
    <w:rsid w:val="00533CC5"/>
    <w:rsid w:val="00533D84"/>
    <w:rsid w:val="00533F1D"/>
    <w:rsid w:val="005340E5"/>
    <w:rsid w:val="0053479B"/>
    <w:rsid w:val="00535295"/>
    <w:rsid w:val="005356B7"/>
    <w:rsid w:val="00535716"/>
    <w:rsid w:val="00535802"/>
    <w:rsid w:val="00535D21"/>
    <w:rsid w:val="00536744"/>
    <w:rsid w:val="005369E1"/>
    <w:rsid w:val="00536BA9"/>
    <w:rsid w:val="00536D71"/>
    <w:rsid w:val="00537A7D"/>
    <w:rsid w:val="00537DC4"/>
    <w:rsid w:val="00537E78"/>
    <w:rsid w:val="00540D81"/>
    <w:rsid w:val="00541281"/>
    <w:rsid w:val="00541317"/>
    <w:rsid w:val="00541964"/>
    <w:rsid w:val="00541AD6"/>
    <w:rsid w:val="00541DBC"/>
    <w:rsid w:val="00542667"/>
    <w:rsid w:val="00542748"/>
    <w:rsid w:val="0054326D"/>
    <w:rsid w:val="00543319"/>
    <w:rsid w:val="00543C54"/>
    <w:rsid w:val="00543F61"/>
    <w:rsid w:val="005457B5"/>
    <w:rsid w:val="00546570"/>
    <w:rsid w:val="00546EA5"/>
    <w:rsid w:val="0054720E"/>
    <w:rsid w:val="00547717"/>
    <w:rsid w:val="00547997"/>
    <w:rsid w:val="00547A82"/>
    <w:rsid w:val="00547BF4"/>
    <w:rsid w:val="00547C33"/>
    <w:rsid w:val="00550379"/>
    <w:rsid w:val="0055049D"/>
    <w:rsid w:val="005505EC"/>
    <w:rsid w:val="00550B0A"/>
    <w:rsid w:val="00550DE1"/>
    <w:rsid w:val="00550F95"/>
    <w:rsid w:val="005511F4"/>
    <w:rsid w:val="00551524"/>
    <w:rsid w:val="00552829"/>
    <w:rsid w:val="005531F2"/>
    <w:rsid w:val="00553EEB"/>
    <w:rsid w:val="005541FD"/>
    <w:rsid w:val="00554539"/>
    <w:rsid w:val="0055483B"/>
    <w:rsid w:val="00554D20"/>
    <w:rsid w:val="005551A4"/>
    <w:rsid w:val="00555478"/>
    <w:rsid w:val="00555960"/>
    <w:rsid w:val="005564EF"/>
    <w:rsid w:val="005566D9"/>
    <w:rsid w:val="00556E4E"/>
    <w:rsid w:val="00556EEA"/>
    <w:rsid w:val="0055779F"/>
    <w:rsid w:val="0055783C"/>
    <w:rsid w:val="0055792A"/>
    <w:rsid w:val="0056002D"/>
    <w:rsid w:val="00561178"/>
    <w:rsid w:val="005611D4"/>
    <w:rsid w:val="0056211A"/>
    <w:rsid w:val="005622A4"/>
    <w:rsid w:val="00562579"/>
    <w:rsid w:val="005625AB"/>
    <w:rsid w:val="0056292E"/>
    <w:rsid w:val="00563611"/>
    <w:rsid w:val="0056396F"/>
    <w:rsid w:val="00563A80"/>
    <w:rsid w:val="0056413F"/>
    <w:rsid w:val="005643A7"/>
    <w:rsid w:val="00564844"/>
    <w:rsid w:val="00565054"/>
    <w:rsid w:val="00565488"/>
    <w:rsid w:val="005656F4"/>
    <w:rsid w:val="00565E74"/>
    <w:rsid w:val="00566150"/>
    <w:rsid w:val="005663B4"/>
    <w:rsid w:val="00566F4E"/>
    <w:rsid w:val="0056718D"/>
    <w:rsid w:val="00567927"/>
    <w:rsid w:val="00567AA3"/>
    <w:rsid w:val="0057019D"/>
    <w:rsid w:val="00570562"/>
    <w:rsid w:val="005718B6"/>
    <w:rsid w:val="00571CB3"/>
    <w:rsid w:val="00572086"/>
    <w:rsid w:val="0057233D"/>
    <w:rsid w:val="0057275B"/>
    <w:rsid w:val="00572A43"/>
    <w:rsid w:val="00572AEE"/>
    <w:rsid w:val="00572BDB"/>
    <w:rsid w:val="00573513"/>
    <w:rsid w:val="005745FE"/>
    <w:rsid w:val="0057469E"/>
    <w:rsid w:val="00575808"/>
    <w:rsid w:val="005761BE"/>
    <w:rsid w:val="005768E9"/>
    <w:rsid w:val="00577B08"/>
    <w:rsid w:val="00577D4B"/>
    <w:rsid w:val="00577E45"/>
    <w:rsid w:val="00580077"/>
    <w:rsid w:val="00580464"/>
    <w:rsid w:val="00581688"/>
    <w:rsid w:val="005819E1"/>
    <w:rsid w:val="00581BE8"/>
    <w:rsid w:val="0058215E"/>
    <w:rsid w:val="00583374"/>
    <w:rsid w:val="0058342E"/>
    <w:rsid w:val="0058349E"/>
    <w:rsid w:val="005836A8"/>
    <w:rsid w:val="005847F5"/>
    <w:rsid w:val="0058522F"/>
    <w:rsid w:val="00585338"/>
    <w:rsid w:val="00585564"/>
    <w:rsid w:val="00586890"/>
    <w:rsid w:val="00586B22"/>
    <w:rsid w:val="00586EFD"/>
    <w:rsid w:val="00587269"/>
    <w:rsid w:val="0058735E"/>
    <w:rsid w:val="00587EFE"/>
    <w:rsid w:val="00590250"/>
    <w:rsid w:val="00590427"/>
    <w:rsid w:val="00590819"/>
    <w:rsid w:val="005911B8"/>
    <w:rsid w:val="00591A92"/>
    <w:rsid w:val="005921D6"/>
    <w:rsid w:val="005922E9"/>
    <w:rsid w:val="00592473"/>
    <w:rsid w:val="00592749"/>
    <w:rsid w:val="005928DB"/>
    <w:rsid w:val="005932C2"/>
    <w:rsid w:val="005934FB"/>
    <w:rsid w:val="00593506"/>
    <w:rsid w:val="00593CA8"/>
    <w:rsid w:val="00593D58"/>
    <w:rsid w:val="00593ED5"/>
    <w:rsid w:val="00594377"/>
    <w:rsid w:val="005944CE"/>
    <w:rsid w:val="0059480F"/>
    <w:rsid w:val="00595167"/>
    <w:rsid w:val="00595D90"/>
    <w:rsid w:val="005967D6"/>
    <w:rsid w:val="00596AD5"/>
    <w:rsid w:val="00596E93"/>
    <w:rsid w:val="00596FBD"/>
    <w:rsid w:val="005978A3"/>
    <w:rsid w:val="00597D0E"/>
    <w:rsid w:val="005A0576"/>
    <w:rsid w:val="005A1033"/>
    <w:rsid w:val="005A13D4"/>
    <w:rsid w:val="005A140D"/>
    <w:rsid w:val="005A1520"/>
    <w:rsid w:val="005A16B6"/>
    <w:rsid w:val="005A193A"/>
    <w:rsid w:val="005A193D"/>
    <w:rsid w:val="005A2681"/>
    <w:rsid w:val="005A2BC6"/>
    <w:rsid w:val="005A3C88"/>
    <w:rsid w:val="005A3F9C"/>
    <w:rsid w:val="005A4138"/>
    <w:rsid w:val="005A4180"/>
    <w:rsid w:val="005A4F11"/>
    <w:rsid w:val="005A5442"/>
    <w:rsid w:val="005A5852"/>
    <w:rsid w:val="005A5C98"/>
    <w:rsid w:val="005A6340"/>
    <w:rsid w:val="005A6485"/>
    <w:rsid w:val="005A71CD"/>
    <w:rsid w:val="005A7366"/>
    <w:rsid w:val="005A73FA"/>
    <w:rsid w:val="005A752F"/>
    <w:rsid w:val="005A7AC6"/>
    <w:rsid w:val="005A7E96"/>
    <w:rsid w:val="005A7EB4"/>
    <w:rsid w:val="005B014E"/>
    <w:rsid w:val="005B0795"/>
    <w:rsid w:val="005B0D34"/>
    <w:rsid w:val="005B0D5B"/>
    <w:rsid w:val="005B124E"/>
    <w:rsid w:val="005B1515"/>
    <w:rsid w:val="005B1756"/>
    <w:rsid w:val="005B1CF3"/>
    <w:rsid w:val="005B1E48"/>
    <w:rsid w:val="005B29D3"/>
    <w:rsid w:val="005B303A"/>
    <w:rsid w:val="005B3DD1"/>
    <w:rsid w:val="005B4202"/>
    <w:rsid w:val="005B4CB0"/>
    <w:rsid w:val="005B4D89"/>
    <w:rsid w:val="005B56BC"/>
    <w:rsid w:val="005B5E12"/>
    <w:rsid w:val="005B6036"/>
    <w:rsid w:val="005B6BA5"/>
    <w:rsid w:val="005B6FFD"/>
    <w:rsid w:val="005B7603"/>
    <w:rsid w:val="005C043D"/>
    <w:rsid w:val="005C07AF"/>
    <w:rsid w:val="005C08A3"/>
    <w:rsid w:val="005C09C5"/>
    <w:rsid w:val="005C12A3"/>
    <w:rsid w:val="005C12E6"/>
    <w:rsid w:val="005C153A"/>
    <w:rsid w:val="005C1851"/>
    <w:rsid w:val="005C1DAB"/>
    <w:rsid w:val="005C2B76"/>
    <w:rsid w:val="005C2BF1"/>
    <w:rsid w:val="005C2FDA"/>
    <w:rsid w:val="005C3B38"/>
    <w:rsid w:val="005C3EF8"/>
    <w:rsid w:val="005C4108"/>
    <w:rsid w:val="005C41EE"/>
    <w:rsid w:val="005C4346"/>
    <w:rsid w:val="005C4BEB"/>
    <w:rsid w:val="005C505F"/>
    <w:rsid w:val="005C52D0"/>
    <w:rsid w:val="005C53CA"/>
    <w:rsid w:val="005C747E"/>
    <w:rsid w:val="005C7793"/>
    <w:rsid w:val="005C7A05"/>
    <w:rsid w:val="005C7AA3"/>
    <w:rsid w:val="005D006E"/>
    <w:rsid w:val="005D03C6"/>
    <w:rsid w:val="005D04B1"/>
    <w:rsid w:val="005D0596"/>
    <w:rsid w:val="005D0F54"/>
    <w:rsid w:val="005D1520"/>
    <w:rsid w:val="005D2407"/>
    <w:rsid w:val="005D2E03"/>
    <w:rsid w:val="005D435C"/>
    <w:rsid w:val="005D4949"/>
    <w:rsid w:val="005D5231"/>
    <w:rsid w:val="005D579E"/>
    <w:rsid w:val="005D5B03"/>
    <w:rsid w:val="005D5EC0"/>
    <w:rsid w:val="005D6017"/>
    <w:rsid w:val="005D624B"/>
    <w:rsid w:val="005D6517"/>
    <w:rsid w:val="005D6F7A"/>
    <w:rsid w:val="005D7436"/>
    <w:rsid w:val="005D7597"/>
    <w:rsid w:val="005D7897"/>
    <w:rsid w:val="005D7A72"/>
    <w:rsid w:val="005E1747"/>
    <w:rsid w:val="005E2517"/>
    <w:rsid w:val="005E33DB"/>
    <w:rsid w:val="005E34F3"/>
    <w:rsid w:val="005E35CC"/>
    <w:rsid w:val="005E3D40"/>
    <w:rsid w:val="005E3EFD"/>
    <w:rsid w:val="005E401B"/>
    <w:rsid w:val="005E438E"/>
    <w:rsid w:val="005E4633"/>
    <w:rsid w:val="005E4C8D"/>
    <w:rsid w:val="005E5375"/>
    <w:rsid w:val="005E55BB"/>
    <w:rsid w:val="005E5868"/>
    <w:rsid w:val="005E619F"/>
    <w:rsid w:val="005E61C6"/>
    <w:rsid w:val="005E6B9E"/>
    <w:rsid w:val="005E6C6B"/>
    <w:rsid w:val="005E6C73"/>
    <w:rsid w:val="005E7067"/>
    <w:rsid w:val="005E77AE"/>
    <w:rsid w:val="005E7B62"/>
    <w:rsid w:val="005E7C87"/>
    <w:rsid w:val="005E7DDD"/>
    <w:rsid w:val="005F0C28"/>
    <w:rsid w:val="005F0CFD"/>
    <w:rsid w:val="005F10A7"/>
    <w:rsid w:val="005F177D"/>
    <w:rsid w:val="005F191F"/>
    <w:rsid w:val="005F1FF8"/>
    <w:rsid w:val="005F2545"/>
    <w:rsid w:val="005F2644"/>
    <w:rsid w:val="005F26C1"/>
    <w:rsid w:val="005F2C94"/>
    <w:rsid w:val="005F314A"/>
    <w:rsid w:val="005F3714"/>
    <w:rsid w:val="005F38DD"/>
    <w:rsid w:val="005F3AB3"/>
    <w:rsid w:val="005F4AA5"/>
    <w:rsid w:val="005F4C9E"/>
    <w:rsid w:val="005F55DF"/>
    <w:rsid w:val="005F6125"/>
    <w:rsid w:val="005F652E"/>
    <w:rsid w:val="005F7082"/>
    <w:rsid w:val="005F7445"/>
    <w:rsid w:val="005F77D4"/>
    <w:rsid w:val="005F7948"/>
    <w:rsid w:val="005F7D0C"/>
    <w:rsid w:val="005F7EDF"/>
    <w:rsid w:val="00600063"/>
    <w:rsid w:val="0060067A"/>
    <w:rsid w:val="00600796"/>
    <w:rsid w:val="00600BDC"/>
    <w:rsid w:val="006014F9"/>
    <w:rsid w:val="00601882"/>
    <w:rsid w:val="00601E20"/>
    <w:rsid w:val="00602DC4"/>
    <w:rsid w:val="0060350C"/>
    <w:rsid w:val="00604437"/>
    <w:rsid w:val="006045AF"/>
    <w:rsid w:val="0060467D"/>
    <w:rsid w:val="00604B89"/>
    <w:rsid w:val="0060509E"/>
    <w:rsid w:val="006054E4"/>
    <w:rsid w:val="00605615"/>
    <w:rsid w:val="00605777"/>
    <w:rsid w:val="006058CB"/>
    <w:rsid w:val="006058F7"/>
    <w:rsid w:val="00605CE2"/>
    <w:rsid w:val="00605FC6"/>
    <w:rsid w:val="00606542"/>
    <w:rsid w:val="006067DF"/>
    <w:rsid w:val="00607546"/>
    <w:rsid w:val="0060793C"/>
    <w:rsid w:val="0060797A"/>
    <w:rsid w:val="00607E4C"/>
    <w:rsid w:val="00610041"/>
    <w:rsid w:val="00610094"/>
    <w:rsid w:val="006106EA"/>
    <w:rsid w:val="0061089B"/>
    <w:rsid w:val="006108FA"/>
    <w:rsid w:val="00610AFB"/>
    <w:rsid w:val="00611335"/>
    <w:rsid w:val="00612307"/>
    <w:rsid w:val="00612A34"/>
    <w:rsid w:val="00612B39"/>
    <w:rsid w:val="00612CE6"/>
    <w:rsid w:val="00612E01"/>
    <w:rsid w:val="0061305D"/>
    <w:rsid w:val="006132FD"/>
    <w:rsid w:val="0061388C"/>
    <w:rsid w:val="006139BF"/>
    <w:rsid w:val="00613C9B"/>
    <w:rsid w:val="00613D1A"/>
    <w:rsid w:val="006148C4"/>
    <w:rsid w:val="00615069"/>
    <w:rsid w:val="0061522F"/>
    <w:rsid w:val="00615877"/>
    <w:rsid w:val="00615CE1"/>
    <w:rsid w:val="00616331"/>
    <w:rsid w:val="00616446"/>
    <w:rsid w:val="00616956"/>
    <w:rsid w:val="006173E9"/>
    <w:rsid w:val="00617BAB"/>
    <w:rsid w:val="00617C97"/>
    <w:rsid w:val="006200D5"/>
    <w:rsid w:val="00620664"/>
    <w:rsid w:val="00621110"/>
    <w:rsid w:val="00621414"/>
    <w:rsid w:val="006216D4"/>
    <w:rsid w:val="0062180D"/>
    <w:rsid w:val="00621AED"/>
    <w:rsid w:val="00621BD1"/>
    <w:rsid w:val="00621BE1"/>
    <w:rsid w:val="00621D0C"/>
    <w:rsid w:val="00621E55"/>
    <w:rsid w:val="006227D1"/>
    <w:rsid w:val="00623C6B"/>
    <w:rsid w:val="006245B3"/>
    <w:rsid w:val="006245EA"/>
    <w:rsid w:val="006246A5"/>
    <w:rsid w:val="006254E6"/>
    <w:rsid w:val="00625CE5"/>
    <w:rsid w:val="00625F3F"/>
    <w:rsid w:val="00626393"/>
    <w:rsid w:val="0062651C"/>
    <w:rsid w:val="0062713E"/>
    <w:rsid w:val="0062754E"/>
    <w:rsid w:val="00627C50"/>
    <w:rsid w:val="00630209"/>
    <w:rsid w:val="006304E1"/>
    <w:rsid w:val="00630C07"/>
    <w:rsid w:val="00630D62"/>
    <w:rsid w:val="006312C9"/>
    <w:rsid w:val="006317B7"/>
    <w:rsid w:val="00631FF6"/>
    <w:rsid w:val="006324B2"/>
    <w:rsid w:val="006341D9"/>
    <w:rsid w:val="006345CB"/>
    <w:rsid w:val="006347D5"/>
    <w:rsid w:val="00634CC9"/>
    <w:rsid w:val="0063517D"/>
    <w:rsid w:val="00635503"/>
    <w:rsid w:val="00635840"/>
    <w:rsid w:val="00635BAA"/>
    <w:rsid w:val="00635BB4"/>
    <w:rsid w:val="00635E4A"/>
    <w:rsid w:val="00636462"/>
    <w:rsid w:val="006365B3"/>
    <w:rsid w:val="00636997"/>
    <w:rsid w:val="00637365"/>
    <w:rsid w:val="0063767D"/>
    <w:rsid w:val="00640015"/>
    <w:rsid w:val="0064062C"/>
    <w:rsid w:val="00640728"/>
    <w:rsid w:val="00640764"/>
    <w:rsid w:val="00640965"/>
    <w:rsid w:val="0064098D"/>
    <w:rsid w:val="00640A42"/>
    <w:rsid w:val="00641131"/>
    <w:rsid w:val="006411E5"/>
    <w:rsid w:val="0064129A"/>
    <w:rsid w:val="0064204B"/>
    <w:rsid w:val="0064236D"/>
    <w:rsid w:val="00642436"/>
    <w:rsid w:val="006424D3"/>
    <w:rsid w:val="0064297E"/>
    <w:rsid w:val="00642A7B"/>
    <w:rsid w:val="00642AC9"/>
    <w:rsid w:val="00642BE6"/>
    <w:rsid w:val="00642EFE"/>
    <w:rsid w:val="00642F7A"/>
    <w:rsid w:val="006434B5"/>
    <w:rsid w:val="006434CC"/>
    <w:rsid w:val="006438F8"/>
    <w:rsid w:val="00643B49"/>
    <w:rsid w:val="00644A30"/>
    <w:rsid w:val="00644B74"/>
    <w:rsid w:val="00644EFA"/>
    <w:rsid w:val="006452E4"/>
    <w:rsid w:val="0064561A"/>
    <w:rsid w:val="00646283"/>
    <w:rsid w:val="00646926"/>
    <w:rsid w:val="00647437"/>
    <w:rsid w:val="00647FCA"/>
    <w:rsid w:val="00650652"/>
    <w:rsid w:val="006508FA"/>
    <w:rsid w:val="006509F0"/>
    <w:rsid w:val="00650D80"/>
    <w:rsid w:val="00650FD7"/>
    <w:rsid w:val="0065226F"/>
    <w:rsid w:val="006523F7"/>
    <w:rsid w:val="0065261F"/>
    <w:rsid w:val="00652E40"/>
    <w:rsid w:val="006530D7"/>
    <w:rsid w:val="00653D26"/>
    <w:rsid w:val="00654BB3"/>
    <w:rsid w:val="0065523A"/>
    <w:rsid w:val="00655C3B"/>
    <w:rsid w:val="00655F53"/>
    <w:rsid w:val="00657102"/>
    <w:rsid w:val="0065739B"/>
    <w:rsid w:val="006579D3"/>
    <w:rsid w:val="0066019E"/>
    <w:rsid w:val="00660FF9"/>
    <w:rsid w:val="00661250"/>
    <w:rsid w:val="00661CC8"/>
    <w:rsid w:val="006621D1"/>
    <w:rsid w:val="006625BA"/>
    <w:rsid w:val="00664659"/>
    <w:rsid w:val="006648B2"/>
    <w:rsid w:val="00664C29"/>
    <w:rsid w:val="00664D55"/>
    <w:rsid w:val="0066545E"/>
    <w:rsid w:val="00665627"/>
    <w:rsid w:val="00665CAD"/>
    <w:rsid w:val="00665E25"/>
    <w:rsid w:val="00665F5A"/>
    <w:rsid w:val="00665FE1"/>
    <w:rsid w:val="006662F7"/>
    <w:rsid w:val="006665AC"/>
    <w:rsid w:val="006671E6"/>
    <w:rsid w:val="006703F0"/>
    <w:rsid w:val="006704A7"/>
    <w:rsid w:val="00670D3C"/>
    <w:rsid w:val="00670F8A"/>
    <w:rsid w:val="0067183B"/>
    <w:rsid w:val="00671A4A"/>
    <w:rsid w:val="00672821"/>
    <w:rsid w:val="006733B5"/>
    <w:rsid w:val="00673B93"/>
    <w:rsid w:val="00673BBB"/>
    <w:rsid w:val="00674DCB"/>
    <w:rsid w:val="006755A0"/>
    <w:rsid w:val="0067566A"/>
    <w:rsid w:val="00675B67"/>
    <w:rsid w:val="006769A9"/>
    <w:rsid w:val="00676AC6"/>
    <w:rsid w:val="00676E41"/>
    <w:rsid w:val="0067711C"/>
    <w:rsid w:val="00677211"/>
    <w:rsid w:val="00677BE2"/>
    <w:rsid w:val="00677C2B"/>
    <w:rsid w:val="00677DAA"/>
    <w:rsid w:val="00677F57"/>
    <w:rsid w:val="00680C6A"/>
    <w:rsid w:val="00680C8C"/>
    <w:rsid w:val="0068161D"/>
    <w:rsid w:val="00681D20"/>
    <w:rsid w:val="006821BA"/>
    <w:rsid w:val="006825D6"/>
    <w:rsid w:val="006829BE"/>
    <w:rsid w:val="00682DBD"/>
    <w:rsid w:val="00683090"/>
    <w:rsid w:val="0068328D"/>
    <w:rsid w:val="0068354B"/>
    <w:rsid w:val="00683F76"/>
    <w:rsid w:val="00683F77"/>
    <w:rsid w:val="00684090"/>
    <w:rsid w:val="0068448C"/>
    <w:rsid w:val="00684C1B"/>
    <w:rsid w:val="00684E61"/>
    <w:rsid w:val="00685194"/>
    <w:rsid w:val="006856AF"/>
    <w:rsid w:val="006868EC"/>
    <w:rsid w:val="00686B88"/>
    <w:rsid w:val="0068739D"/>
    <w:rsid w:val="00687784"/>
    <w:rsid w:val="00687C16"/>
    <w:rsid w:val="00690354"/>
    <w:rsid w:val="00690669"/>
    <w:rsid w:val="006909C0"/>
    <w:rsid w:val="006909DA"/>
    <w:rsid w:val="00690D60"/>
    <w:rsid w:val="00690F5F"/>
    <w:rsid w:val="00691130"/>
    <w:rsid w:val="00691261"/>
    <w:rsid w:val="00693556"/>
    <w:rsid w:val="006935B8"/>
    <w:rsid w:val="006943C6"/>
    <w:rsid w:val="00694579"/>
    <w:rsid w:val="0069460D"/>
    <w:rsid w:val="006947EE"/>
    <w:rsid w:val="00694A5F"/>
    <w:rsid w:val="00694BD2"/>
    <w:rsid w:val="00694C8D"/>
    <w:rsid w:val="00694E11"/>
    <w:rsid w:val="0069507F"/>
    <w:rsid w:val="00695265"/>
    <w:rsid w:val="0069534B"/>
    <w:rsid w:val="0069570E"/>
    <w:rsid w:val="00695954"/>
    <w:rsid w:val="00695E0C"/>
    <w:rsid w:val="006968C5"/>
    <w:rsid w:val="00696F48"/>
    <w:rsid w:val="00697794"/>
    <w:rsid w:val="006A020C"/>
    <w:rsid w:val="006A0DEB"/>
    <w:rsid w:val="006A170D"/>
    <w:rsid w:val="006A2441"/>
    <w:rsid w:val="006A2880"/>
    <w:rsid w:val="006A2BDD"/>
    <w:rsid w:val="006A2D76"/>
    <w:rsid w:val="006A2DF9"/>
    <w:rsid w:val="006A2F14"/>
    <w:rsid w:val="006A2F7E"/>
    <w:rsid w:val="006A3540"/>
    <w:rsid w:val="006A3ADF"/>
    <w:rsid w:val="006A4439"/>
    <w:rsid w:val="006A46EE"/>
    <w:rsid w:val="006A5242"/>
    <w:rsid w:val="006A5468"/>
    <w:rsid w:val="006A5F80"/>
    <w:rsid w:val="006A619C"/>
    <w:rsid w:val="006A6298"/>
    <w:rsid w:val="006A6ACD"/>
    <w:rsid w:val="006A6BE3"/>
    <w:rsid w:val="006A6F85"/>
    <w:rsid w:val="006A71AB"/>
    <w:rsid w:val="006A7252"/>
    <w:rsid w:val="006A739E"/>
    <w:rsid w:val="006A73EE"/>
    <w:rsid w:val="006A7FA5"/>
    <w:rsid w:val="006B07A7"/>
    <w:rsid w:val="006B1315"/>
    <w:rsid w:val="006B18AD"/>
    <w:rsid w:val="006B21FF"/>
    <w:rsid w:val="006B2806"/>
    <w:rsid w:val="006B2BE7"/>
    <w:rsid w:val="006B2F7B"/>
    <w:rsid w:val="006B3A01"/>
    <w:rsid w:val="006B449F"/>
    <w:rsid w:val="006B5174"/>
    <w:rsid w:val="006B51F3"/>
    <w:rsid w:val="006B5713"/>
    <w:rsid w:val="006B5A4E"/>
    <w:rsid w:val="006B5BD8"/>
    <w:rsid w:val="006B63D1"/>
    <w:rsid w:val="006B6E54"/>
    <w:rsid w:val="006B77E2"/>
    <w:rsid w:val="006B7B21"/>
    <w:rsid w:val="006C0344"/>
    <w:rsid w:val="006C04E5"/>
    <w:rsid w:val="006C0501"/>
    <w:rsid w:val="006C0591"/>
    <w:rsid w:val="006C072D"/>
    <w:rsid w:val="006C0B28"/>
    <w:rsid w:val="006C1D5C"/>
    <w:rsid w:val="006C1E2D"/>
    <w:rsid w:val="006C2474"/>
    <w:rsid w:val="006C2D80"/>
    <w:rsid w:val="006C3A01"/>
    <w:rsid w:val="006C49CB"/>
    <w:rsid w:val="006C514B"/>
    <w:rsid w:val="006C59BB"/>
    <w:rsid w:val="006C5B42"/>
    <w:rsid w:val="006C6FA9"/>
    <w:rsid w:val="006C7202"/>
    <w:rsid w:val="006C784D"/>
    <w:rsid w:val="006D080D"/>
    <w:rsid w:val="006D0E1A"/>
    <w:rsid w:val="006D1AC8"/>
    <w:rsid w:val="006D1DB2"/>
    <w:rsid w:val="006D1E59"/>
    <w:rsid w:val="006D1EBC"/>
    <w:rsid w:val="006D2905"/>
    <w:rsid w:val="006D2AE8"/>
    <w:rsid w:val="006D33F5"/>
    <w:rsid w:val="006D3411"/>
    <w:rsid w:val="006D3701"/>
    <w:rsid w:val="006D4061"/>
    <w:rsid w:val="006D47AD"/>
    <w:rsid w:val="006D5196"/>
    <w:rsid w:val="006D51F5"/>
    <w:rsid w:val="006D5DE5"/>
    <w:rsid w:val="006D63A7"/>
    <w:rsid w:val="006D6865"/>
    <w:rsid w:val="006D6957"/>
    <w:rsid w:val="006D6C39"/>
    <w:rsid w:val="006D7543"/>
    <w:rsid w:val="006D77C9"/>
    <w:rsid w:val="006D7B70"/>
    <w:rsid w:val="006D7F58"/>
    <w:rsid w:val="006E0022"/>
    <w:rsid w:val="006E0356"/>
    <w:rsid w:val="006E0917"/>
    <w:rsid w:val="006E1548"/>
    <w:rsid w:val="006E205E"/>
    <w:rsid w:val="006E223E"/>
    <w:rsid w:val="006E2646"/>
    <w:rsid w:val="006E3234"/>
    <w:rsid w:val="006E349E"/>
    <w:rsid w:val="006E35F2"/>
    <w:rsid w:val="006E36CF"/>
    <w:rsid w:val="006E3FF5"/>
    <w:rsid w:val="006E41A9"/>
    <w:rsid w:val="006E4604"/>
    <w:rsid w:val="006E48A4"/>
    <w:rsid w:val="006E56CE"/>
    <w:rsid w:val="006E5B74"/>
    <w:rsid w:val="006E6286"/>
    <w:rsid w:val="006E7026"/>
    <w:rsid w:val="006E74AF"/>
    <w:rsid w:val="006E763F"/>
    <w:rsid w:val="006E7964"/>
    <w:rsid w:val="006F002C"/>
    <w:rsid w:val="006F06BA"/>
    <w:rsid w:val="006F1283"/>
    <w:rsid w:val="006F1506"/>
    <w:rsid w:val="006F1F38"/>
    <w:rsid w:val="006F1FCB"/>
    <w:rsid w:val="006F2B75"/>
    <w:rsid w:val="006F3F62"/>
    <w:rsid w:val="006F4197"/>
    <w:rsid w:val="006F423A"/>
    <w:rsid w:val="006F4268"/>
    <w:rsid w:val="006F45CE"/>
    <w:rsid w:val="006F4A6C"/>
    <w:rsid w:val="006F4AAE"/>
    <w:rsid w:val="006F6754"/>
    <w:rsid w:val="006F6CAE"/>
    <w:rsid w:val="006F6D68"/>
    <w:rsid w:val="006F7023"/>
    <w:rsid w:val="006F71EB"/>
    <w:rsid w:val="006F7882"/>
    <w:rsid w:val="006F79BD"/>
    <w:rsid w:val="006F7D09"/>
    <w:rsid w:val="006F7DCF"/>
    <w:rsid w:val="007005D3"/>
    <w:rsid w:val="00700A05"/>
    <w:rsid w:val="00700B5F"/>
    <w:rsid w:val="00700C2C"/>
    <w:rsid w:val="00700C4A"/>
    <w:rsid w:val="00700E6D"/>
    <w:rsid w:val="00701E2F"/>
    <w:rsid w:val="00701E72"/>
    <w:rsid w:val="00702FAE"/>
    <w:rsid w:val="007031E8"/>
    <w:rsid w:val="007033A9"/>
    <w:rsid w:val="007033EE"/>
    <w:rsid w:val="0070478E"/>
    <w:rsid w:val="0070497D"/>
    <w:rsid w:val="00704D13"/>
    <w:rsid w:val="00704EB3"/>
    <w:rsid w:val="0070513C"/>
    <w:rsid w:val="007052C5"/>
    <w:rsid w:val="00706CB1"/>
    <w:rsid w:val="00706F4E"/>
    <w:rsid w:val="00707D1C"/>
    <w:rsid w:val="00710BFB"/>
    <w:rsid w:val="00710C41"/>
    <w:rsid w:val="00710FF5"/>
    <w:rsid w:val="00711B8A"/>
    <w:rsid w:val="00711EDF"/>
    <w:rsid w:val="00712EBF"/>
    <w:rsid w:val="0071317F"/>
    <w:rsid w:val="00713CE7"/>
    <w:rsid w:val="007140C0"/>
    <w:rsid w:val="007141B3"/>
    <w:rsid w:val="007144BB"/>
    <w:rsid w:val="00715592"/>
    <w:rsid w:val="00716F94"/>
    <w:rsid w:val="007172A5"/>
    <w:rsid w:val="00717BAF"/>
    <w:rsid w:val="00717C2D"/>
    <w:rsid w:val="00720009"/>
    <w:rsid w:val="0072082B"/>
    <w:rsid w:val="00720B8E"/>
    <w:rsid w:val="00720E9E"/>
    <w:rsid w:val="007214BB"/>
    <w:rsid w:val="0072168F"/>
    <w:rsid w:val="00721F80"/>
    <w:rsid w:val="007220C4"/>
    <w:rsid w:val="00722940"/>
    <w:rsid w:val="00722E76"/>
    <w:rsid w:val="007236AC"/>
    <w:rsid w:val="007237F9"/>
    <w:rsid w:val="007238AB"/>
    <w:rsid w:val="007240E0"/>
    <w:rsid w:val="0072419C"/>
    <w:rsid w:val="00724BDD"/>
    <w:rsid w:val="00724E78"/>
    <w:rsid w:val="007254AF"/>
    <w:rsid w:val="0072572B"/>
    <w:rsid w:val="00726105"/>
    <w:rsid w:val="007261F4"/>
    <w:rsid w:val="007263A5"/>
    <w:rsid w:val="00726ADA"/>
    <w:rsid w:val="00726C22"/>
    <w:rsid w:val="00726DC5"/>
    <w:rsid w:val="00730AB1"/>
    <w:rsid w:val="00730AC7"/>
    <w:rsid w:val="00730C2F"/>
    <w:rsid w:val="00730F66"/>
    <w:rsid w:val="00731FE7"/>
    <w:rsid w:val="0073224A"/>
    <w:rsid w:val="00732AB0"/>
    <w:rsid w:val="007334C2"/>
    <w:rsid w:val="007338C9"/>
    <w:rsid w:val="00733BF8"/>
    <w:rsid w:val="00733E22"/>
    <w:rsid w:val="00733E61"/>
    <w:rsid w:val="00734177"/>
    <w:rsid w:val="007341BB"/>
    <w:rsid w:val="00734A11"/>
    <w:rsid w:val="007353CF"/>
    <w:rsid w:val="00735B07"/>
    <w:rsid w:val="00736642"/>
    <w:rsid w:val="00736692"/>
    <w:rsid w:val="00736894"/>
    <w:rsid w:val="00737290"/>
    <w:rsid w:val="007376F0"/>
    <w:rsid w:val="007379A0"/>
    <w:rsid w:val="00740025"/>
    <w:rsid w:val="00740145"/>
    <w:rsid w:val="007402DF"/>
    <w:rsid w:val="0074056E"/>
    <w:rsid w:val="007407D6"/>
    <w:rsid w:val="00740A4A"/>
    <w:rsid w:val="00740E92"/>
    <w:rsid w:val="00740FD4"/>
    <w:rsid w:val="00741B9F"/>
    <w:rsid w:val="00741EC4"/>
    <w:rsid w:val="007424AB"/>
    <w:rsid w:val="007424E6"/>
    <w:rsid w:val="00742B84"/>
    <w:rsid w:val="00743590"/>
    <w:rsid w:val="007435EB"/>
    <w:rsid w:val="00744006"/>
    <w:rsid w:val="00744330"/>
    <w:rsid w:val="00744417"/>
    <w:rsid w:val="00744DCC"/>
    <w:rsid w:val="00745420"/>
    <w:rsid w:val="00745FD6"/>
    <w:rsid w:val="00746D32"/>
    <w:rsid w:val="00746E42"/>
    <w:rsid w:val="0074755D"/>
    <w:rsid w:val="007500BA"/>
    <w:rsid w:val="00750254"/>
    <w:rsid w:val="0075025D"/>
    <w:rsid w:val="007504B9"/>
    <w:rsid w:val="00750B4C"/>
    <w:rsid w:val="0075120A"/>
    <w:rsid w:val="00751468"/>
    <w:rsid w:val="007517A8"/>
    <w:rsid w:val="0075207F"/>
    <w:rsid w:val="0075223D"/>
    <w:rsid w:val="00752849"/>
    <w:rsid w:val="00752F14"/>
    <w:rsid w:val="0075321F"/>
    <w:rsid w:val="00753459"/>
    <w:rsid w:val="00753527"/>
    <w:rsid w:val="00753E57"/>
    <w:rsid w:val="007541A3"/>
    <w:rsid w:val="00754554"/>
    <w:rsid w:val="00754DE6"/>
    <w:rsid w:val="00754FD6"/>
    <w:rsid w:val="00755194"/>
    <w:rsid w:val="0075563F"/>
    <w:rsid w:val="00755BA6"/>
    <w:rsid w:val="007561BE"/>
    <w:rsid w:val="007579CC"/>
    <w:rsid w:val="007601D9"/>
    <w:rsid w:val="00760DBB"/>
    <w:rsid w:val="00761341"/>
    <w:rsid w:val="00761EDF"/>
    <w:rsid w:val="00762069"/>
    <w:rsid w:val="00762321"/>
    <w:rsid w:val="0076285D"/>
    <w:rsid w:val="00762D3F"/>
    <w:rsid w:val="00762D89"/>
    <w:rsid w:val="00762F9B"/>
    <w:rsid w:val="00763273"/>
    <w:rsid w:val="0076384C"/>
    <w:rsid w:val="0076391A"/>
    <w:rsid w:val="00763BF5"/>
    <w:rsid w:val="00764B5C"/>
    <w:rsid w:val="00764C48"/>
    <w:rsid w:val="00764FDB"/>
    <w:rsid w:val="007659CD"/>
    <w:rsid w:val="00765EDF"/>
    <w:rsid w:val="00766059"/>
    <w:rsid w:val="0076615D"/>
    <w:rsid w:val="00766318"/>
    <w:rsid w:val="007668FC"/>
    <w:rsid w:val="00767CC3"/>
    <w:rsid w:val="00770218"/>
    <w:rsid w:val="00770D04"/>
    <w:rsid w:val="0077107C"/>
    <w:rsid w:val="00771273"/>
    <w:rsid w:val="00771794"/>
    <w:rsid w:val="0077253E"/>
    <w:rsid w:val="00772BC6"/>
    <w:rsid w:val="00774D6C"/>
    <w:rsid w:val="00775797"/>
    <w:rsid w:val="007757E5"/>
    <w:rsid w:val="0077626C"/>
    <w:rsid w:val="00776EB9"/>
    <w:rsid w:val="00777577"/>
    <w:rsid w:val="00777749"/>
    <w:rsid w:val="00777B54"/>
    <w:rsid w:val="00777B7F"/>
    <w:rsid w:val="0078061B"/>
    <w:rsid w:val="0078065F"/>
    <w:rsid w:val="00780686"/>
    <w:rsid w:val="007818A2"/>
    <w:rsid w:val="007819B2"/>
    <w:rsid w:val="00782110"/>
    <w:rsid w:val="0078278D"/>
    <w:rsid w:val="00782984"/>
    <w:rsid w:val="00782D5F"/>
    <w:rsid w:val="00782F7E"/>
    <w:rsid w:val="00783064"/>
    <w:rsid w:val="007830DD"/>
    <w:rsid w:val="0078389E"/>
    <w:rsid w:val="007840FD"/>
    <w:rsid w:val="0078437A"/>
    <w:rsid w:val="00784B72"/>
    <w:rsid w:val="0078514C"/>
    <w:rsid w:val="00785159"/>
    <w:rsid w:val="007857AD"/>
    <w:rsid w:val="00785E2D"/>
    <w:rsid w:val="00785F0A"/>
    <w:rsid w:val="0078635E"/>
    <w:rsid w:val="00786850"/>
    <w:rsid w:val="00786B52"/>
    <w:rsid w:val="00786CC4"/>
    <w:rsid w:val="0078740E"/>
    <w:rsid w:val="00787B85"/>
    <w:rsid w:val="00790C36"/>
    <w:rsid w:val="00790C4A"/>
    <w:rsid w:val="00791056"/>
    <w:rsid w:val="007912CB"/>
    <w:rsid w:val="0079137A"/>
    <w:rsid w:val="0079151A"/>
    <w:rsid w:val="00791526"/>
    <w:rsid w:val="00791CA8"/>
    <w:rsid w:val="00791D13"/>
    <w:rsid w:val="00791E2A"/>
    <w:rsid w:val="00791EDD"/>
    <w:rsid w:val="00792D07"/>
    <w:rsid w:val="00793A0D"/>
    <w:rsid w:val="00793AE3"/>
    <w:rsid w:val="00793F06"/>
    <w:rsid w:val="00794081"/>
    <w:rsid w:val="007943FD"/>
    <w:rsid w:val="00794805"/>
    <w:rsid w:val="00794CEB"/>
    <w:rsid w:val="00794F12"/>
    <w:rsid w:val="007952A2"/>
    <w:rsid w:val="00795672"/>
    <w:rsid w:val="00795960"/>
    <w:rsid w:val="00795A6B"/>
    <w:rsid w:val="00796E1A"/>
    <w:rsid w:val="00796E9C"/>
    <w:rsid w:val="00797285"/>
    <w:rsid w:val="0079734F"/>
    <w:rsid w:val="0079771B"/>
    <w:rsid w:val="00797F16"/>
    <w:rsid w:val="007A02DB"/>
    <w:rsid w:val="007A08BB"/>
    <w:rsid w:val="007A0957"/>
    <w:rsid w:val="007A0E3D"/>
    <w:rsid w:val="007A1378"/>
    <w:rsid w:val="007A155D"/>
    <w:rsid w:val="007A1738"/>
    <w:rsid w:val="007A1761"/>
    <w:rsid w:val="007A194A"/>
    <w:rsid w:val="007A220B"/>
    <w:rsid w:val="007A2357"/>
    <w:rsid w:val="007A2DA5"/>
    <w:rsid w:val="007A347D"/>
    <w:rsid w:val="007A3545"/>
    <w:rsid w:val="007A3B79"/>
    <w:rsid w:val="007A3DE6"/>
    <w:rsid w:val="007A3ECE"/>
    <w:rsid w:val="007A4958"/>
    <w:rsid w:val="007A557B"/>
    <w:rsid w:val="007A590C"/>
    <w:rsid w:val="007A5B8C"/>
    <w:rsid w:val="007A5D6F"/>
    <w:rsid w:val="007A5DAB"/>
    <w:rsid w:val="007A6AAD"/>
    <w:rsid w:val="007A75C9"/>
    <w:rsid w:val="007A7A5A"/>
    <w:rsid w:val="007A7C65"/>
    <w:rsid w:val="007B01D5"/>
    <w:rsid w:val="007B0E6F"/>
    <w:rsid w:val="007B1A73"/>
    <w:rsid w:val="007B1BE2"/>
    <w:rsid w:val="007B20C8"/>
    <w:rsid w:val="007B2345"/>
    <w:rsid w:val="007B2B0F"/>
    <w:rsid w:val="007B2B2D"/>
    <w:rsid w:val="007B2BB9"/>
    <w:rsid w:val="007B2BF9"/>
    <w:rsid w:val="007B2C44"/>
    <w:rsid w:val="007B3AA5"/>
    <w:rsid w:val="007B3EB3"/>
    <w:rsid w:val="007B43EE"/>
    <w:rsid w:val="007B4DE9"/>
    <w:rsid w:val="007B5543"/>
    <w:rsid w:val="007B589C"/>
    <w:rsid w:val="007B5FC7"/>
    <w:rsid w:val="007B608B"/>
    <w:rsid w:val="007B6E96"/>
    <w:rsid w:val="007B7494"/>
    <w:rsid w:val="007B7E69"/>
    <w:rsid w:val="007C0CBA"/>
    <w:rsid w:val="007C1139"/>
    <w:rsid w:val="007C13E8"/>
    <w:rsid w:val="007C1AB3"/>
    <w:rsid w:val="007C219E"/>
    <w:rsid w:val="007C22FE"/>
    <w:rsid w:val="007C2642"/>
    <w:rsid w:val="007C28F7"/>
    <w:rsid w:val="007C298C"/>
    <w:rsid w:val="007C3604"/>
    <w:rsid w:val="007C3C81"/>
    <w:rsid w:val="007C4684"/>
    <w:rsid w:val="007C468D"/>
    <w:rsid w:val="007C4959"/>
    <w:rsid w:val="007C5066"/>
    <w:rsid w:val="007C50AE"/>
    <w:rsid w:val="007C54F0"/>
    <w:rsid w:val="007C5B6A"/>
    <w:rsid w:val="007C5BEB"/>
    <w:rsid w:val="007C5C61"/>
    <w:rsid w:val="007C5EC0"/>
    <w:rsid w:val="007C65AB"/>
    <w:rsid w:val="007C67E1"/>
    <w:rsid w:val="007C74D1"/>
    <w:rsid w:val="007C75B0"/>
    <w:rsid w:val="007C768F"/>
    <w:rsid w:val="007C7BBF"/>
    <w:rsid w:val="007D029B"/>
    <w:rsid w:val="007D0B57"/>
    <w:rsid w:val="007D154E"/>
    <w:rsid w:val="007D15D3"/>
    <w:rsid w:val="007D18AD"/>
    <w:rsid w:val="007D1A25"/>
    <w:rsid w:val="007D1E6A"/>
    <w:rsid w:val="007D2029"/>
    <w:rsid w:val="007D2292"/>
    <w:rsid w:val="007D2E07"/>
    <w:rsid w:val="007D303C"/>
    <w:rsid w:val="007D3210"/>
    <w:rsid w:val="007D328E"/>
    <w:rsid w:val="007D4005"/>
    <w:rsid w:val="007D490B"/>
    <w:rsid w:val="007D575A"/>
    <w:rsid w:val="007D589F"/>
    <w:rsid w:val="007D624D"/>
    <w:rsid w:val="007D6EBE"/>
    <w:rsid w:val="007D7471"/>
    <w:rsid w:val="007D7702"/>
    <w:rsid w:val="007E0283"/>
    <w:rsid w:val="007E045D"/>
    <w:rsid w:val="007E070B"/>
    <w:rsid w:val="007E0C59"/>
    <w:rsid w:val="007E0CB6"/>
    <w:rsid w:val="007E1A17"/>
    <w:rsid w:val="007E1B76"/>
    <w:rsid w:val="007E1EB4"/>
    <w:rsid w:val="007E2626"/>
    <w:rsid w:val="007E2871"/>
    <w:rsid w:val="007E3538"/>
    <w:rsid w:val="007E3A60"/>
    <w:rsid w:val="007E4714"/>
    <w:rsid w:val="007E4CC7"/>
    <w:rsid w:val="007E5C20"/>
    <w:rsid w:val="007E61B6"/>
    <w:rsid w:val="007E6321"/>
    <w:rsid w:val="007E6F8E"/>
    <w:rsid w:val="007E7AC2"/>
    <w:rsid w:val="007F0B41"/>
    <w:rsid w:val="007F0F4E"/>
    <w:rsid w:val="007F14C0"/>
    <w:rsid w:val="007F2097"/>
    <w:rsid w:val="007F2286"/>
    <w:rsid w:val="007F2651"/>
    <w:rsid w:val="007F32B0"/>
    <w:rsid w:val="007F33BD"/>
    <w:rsid w:val="007F34CD"/>
    <w:rsid w:val="007F3DB8"/>
    <w:rsid w:val="007F4086"/>
    <w:rsid w:val="007F4659"/>
    <w:rsid w:val="007F50F3"/>
    <w:rsid w:val="007F609B"/>
    <w:rsid w:val="007F60B3"/>
    <w:rsid w:val="007F62AB"/>
    <w:rsid w:val="007F69F0"/>
    <w:rsid w:val="007F71C7"/>
    <w:rsid w:val="007F78B4"/>
    <w:rsid w:val="007F79C0"/>
    <w:rsid w:val="00800793"/>
    <w:rsid w:val="00801635"/>
    <w:rsid w:val="0080173D"/>
    <w:rsid w:val="008018A0"/>
    <w:rsid w:val="008020A7"/>
    <w:rsid w:val="00803BAF"/>
    <w:rsid w:val="00804811"/>
    <w:rsid w:val="008048C2"/>
    <w:rsid w:val="00804B57"/>
    <w:rsid w:val="00804C73"/>
    <w:rsid w:val="00804C93"/>
    <w:rsid w:val="00805152"/>
    <w:rsid w:val="00806D98"/>
    <w:rsid w:val="00807884"/>
    <w:rsid w:val="008109FF"/>
    <w:rsid w:val="00810BF7"/>
    <w:rsid w:val="00811E27"/>
    <w:rsid w:val="008136EA"/>
    <w:rsid w:val="00813C51"/>
    <w:rsid w:val="00813DFD"/>
    <w:rsid w:val="0081499D"/>
    <w:rsid w:val="00814AF4"/>
    <w:rsid w:val="00815D76"/>
    <w:rsid w:val="008166AB"/>
    <w:rsid w:val="008170E3"/>
    <w:rsid w:val="00817642"/>
    <w:rsid w:val="00817EE4"/>
    <w:rsid w:val="008201B3"/>
    <w:rsid w:val="00820861"/>
    <w:rsid w:val="00820CE0"/>
    <w:rsid w:val="00821637"/>
    <w:rsid w:val="008217B9"/>
    <w:rsid w:val="00821B1B"/>
    <w:rsid w:val="0082213D"/>
    <w:rsid w:val="00822175"/>
    <w:rsid w:val="00822369"/>
    <w:rsid w:val="00822462"/>
    <w:rsid w:val="00823120"/>
    <w:rsid w:val="008231BE"/>
    <w:rsid w:val="008232E9"/>
    <w:rsid w:val="00823DE4"/>
    <w:rsid w:val="0082467F"/>
    <w:rsid w:val="008248B5"/>
    <w:rsid w:val="008248CB"/>
    <w:rsid w:val="0082514B"/>
    <w:rsid w:val="00825153"/>
    <w:rsid w:val="00825BD3"/>
    <w:rsid w:val="00825F07"/>
    <w:rsid w:val="00825FCE"/>
    <w:rsid w:val="008261DF"/>
    <w:rsid w:val="008264CB"/>
    <w:rsid w:val="00827018"/>
    <w:rsid w:val="00827845"/>
    <w:rsid w:val="00827E16"/>
    <w:rsid w:val="00830803"/>
    <w:rsid w:val="00830F7A"/>
    <w:rsid w:val="008311D7"/>
    <w:rsid w:val="0083125C"/>
    <w:rsid w:val="008312F0"/>
    <w:rsid w:val="008315AD"/>
    <w:rsid w:val="008316FF"/>
    <w:rsid w:val="008317E3"/>
    <w:rsid w:val="00831979"/>
    <w:rsid w:val="00831E9F"/>
    <w:rsid w:val="00831FAA"/>
    <w:rsid w:val="00832A9F"/>
    <w:rsid w:val="00832F57"/>
    <w:rsid w:val="00833230"/>
    <w:rsid w:val="008337AD"/>
    <w:rsid w:val="008338A3"/>
    <w:rsid w:val="00833B8C"/>
    <w:rsid w:val="00835419"/>
    <w:rsid w:val="00835EE4"/>
    <w:rsid w:val="0083672A"/>
    <w:rsid w:val="00836D3A"/>
    <w:rsid w:val="0083706B"/>
    <w:rsid w:val="00837513"/>
    <w:rsid w:val="0083753E"/>
    <w:rsid w:val="00840269"/>
    <w:rsid w:val="008406AE"/>
    <w:rsid w:val="0084085F"/>
    <w:rsid w:val="00840E09"/>
    <w:rsid w:val="008410DB"/>
    <w:rsid w:val="00841820"/>
    <w:rsid w:val="00841C9D"/>
    <w:rsid w:val="00841D49"/>
    <w:rsid w:val="00842089"/>
    <w:rsid w:val="00842430"/>
    <w:rsid w:val="00842526"/>
    <w:rsid w:val="008425FF"/>
    <w:rsid w:val="00842BCE"/>
    <w:rsid w:val="00843D7B"/>
    <w:rsid w:val="0084568B"/>
    <w:rsid w:val="008458F4"/>
    <w:rsid w:val="0084649C"/>
    <w:rsid w:val="00846FFB"/>
    <w:rsid w:val="008477F9"/>
    <w:rsid w:val="00847913"/>
    <w:rsid w:val="00847930"/>
    <w:rsid w:val="00850861"/>
    <w:rsid w:val="00850BD6"/>
    <w:rsid w:val="00851954"/>
    <w:rsid w:val="00851E03"/>
    <w:rsid w:val="00852580"/>
    <w:rsid w:val="00852AF8"/>
    <w:rsid w:val="00853B4A"/>
    <w:rsid w:val="00853B6F"/>
    <w:rsid w:val="00853D94"/>
    <w:rsid w:val="00854342"/>
    <w:rsid w:val="008547DA"/>
    <w:rsid w:val="008548CD"/>
    <w:rsid w:val="00855171"/>
    <w:rsid w:val="00855814"/>
    <w:rsid w:val="00855A3D"/>
    <w:rsid w:val="00855AE1"/>
    <w:rsid w:val="00855E80"/>
    <w:rsid w:val="008565DB"/>
    <w:rsid w:val="008575A5"/>
    <w:rsid w:val="0085770D"/>
    <w:rsid w:val="0085797A"/>
    <w:rsid w:val="00857F3E"/>
    <w:rsid w:val="008607C2"/>
    <w:rsid w:val="00860A84"/>
    <w:rsid w:val="008617B1"/>
    <w:rsid w:val="00861D64"/>
    <w:rsid w:val="008621DD"/>
    <w:rsid w:val="00862497"/>
    <w:rsid w:val="0086264C"/>
    <w:rsid w:val="00863BCA"/>
    <w:rsid w:val="00863F2E"/>
    <w:rsid w:val="00864083"/>
    <w:rsid w:val="00864411"/>
    <w:rsid w:val="00864F75"/>
    <w:rsid w:val="00865037"/>
    <w:rsid w:val="0086727E"/>
    <w:rsid w:val="0086733D"/>
    <w:rsid w:val="008674CC"/>
    <w:rsid w:val="00867777"/>
    <w:rsid w:val="0086779D"/>
    <w:rsid w:val="0087106F"/>
    <w:rsid w:val="00871361"/>
    <w:rsid w:val="008715D6"/>
    <w:rsid w:val="00871CFF"/>
    <w:rsid w:val="0087224D"/>
    <w:rsid w:val="00872691"/>
    <w:rsid w:val="008729E4"/>
    <w:rsid w:val="00872CC8"/>
    <w:rsid w:val="00873AF5"/>
    <w:rsid w:val="008742D3"/>
    <w:rsid w:val="00874765"/>
    <w:rsid w:val="008747ED"/>
    <w:rsid w:val="0087497A"/>
    <w:rsid w:val="00874C3D"/>
    <w:rsid w:val="00874F70"/>
    <w:rsid w:val="00875F63"/>
    <w:rsid w:val="00876958"/>
    <w:rsid w:val="00877938"/>
    <w:rsid w:val="0088007A"/>
    <w:rsid w:val="00880427"/>
    <w:rsid w:val="008816DD"/>
    <w:rsid w:val="00881912"/>
    <w:rsid w:val="00881AEC"/>
    <w:rsid w:val="00881F5E"/>
    <w:rsid w:val="008825B6"/>
    <w:rsid w:val="00882C8A"/>
    <w:rsid w:val="00882EF8"/>
    <w:rsid w:val="0088331D"/>
    <w:rsid w:val="008834AF"/>
    <w:rsid w:val="008836D5"/>
    <w:rsid w:val="00884573"/>
    <w:rsid w:val="008845E5"/>
    <w:rsid w:val="00884601"/>
    <w:rsid w:val="00886C86"/>
    <w:rsid w:val="008878A1"/>
    <w:rsid w:val="00887A02"/>
    <w:rsid w:val="00887C28"/>
    <w:rsid w:val="008908D1"/>
    <w:rsid w:val="00890D3C"/>
    <w:rsid w:val="00891163"/>
    <w:rsid w:val="0089147D"/>
    <w:rsid w:val="008919BC"/>
    <w:rsid w:val="00891E11"/>
    <w:rsid w:val="00891EA3"/>
    <w:rsid w:val="00891F5E"/>
    <w:rsid w:val="00891FEB"/>
    <w:rsid w:val="008923A1"/>
    <w:rsid w:val="0089255D"/>
    <w:rsid w:val="008929D5"/>
    <w:rsid w:val="0089315A"/>
    <w:rsid w:val="00893D92"/>
    <w:rsid w:val="00893DAE"/>
    <w:rsid w:val="00893E93"/>
    <w:rsid w:val="008941F3"/>
    <w:rsid w:val="00894852"/>
    <w:rsid w:val="008949A6"/>
    <w:rsid w:val="00894CB6"/>
    <w:rsid w:val="008952CB"/>
    <w:rsid w:val="008957C8"/>
    <w:rsid w:val="00896783"/>
    <w:rsid w:val="00896B70"/>
    <w:rsid w:val="00896C04"/>
    <w:rsid w:val="0089746A"/>
    <w:rsid w:val="00897795"/>
    <w:rsid w:val="008A021F"/>
    <w:rsid w:val="008A02EC"/>
    <w:rsid w:val="008A08FE"/>
    <w:rsid w:val="008A0AFF"/>
    <w:rsid w:val="008A0B03"/>
    <w:rsid w:val="008A0B3B"/>
    <w:rsid w:val="008A0E45"/>
    <w:rsid w:val="008A27A1"/>
    <w:rsid w:val="008A2A96"/>
    <w:rsid w:val="008A2DC5"/>
    <w:rsid w:val="008A3ACD"/>
    <w:rsid w:val="008A3CA9"/>
    <w:rsid w:val="008A3DEE"/>
    <w:rsid w:val="008A3ED6"/>
    <w:rsid w:val="008A4482"/>
    <w:rsid w:val="008A4659"/>
    <w:rsid w:val="008A491B"/>
    <w:rsid w:val="008A4DC9"/>
    <w:rsid w:val="008A54FE"/>
    <w:rsid w:val="008A58DD"/>
    <w:rsid w:val="008A60F5"/>
    <w:rsid w:val="008A6221"/>
    <w:rsid w:val="008A6A34"/>
    <w:rsid w:val="008A6D36"/>
    <w:rsid w:val="008B0328"/>
    <w:rsid w:val="008B10CE"/>
    <w:rsid w:val="008B2826"/>
    <w:rsid w:val="008B2960"/>
    <w:rsid w:val="008B2B3E"/>
    <w:rsid w:val="008B2FCC"/>
    <w:rsid w:val="008B3429"/>
    <w:rsid w:val="008B3584"/>
    <w:rsid w:val="008B3B17"/>
    <w:rsid w:val="008B3F93"/>
    <w:rsid w:val="008B4352"/>
    <w:rsid w:val="008B4606"/>
    <w:rsid w:val="008B4675"/>
    <w:rsid w:val="008B4A20"/>
    <w:rsid w:val="008B57C1"/>
    <w:rsid w:val="008B6CCA"/>
    <w:rsid w:val="008B6ECA"/>
    <w:rsid w:val="008B745D"/>
    <w:rsid w:val="008B784D"/>
    <w:rsid w:val="008B796C"/>
    <w:rsid w:val="008B7CF6"/>
    <w:rsid w:val="008C00A4"/>
    <w:rsid w:val="008C0952"/>
    <w:rsid w:val="008C0C4A"/>
    <w:rsid w:val="008C0F81"/>
    <w:rsid w:val="008C1014"/>
    <w:rsid w:val="008C1068"/>
    <w:rsid w:val="008C131C"/>
    <w:rsid w:val="008C1487"/>
    <w:rsid w:val="008C1AD1"/>
    <w:rsid w:val="008C20CC"/>
    <w:rsid w:val="008C2BE4"/>
    <w:rsid w:val="008C3159"/>
    <w:rsid w:val="008C389B"/>
    <w:rsid w:val="008C3E0C"/>
    <w:rsid w:val="008C3F16"/>
    <w:rsid w:val="008C45F7"/>
    <w:rsid w:val="008C47C9"/>
    <w:rsid w:val="008C48E7"/>
    <w:rsid w:val="008C4909"/>
    <w:rsid w:val="008C592E"/>
    <w:rsid w:val="008C6431"/>
    <w:rsid w:val="008C660B"/>
    <w:rsid w:val="008C6A65"/>
    <w:rsid w:val="008C6D88"/>
    <w:rsid w:val="008C6DB3"/>
    <w:rsid w:val="008C75EF"/>
    <w:rsid w:val="008C7A67"/>
    <w:rsid w:val="008C7C50"/>
    <w:rsid w:val="008D017C"/>
    <w:rsid w:val="008D0675"/>
    <w:rsid w:val="008D07DF"/>
    <w:rsid w:val="008D0C53"/>
    <w:rsid w:val="008D0F5C"/>
    <w:rsid w:val="008D198E"/>
    <w:rsid w:val="008D1F78"/>
    <w:rsid w:val="008D2DB3"/>
    <w:rsid w:val="008D2FB3"/>
    <w:rsid w:val="008D310A"/>
    <w:rsid w:val="008D31EB"/>
    <w:rsid w:val="008D35A8"/>
    <w:rsid w:val="008D38A2"/>
    <w:rsid w:val="008D4449"/>
    <w:rsid w:val="008D44F8"/>
    <w:rsid w:val="008D479C"/>
    <w:rsid w:val="008D4806"/>
    <w:rsid w:val="008D4FFB"/>
    <w:rsid w:val="008D6151"/>
    <w:rsid w:val="008D6D2D"/>
    <w:rsid w:val="008D766E"/>
    <w:rsid w:val="008E0716"/>
    <w:rsid w:val="008E0C31"/>
    <w:rsid w:val="008E1F28"/>
    <w:rsid w:val="008E1F62"/>
    <w:rsid w:val="008E20ED"/>
    <w:rsid w:val="008E2444"/>
    <w:rsid w:val="008E27FC"/>
    <w:rsid w:val="008E31F4"/>
    <w:rsid w:val="008E4048"/>
    <w:rsid w:val="008E4161"/>
    <w:rsid w:val="008E498F"/>
    <w:rsid w:val="008E4B89"/>
    <w:rsid w:val="008E4CB2"/>
    <w:rsid w:val="008E5238"/>
    <w:rsid w:val="008E5610"/>
    <w:rsid w:val="008E5AA4"/>
    <w:rsid w:val="008E5AC5"/>
    <w:rsid w:val="008E61D9"/>
    <w:rsid w:val="008E678C"/>
    <w:rsid w:val="008E7968"/>
    <w:rsid w:val="008E7B6F"/>
    <w:rsid w:val="008F002D"/>
    <w:rsid w:val="008F0254"/>
    <w:rsid w:val="008F06BB"/>
    <w:rsid w:val="008F0C18"/>
    <w:rsid w:val="008F11B2"/>
    <w:rsid w:val="008F13B1"/>
    <w:rsid w:val="008F21A8"/>
    <w:rsid w:val="008F29A7"/>
    <w:rsid w:val="008F2A3C"/>
    <w:rsid w:val="008F2CD4"/>
    <w:rsid w:val="008F2FA1"/>
    <w:rsid w:val="008F408F"/>
    <w:rsid w:val="008F43F1"/>
    <w:rsid w:val="008F4AEF"/>
    <w:rsid w:val="008F55B6"/>
    <w:rsid w:val="008F647D"/>
    <w:rsid w:val="008F6535"/>
    <w:rsid w:val="008F662D"/>
    <w:rsid w:val="008F66AB"/>
    <w:rsid w:val="008F6A89"/>
    <w:rsid w:val="008F7083"/>
    <w:rsid w:val="008F717E"/>
    <w:rsid w:val="008F7208"/>
    <w:rsid w:val="008F7FC6"/>
    <w:rsid w:val="009005CB"/>
    <w:rsid w:val="009007CC"/>
    <w:rsid w:val="00900A98"/>
    <w:rsid w:val="00900C5A"/>
    <w:rsid w:val="0090157D"/>
    <w:rsid w:val="00901641"/>
    <w:rsid w:val="00901D76"/>
    <w:rsid w:val="00902398"/>
    <w:rsid w:val="009024A5"/>
    <w:rsid w:val="00902CA1"/>
    <w:rsid w:val="00902CF9"/>
    <w:rsid w:val="00902DDB"/>
    <w:rsid w:val="00902DEA"/>
    <w:rsid w:val="00903136"/>
    <w:rsid w:val="00903B24"/>
    <w:rsid w:val="00904CB5"/>
    <w:rsid w:val="00905B0C"/>
    <w:rsid w:val="00906256"/>
    <w:rsid w:val="0090640C"/>
    <w:rsid w:val="00906573"/>
    <w:rsid w:val="00907359"/>
    <w:rsid w:val="00907448"/>
    <w:rsid w:val="00907EFC"/>
    <w:rsid w:val="00907FEE"/>
    <w:rsid w:val="00910891"/>
    <w:rsid w:val="00910CCD"/>
    <w:rsid w:val="00910FB7"/>
    <w:rsid w:val="0091157A"/>
    <w:rsid w:val="00911A5D"/>
    <w:rsid w:val="00911EA3"/>
    <w:rsid w:val="009123D1"/>
    <w:rsid w:val="0091308B"/>
    <w:rsid w:val="00913241"/>
    <w:rsid w:val="00913692"/>
    <w:rsid w:val="009141C9"/>
    <w:rsid w:val="00914256"/>
    <w:rsid w:val="00914441"/>
    <w:rsid w:val="00915554"/>
    <w:rsid w:val="0091593A"/>
    <w:rsid w:val="00915CA3"/>
    <w:rsid w:val="00915E6A"/>
    <w:rsid w:val="0091617C"/>
    <w:rsid w:val="009200E8"/>
    <w:rsid w:val="0092016C"/>
    <w:rsid w:val="00920223"/>
    <w:rsid w:val="009203C8"/>
    <w:rsid w:val="00920915"/>
    <w:rsid w:val="009209DE"/>
    <w:rsid w:val="0092155B"/>
    <w:rsid w:val="00921FFF"/>
    <w:rsid w:val="00922592"/>
    <w:rsid w:val="00922A9C"/>
    <w:rsid w:val="00922C49"/>
    <w:rsid w:val="0092317C"/>
    <w:rsid w:val="009234B9"/>
    <w:rsid w:val="009238A5"/>
    <w:rsid w:val="009239CD"/>
    <w:rsid w:val="0092402C"/>
    <w:rsid w:val="0092487B"/>
    <w:rsid w:val="00924913"/>
    <w:rsid w:val="00924CB1"/>
    <w:rsid w:val="009250DE"/>
    <w:rsid w:val="0092520F"/>
    <w:rsid w:val="00925476"/>
    <w:rsid w:val="00925500"/>
    <w:rsid w:val="0092573F"/>
    <w:rsid w:val="009266B0"/>
    <w:rsid w:val="00926C26"/>
    <w:rsid w:val="00926E5B"/>
    <w:rsid w:val="00926FF5"/>
    <w:rsid w:val="009270D1"/>
    <w:rsid w:val="009274B8"/>
    <w:rsid w:val="00927B4A"/>
    <w:rsid w:val="00930129"/>
    <w:rsid w:val="00930163"/>
    <w:rsid w:val="00930619"/>
    <w:rsid w:val="0093061B"/>
    <w:rsid w:val="00930C40"/>
    <w:rsid w:val="00930F8E"/>
    <w:rsid w:val="009316F1"/>
    <w:rsid w:val="00931E32"/>
    <w:rsid w:val="00931E4B"/>
    <w:rsid w:val="00932786"/>
    <w:rsid w:val="00932BFF"/>
    <w:rsid w:val="00932C6D"/>
    <w:rsid w:val="00933177"/>
    <w:rsid w:val="0093317E"/>
    <w:rsid w:val="00934519"/>
    <w:rsid w:val="00934757"/>
    <w:rsid w:val="00935008"/>
    <w:rsid w:val="0093512E"/>
    <w:rsid w:val="0093526C"/>
    <w:rsid w:val="0093541A"/>
    <w:rsid w:val="00935602"/>
    <w:rsid w:val="00935998"/>
    <w:rsid w:val="00935FFD"/>
    <w:rsid w:val="00936531"/>
    <w:rsid w:val="00936707"/>
    <w:rsid w:val="0093696D"/>
    <w:rsid w:val="00937632"/>
    <w:rsid w:val="00940D65"/>
    <w:rsid w:val="009422E4"/>
    <w:rsid w:val="009422FD"/>
    <w:rsid w:val="00942E78"/>
    <w:rsid w:val="00943AEC"/>
    <w:rsid w:val="00943B42"/>
    <w:rsid w:val="00943DAA"/>
    <w:rsid w:val="0094448F"/>
    <w:rsid w:val="0094492D"/>
    <w:rsid w:val="0094494B"/>
    <w:rsid w:val="009450FD"/>
    <w:rsid w:val="009453C7"/>
    <w:rsid w:val="00945BA5"/>
    <w:rsid w:val="00945DF5"/>
    <w:rsid w:val="0094631C"/>
    <w:rsid w:val="0094637F"/>
    <w:rsid w:val="00946756"/>
    <w:rsid w:val="00946BCC"/>
    <w:rsid w:val="00946F8F"/>
    <w:rsid w:val="00947AF4"/>
    <w:rsid w:val="00950591"/>
    <w:rsid w:val="00951240"/>
    <w:rsid w:val="00951249"/>
    <w:rsid w:val="00951604"/>
    <w:rsid w:val="00951FE7"/>
    <w:rsid w:val="00952046"/>
    <w:rsid w:val="0095245D"/>
    <w:rsid w:val="0095271C"/>
    <w:rsid w:val="00952C6B"/>
    <w:rsid w:val="00954E6D"/>
    <w:rsid w:val="00954EC1"/>
    <w:rsid w:val="009557D6"/>
    <w:rsid w:val="00955EB4"/>
    <w:rsid w:val="0095600F"/>
    <w:rsid w:val="009563AF"/>
    <w:rsid w:val="00956867"/>
    <w:rsid w:val="00957248"/>
    <w:rsid w:val="00960735"/>
    <w:rsid w:val="00960D67"/>
    <w:rsid w:val="00961043"/>
    <w:rsid w:val="009615F1"/>
    <w:rsid w:val="00961D06"/>
    <w:rsid w:val="009620AB"/>
    <w:rsid w:val="009623B6"/>
    <w:rsid w:val="009626F4"/>
    <w:rsid w:val="00962A33"/>
    <w:rsid w:val="00962BFD"/>
    <w:rsid w:val="0096308B"/>
    <w:rsid w:val="00963432"/>
    <w:rsid w:val="00963941"/>
    <w:rsid w:val="00963AC3"/>
    <w:rsid w:val="009646CD"/>
    <w:rsid w:val="00964793"/>
    <w:rsid w:val="00964A76"/>
    <w:rsid w:val="00964C6D"/>
    <w:rsid w:val="00964D01"/>
    <w:rsid w:val="009656AC"/>
    <w:rsid w:val="00965F45"/>
    <w:rsid w:val="009665BE"/>
    <w:rsid w:val="00966704"/>
    <w:rsid w:val="00966AB1"/>
    <w:rsid w:val="00966B4A"/>
    <w:rsid w:val="00966C93"/>
    <w:rsid w:val="00966CAD"/>
    <w:rsid w:val="0096777C"/>
    <w:rsid w:val="00970506"/>
    <w:rsid w:val="0097151E"/>
    <w:rsid w:val="00971579"/>
    <w:rsid w:val="00971CE7"/>
    <w:rsid w:val="009720D1"/>
    <w:rsid w:val="00972555"/>
    <w:rsid w:val="0097370A"/>
    <w:rsid w:val="00973CC5"/>
    <w:rsid w:val="0097428D"/>
    <w:rsid w:val="009742F1"/>
    <w:rsid w:val="009742FF"/>
    <w:rsid w:val="00974AC4"/>
    <w:rsid w:val="009756BB"/>
    <w:rsid w:val="00975B12"/>
    <w:rsid w:val="0097642E"/>
    <w:rsid w:val="00976561"/>
    <w:rsid w:val="009769F0"/>
    <w:rsid w:val="00976D8A"/>
    <w:rsid w:val="00977B50"/>
    <w:rsid w:val="009805F5"/>
    <w:rsid w:val="00980CBD"/>
    <w:rsid w:val="00980CD5"/>
    <w:rsid w:val="00981378"/>
    <w:rsid w:val="009813B7"/>
    <w:rsid w:val="0098187D"/>
    <w:rsid w:val="00981F25"/>
    <w:rsid w:val="0098261D"/>
    <w:rsid w:val="00982936"/>
    <w:rsid w:val="00983410"/>
    <w:rsid w:val="00983C08"/>
    <w:rsid w:val="00983F35"/>
    <w:rsid w:val="009840A0"/>
    <w:rsid w:val="00984137"/>
    <w:rsid w:val="009843C9"/>
    <w:rsid w:val="009843D8"/>
    <w:rsid w:val="00984CDF"/>
    <w:rsid w:val="0098546C"/>
    <w:rsid w:val="00985674"/>
    <w:rsid w:val="009858F6"/>
    <w:rsid w:val="00986A86"/>
    <w:rsid w:val="00987DC9"/>
    <w:rsid w:val="00987F71"/>
    <w:rsid w:val="00990580"/>
    <w:rsid w:val="00990A1E"/>
    <w:rsid w:val="00990C84"/>
    <w:rsid w:val="009912BD"/>
    <w:rsid w:val="00991B1F"/>
    <w:rsid w:val="00991E7C"/>
    <w:rsid w:val="00991FFC"/>
    <w:rsid w:val="009927F1"/>
    <w:rsid w:val="00992BAF"/>
    <w:rsid w:val="00992BF8"/>
    <w:rsid w:val="00993402"/>
    <w:rsid w:val="009934DC"/>
    <w:rsid w:val="00993BD4"/>
    <w:rsid w:val="00993CE9"/>
    <w:rsid w:val="00994BBA"/>
    <w:rsid w:val="00994E24"/>
    <w:rsid w:val="00995652"/>
    <w:rsid w:val="009956B5"/>
    <w:rsid w:val="0099592B"/>
    <w:rsid w:val="00995A2D"/>
    <w:rsid w:val="00995BAE"/>
    <w:rsid w:val="009965BA"/>
    <w:rsid w:val="00996930"/>
    <w:rsid w:val="00996B57"/>
    <w:rsid w:val="00996E70"/>
    <w:rsid w:val="009971FE"/>
    <w:rsid w:val="009972EA"/>
    <w:rsid w:val="0099733C"/>
    <w:rsid w:val="00997ED2"/>
    <w:rsid w:val="009A027B"/>
    <w:rsid w:val="009A09EC"/>
    <w:rsid w:val="009A0A83"/>
    <w:rsid w:val="009A0AD3"/>
    <w:rsid w:val="009A12A4"/>
    <w:rsid w:val="009A18C0"/>
    <w:rsid w:val="009A1F95"/>
    <w:rsid w:val="009A1FE8"/>
    <w:rsid w:val="009A21AA"/>
    <w:rsid w:val="009A224D"/>
    <w:rsid w:val="009A2843"/>
    <w:rsid w:val="009A2B11"/>
    <w:rsid w:val="009A3106"/>
    <w:rsid w:val="009A387A"/>
    <w:rsid w:val="009A3C9E"/>
    <w:rsid w:val="009A40BD"/>
    <w:rsid w:val="009A4692"/>
    <w:rsid w:val="009A522B"/>
    <w:rsid w:val="009A5365"/>
    <w:rsid w:val="009A5DC5"/>
    <w:rsid w:val="009A5E7B"/>
    <w:rsid w:val="009A6513"/>
    <w:rsid w:val="009A67D0"/>
    <w:rsid w:val="009A73D9"/>
    <w:rsid w:val="009A7575"/>
    <w:rsid w:val="009A7697"/>
    <w:rsid w:val="009A7C39"/>
    <w:rsid w:val="009A7EC3"/>
    <w:rsid w:val="009B03CE"/>
    <w:rsid w:val="009B0805"/>
    <w:rsid w:val="009B0870"/>
    <w:rsid w:val="009B0DEC"/>
    <w:rsid w:val="009B1722"/>
    <w:rsid w:val="009B1FF3"/>
    <w:rsid w:val="009B2D40"/>
    <w:rsid w:val="009B2FF5"/>
    <w:rsid w:val="009B3180"/>
    <w:rsid w:val="009B3469"/>
    <w:rsid w:val="009B38A3"/>
    <w:rsid w:val="009B3B5A"/>
    <w:rsid w:val="009B4FBA"/>
    <w:rsid w:val="009B56D7"/>
    <w:rsid w:val="009B5AF5"/>
    <w:rsid w:val="009B5D68"/>
    <w:rsid w:val="009B6795"/>
    <w:rsid w:val="009B6A36"/>
    <w:rsid w:val="009B6A80"/>
    <w:rsid w:val="009B6ADE"/>
    <w:rsid w:val="009B71BB"/>
    <w:rsid w:val="009B76EF"/>
    <w:rsid w:val="009B7A1E"/>
    <w:rsid w:val="009B7BF4"/>
    <w:rsid w:val="009B7C1F"/>
    <w:rsid w:val="009B7F81"/>
    <w:rsid w:val="009C144B"/>
    <w:rsid w:val="009C22E6"/>
    <w:rsid w:val="009C3580"/>
    <w:rsid w:val="009C3D76"/>
    <w:rsid w:val="009C4052"/>
    <w:rsid w:val="009C418A"/>
    <w:rsid w:val="009C473C"/>
    <w:rsid w:val="009C4B27"/>
    <w:rsid w:val="009C4D2D"/>
    <w:rsid w:val="009C4D97"/>
    <w:rsid w:val="009C528B"/>
    <w:rsid w:val="009C5AEC"/>
    <w:rsid w:val="009C63D3"/>
    <w:rsid w:val="009C6437"/>
    <w:rsid w:val="009C6694"/>
    <w:rsid w:val="009C6C38"/>
    <w:rsid w:val="009C6C95"/>
    <w:rsid w:val="009C7066"/>
    <w:rsid w:val="009C707E"/>
    <w:rsid w:val="009C7B79"/>
    <w:rsid w:val="009C7C85"/>
    <w:rsid w:val="009C7F61"/>
    <w:rsid w:val="009D010F"/>
    <w:rsid w:val="009D05FC"/>
    <w:rsid w:val="009D0B1E"/>
    <w:rsid w:val="009D131C"/>
    <w:rsid w:val="009D1672"/>
    <w:rsid w:val="009D20D8"/>
    <w:rsid w:val="009D218C"/>
    <w:rsid w:val="009D3139"/>
    <w:rsid w:val="009D3954"/>
    <w:rsid w:val="009D3DAE"/>
    <w:rsid w:val="009D40B5"/>
    <w:rsid w:val="009D4131"/>
    <w:rsid w:val="009D44BD"/>
    <w:rsid w:val="009D4521"/>
    <w:rsid w:val="009D47E4"/>
    <w:rsid w:val="009D4CA9"/>
    <w:rsid w:val="009D56C6"/>
    <w:rsid w:val="009D5A8B"/>
    <w:rsid w:val="009D5C1A"/>
    <w:rsid w:val="009D5CAD"/>
    <w:rsid w:val="009D5EC0"/>
    <w:rsid w:val="009D5ED8"/>
    <w:rsid w:val="009D68D4"/>
    <w:rsid w:val="009D6C53"/>
    <w:rsid w:val="009D7440"/>
    <w:rsid w:val="009D7657"/>
    <w:rsid w:val="009D7888"/>
    <w:rsid w:val="009D7D88"/>
    <w:rsid w:val="009D7FC5"/>
    <w:rsid w:val="009E07A5"/>
    <w:rsid w:val="009E0F63"/>
    <w:rsid w:val="009E10AD"/>
    <w:rsid w:val="009E2321"/>
    <w:rsid w:val="009E26B2"/>
    <w:rsid w:val="009E274F"/>
    <w:rsid w:val="009E296D"/>
    <w:rsid w:val="009E2D0D"/>
    <w:rsid w:val="009E2ECD"/>
    <w:rsid w:val="009E3168"/>
    <w:rsid w:val="009E3A3E"/>
    <w:rsid w:val="009E4776"/>
    <w:rsid w:val="009E479E"/>
    <w:rsid w:val="009E47A6"/>
    <w:rsid w:val="009E5377"/>
    <w:rsid w:val="009E57DC"/>
    <w:rsid w:val="009E5914"/>
    <w:rsid w:val="009E5E11"/>
    <w:rsid w:val="009E5E39"/>
    <w:rsid w:val="009E5F9F"/>
    <w:rsid w:val="009E6D44"/>
    <w:rsid w:val="009E7746"/>
    <w:rsid w:val="009E7809"/>
    <w:rsid w:val="009F094C"/>
    <w:rsid w:val="009F0FDA"/>
    <w:rsid w:val="009F16BD"/>
    <w:rsid w:val="009F1EEC"/>
    <w:rsid w:val="009F26CD"/>
    <w:rsid w:val="009F27A9"/>
    <w:rsid w:val="009F2BB5"/>
    <w:rsid w:val="009F3068"/>
    <w:rsid w:val="009F3696"/>
    <w:rsid w:val="009F393D"/>
    <w:rsid w:val="009F39BA"/>
    <w:rsid w:val="009F3F60"/>
    <w:rsid w:val="009F4100"/>
    <w:rsid w:val="009F42B1"/>
    <w:rsid w:val="009F4561"/>
    <w:rsid w:val="009F4C96"/>
    <w:rsid w:val="009F5767"/>
    <w:rsid w:val="009F5B84"/>
    <w:rsid w:val="009F5E84"/>
    <w:rsid w:val="009F6340"/>
    <w:rsid w:val="009F6494"/>
    <w:rsid w:val="009F6C52"/>
    <w:rsid w:val="009F707F"/>
    <w:rsid w:val="009F753D"/>
    <w:rsid w:val="00A00059"/>
    <w:rsid w:val="00A001DD"/>
    <w:rsid w:val="00A005B7"/>
    <w:rsid w:val="00A01287"/>
    <w:rsid w:val="00A0236B"/>
    <w:rsid w:val="00A02AB7"/>
    <w:rsid w:val="00A02E0F"/>
    <w:rsid w:val="00A030EE"/>
    <w:rsid w:val="00A03124"/>
    <w:rsid w:val="00A0365C"/>
    <w:rsid w:val="00A03786"/>
    <w:rsid w:val="00A03914"/>
    <w:rsid w:val="00A03B77"/>
    <w:rsid w:val="00A03CCB"/>
    <w:rsid w:val="00A04019"/>
    <w:rsid w:val="00A042A0"/>
    <w:rsid w:val="00A04327"/>
    <w:rsid w:val="00A0446E"/>
    <w:rsid w:val="00A05180"/>
    <w:rsid w:val="00A06594"/>
    <w:rsid w:val="00A067D6"/>
    <w:rsid w:val="00A076B9"/>
    <w:rsid w:val="00A07BBC"/>
    <w:rsid w:val="00A07F27"/>
    <w:rsid w:val="00A07F82"/>
    <w:rsid w:val="00A10330"/>
    <w:rsid w:val="00A10540"/>
    <w:rsid w:val="00A117EB"/>
    <w:rsid w:val="00A1250C"/>
    <w:rsid w:val="00A1256F"/>
    <w:rsid w:val="00A12915"/>
    <w:rsid w:val="00A12E28"/>
    <w:rsid w:val="00A1380E"/>
    <w:rsid w:val="00A14005"/>
    <w:rsid w:val="00A14D04"/>
    <w:rsid w:val="00A16420"/>
    <w:rsid w:val="00A17BA8"/>
    <w:rsid w:val="00A20504"/>
    <w:rsid w:val="00A207C4"/>
    <w:rsid w:val="00A207FF"/>
    <w:rsid w:val="00A2107A"/>
    <w:rsid w:val="00A21119"/>
    <w:rsid w:val="00A213A4"/>
    <w:rsid w:val="00A21F5F"/>
    <w:rsid w:val="00A227D4"/>
    <w:rsid w:val="00A22B1D"/>
    <w:rsid w:val="00A22DD0"/>
    <w:rsid w:val="00A234BE"/>
    <w:rsid w:val="00A237B2"/>
    <w:rsid w:val="00A2515F"/>
    <w:rsid w:val="00A25287"/>
    <w:rsid w:val="00A253D2"/>
    <w:rsid w:val="00A25701"/>
    <w:rsid w:val="00A25BF2"/>
    <w:rsid w:val="00A26232"/>
    <w:rsid w:val="00A269C1"/>
    <w:rsid w:val="00A27A7B"/>
    <w:rsid w:val="00A27D9D"/>
    <w:rsid w:val="00A27E41"/>
    <w:rsid w:val="00A306D7"/>
    <w:rsid w:val="00A30986"/>
    <w:rsid w:val="00A30A63"/>
    <w:rsid w:val="00A30F67"/>
    <w:rsid w:val="00A30FAF"/>
    <w:rsid w:val="00A30FC9"/>
    <w:rsid w:val="00A31360"/>
    <w:rsid w:val="00A31866"/>
    <w:rsid w:val="00A32027"/>
    <w:rsid w:val="00A343BB"/>
    <w:rsid w:val="00A34E16"/>
    <w:rsid w:val="00A34E7E"/>
    <w:rsid w:val="00A353BF"/>
    <w:rsid w:val="00A35906"/>
    <w:rsid w:val="00A3605E"/>
    <w:rsid w:val="00A36139"/>
    <w:rsid w:val="00A36419"/>
    <w:rsid w:val="00A36FC1"/>
    <w:rsid w:val="00A36FF1"/>
    <w:rsid w:val="00A373A6"/>
    <w:rsid w:val="00A37824"/>
    <w:rsid w:val="00A37AE2"/>
    <w:rsid w:val="00A37C39"/>
    <w:rsid w:val="00A37C7B"/>
    <w:rsid w:val="00A4059F"/>
    <w:rsid w:val="00A40BE1"/>
    <w:rsid w:val="00A41115"/>
    <w:rsid w:val="00A4163C"/>
    <w:rsid w:val="00A41B54"/>
    <w:rsid w:val="00A41B5A"/>
    <w:rsid w:val="00A434C2"/>
    <w:rsid w:val="00A437DF"/>
    <w:rsid w:val="00A43CF8"/>
    <w:rsid w:val="00A43D83"/>
    <w:rsid w:val="00A43F5E"/>
    <w:rsid w:val="00A4444C"/>
    <w:rsid w:val="00A44B0F"/>
    <w:rsid w:val="00A44C33"/>
    <w:rsid w:val="00A44C45"/>
    <w:rsid w:val="00A456F0"/>
    <w:rsid w:val="00A45A51"/>
    <w:rsid w:val="00A45F74"/>
    <w:rsid w:val="00A464C8"/>
    <w:rsid w:val="00A46979"/>
    <w:rsid w:val="00A476EA"/>
    <w:rsid w:val="00A477BC"/>
    <w:rsid w:val="00A5019C"/>
    <w:rsid w:val="00A50EE9"/>
    <w:rsid w:val="00A510D7"/>
    <w:rsid w:val="00A5151F"/>
    <w:rsid w:val="00A51957"/>
    <w:rsid w:val="00A5283F"/>
    <w:rsid w:val="00A52A21"/>
    <w:rsid w:val="00A52F73"/>
    <w:rsid w:val="00A5313B"/>
    <w:rsid w:val="00A5390A"/>
    <w:rsid w:val="00A53FCC"/>
    <w:rsid w:val="00A55338"/>
    <w:rsid w:val="00A55918"/>
    <w:rsid w:val="00A564FD"/>
    <w:rsid w:val="00A5795E"/>
    <w:rsid w:val="00A57D45"/>
    <w:rsid w:val="00A6003C"/>
    <w:rsid w:val="00A6032F"/>
    <w:rsid w:val="00A60DF2"/>
    <w:rsid w:val="00A61F06"/>
    <w:rsid w:val="00A62148"/>
    <w:rsid w:val="00A621E7"/>
    <w:rsid w:val="00A62608"/>
    <w:rsid w:val="00A627AB"/>
    <w:rsid w:val="00A62E9A"/>
    <w:rsid w:val="00A63690"/>
    <w:rsid w:val="00A63815"/>
    <w:rsid w:val="00A64375"/>
    <w:rsid w:val="00A646F2"/>
    <w:rsid w:val="00A64ACA"/>
    <w:rsid w:val="00A64EEF"/>
    <w:rsid w:val="00A653C9"/>
    <w:rsid w:val="00A65412"/>
    <w:rsid w:val="00A65647"/>
    <w:rsid w:val="00A65670"/>
    <w:rsid w:val="00A65B5A"/>
    <w:rsid w:val="00A65CFE"/>
    <w:rsid w:val="00A65F8F"/>
    <w:rsid w:val="00A66020"/>
    <w:rsid w:val="00A661F3"/>
    <w:rsid w:val="00A662B6"/>
    <w:rsid w:val="00A6646E"/>
    <w:rsid w:val="00A664F5"/>
    <w:rsid w:val="00A66608"/>
    <w:rsid w:val="00A67566"/>
    <w:rsid w:val="00A67862"/>
    <w:rsid w:val="00A7031B"/>
    <w:rsid w:val="00A70334"/>
    <w:rsid w:val="00A70A50"/>
    <w:rsid w:val="00A71FA0"/>
    <w:rsid w:val="00A72106"/>
    <w:rsid w:val="00A73357"/>
    <w:rsid w:val="00A736B7"/>
    <w:rsid w:val="00A740E3"/>
    <w:rsid w:val="00A7440E"/>
    <w:rsid w:val="00A746E7"/>
    <w:rsid w:val="00A74CED"/>
    <w:rsid w:val="00A74E28"/>
    <w:rsid w:val="00A75059"/>
    <w:rsid w:val="00A7555A"/>
    <w:rsid w:val="00A76E35"/>
    <w:rsid w:val="00A77686"/>
    <w:rsid w:val="00A77BDF"/>
    <w:rsid w:val="00A77E37"/>
    <w:rsid w:val="00A77E9A"/>
    <w:rsid w:val="00A77EBC"/>
    <w:rsid w:val="00A80518"/>
    <w:rsid w:val="00A80725"/>
    <w:rsid w:val="00A80C5A"/>
    <w:rsid w:val="00A80DC2"/>
    <w:rsid w:val="00A811AB"/>
    <w:rsid w:val="00A81643"/>
    <w:rsid w:val="00A81678"/>
    <w:rsid w:val="00A81D7E"/>
    <w:rsid w:val="00A81EBB"/>
    <w:rsid w:val="00A81FB5"/>
    <w:rsid w:val="00A820E3"/>
    <w:rsid w:val="00A822F0"/>
    <w:rsid w:val="00A828A9"/>
    <w:rsid w:val="00A82906"/>
    <w:rsid w:val="00A82D62"/>
    <w:rsid w:val="00A82DF3"/>
    <w:rsid w:val="00A835C2"/>
    <w:rsid w:val="00A83AC5"/>
    <w:rsid w:val="00A83E1D"/>
    <w:rsid w:val="00A847CF"/>
    <w:rsid w:val="00A84AA3"/>
    <w:rsid w:val="00A852F7"/>
    <w:rsid w:val="00A8531C"/>
    <w:rsid w:val="00A853E3"/>
    <w:rsid w:val="00A859B6"/>
    <w:rsid w:val="00A85D34"/>
    <w:rsid w:val="00A8688A"/>
    <w:rsid w:val="00A86FB7"/>
    <w:rsid w:val="00A87781"/>
    <w:rsid w:val="00A87878"/>
    <w:rsid w:val="00A90998"/>
    <w:rsid w:val="00A90A31"/>
    <w:rsid w:val="00A90C23"/>
    <w:rsid w:val="00A9132C"/>
    <w:rsid w:val="00A91828"/>
    <w:rsid w:val="00A9220B"/>
    <w:rsid w:val="00A9249B"/>
    <w:rsid w:val="00A924DE"/>
    <w:rsid w:val="00A92ACD"/>
    <w:rsid w:val="00A92CB6"/>
    <w:rsid w:val="00A92FE0"/>
    <w:rsid w:val="00A93008"/>
    <w:rsid w:val="00A93826"/>
    <w:rsid w:val="00A939CA"/>
    <w:rsid w:val="00A939D4"/>
    <w:rsid w:val="00A942CB"/>
    <w:rsid w:val="00A94BE3"/>
    <w:rsid w:val="00A94E1B"/>
    <w:rsid w:val="00A94F86"/>
    <w:rsid w:val="00A95F52"/>
    <w:rsid w:val="00A9687B"/>
    <w:rsid w:val="00A96BB5"/>
    <w:rsid w:val="00AA00F1"/>
    <w:rsid w:val="00AA05DE"/>
    <w:rsid w:val="00AA08A0"/>
    <w:rsid w:val="00AA0FBB"/>
    <w:rsid w:val="00AA1860"/>
    <w:rsid w:val="00AA193F"/>
    <w:rsid w:val="00AA1A6C"/>
    <w:rsid w:val="00AA22C0"/>
    <w:rsid w:val="00AA2E94"/>
    <w:rsid w:val="00AA3A15"/>
    <w:rsid w:val="00AA4DF9"/>
    <w:rsid w:val="00AA52BD"/>
    <w:rsid w:val="00AA5CC2"/>
    <w:rsid w:val="00AA6306"/>
    <w:rsid w:val="00AA7648"/>
    <w:rsid w:val="00AA771A"/>
    <w:rsid w:val="00AA7972"/>
    <w:rsid w:val="00AB09CE"/>
    <w:rsid w:val="00AB0A53"/>
    <w:rsid w:val="00AB10E1"/>
    <w:rsid w:val="00AB1B70"/>
    <w:rsid w:val="00AB1D14"/>
    <w:rsid w:val="00AB3198"/>
    <w:rsid w:val="00AB32F1"/>
    <w:rsid w:val="00AB33FA"/>
    <w:rsid w:val="00AB4938"/>
    <w:rsid w:val="00AB51C0"/>
    <w:rsid w:val="00AB5202"/>
    <w:rsid w:val="00AB5235"/>
    <w:rsid w:val="00AB5A0B"/>
    <w:rsid w:val="00AB5BEA"/>
    <w:rsid w:val="00AB6791"/>
    <w:rsid w:val="00AB6914"/>
    <w:rsid w:val="00AB70C9"/>
    <w:rsid w:val="00AB7126"/>
    <w:rsid w:val="00AB795D"/>
    <w:rsid w:val="00AB7E60"/>
    <w:rsid w:val="00AC009E"/>
    <w:rsid w:val="00AC062B"/>
    <w:rsid w:val="00AC0C2F"/>
    <w:rsid w:val="00AC0ED6"/>
    <w:rsid w:val="00AC0EEA"/>
    <w:rsid w:val="00AC188C"/>
    <w:rsid w:val="00AC19AD"/>
    <w:rsid w:val="00AC19F2"/>
    <w:rsid w:val="00AC2703"/>
    <w:rsid w:val="00AC2A1E"/>
    <w:rsid w:val="00AC2AF2"/>
    <w:rsid w:val="00AC319D"/>
    <w:rsid w:val="00AC3522"/>
    <w:rsid w:val="00AC3783"/>
    <w:rsid w:val="00AC3FD4"/>
    <w:rsid w:val="00AC4A52"/>
    <w:rsid w:val="00AC62F3"/>
    <w:rsid w:val="00AC63D8"/>
    <w:rsid w:val="00AC6475"/>
    <w:rsid w:val="00AC756D"/>
    <w:rsid w:val="00AC790C"/>
    <w:rsid w:val="00AC7A4F"/>
    <w:rsid w:val="00AC7D60"/>
    <w:rsid w:val="00AC7F31"/>
    <w:rsid w:val="00AD0451"/>
    <w:rsid w:val="00AD0620"/>
    <w:rsid w:val="00AD0DAD"/>
    <w:rsid w:val="00AD0E34"/>
    <w:rsid w:val="00AD15F5"/>
    <w:rsid w:val="00AD1AB8"/>
    <w:rsid w:val="00AD260B"/>
    <w:rsid w:val="00AD2B1E"/>
    <w:rsid w:val="00AD3475"/>
    <w:rsid w:val="00AD3696"/>
    <w:rsid w:val="00AD36DD"/>
    <w:rsid w:val="00AD3A14"/>
    <w:rsid w:val="00AD4100"/>
    <w:rsid w:val="00AD508D"/>
    <w:rsid w:val="00AD5902"/>
    <w:rsid w:val="00AD5C33"/>
    <w:rsid w:val="00AD6B8E"/>
    <w:rsid w:val="00AD7BA6"/>
    <w:rsid w:val="00AE0D26"/>
    <w:rsid w:val="00AE14FC"/>
    <w:rsid w:val="00AE156D"/>
    <w:rsid w:val="00AE1CBC"/>
    <w:rsid w:val="00AE2B16"/>
    <w:rsid w:val="00AE2B39"/>
    <w:rsid w:val="00AE2E5C"/>
    <w:rsid w:val="00AE3882"/>
    <w:rsid w:val="00AE3FE1"/>
    <w:rsid w:val="00AE42A7"/>
    <w:rsid w:val="00AE4312"/>
    <w:rsid w:val="00AE476E"/>
    <w:rsid w:val="00AE538E"/>
    <w:rsid w:val="00AE5996"/>
    <w:rsid w:val="00AE5C77"/>
    <w:rsid w:val="00AE5CCE"/>
    <w:rsid w:val="00AE5F89"/>
    <w:rsid w:val="00AE6D5A"/>
    <w:rsid w:val="00AE715C"/>
    <w:rsid w:val="00AE7C6C"/>
    <w:rsid w:val="00AF00A4"/>
    <w:rsid w:val="00AF2796"/>
    <w:rsid w:val="00AF29F7"/>
    <w:rsid w:val="00AF3F87"/>
    <w:rsid w:val="00AF411A"/>
    <w:rsid w:val="00AF4322"/>
    <w:rsid w:val="00AF4A22"/>
    <w:rsid w:val="00AF4AB7"/>
    <w:rsid w:val="00AF4D0F"/>
    <w:rsid w:val="00AF50EC"/>
    <w:rsid w:val="00AF5416"/>
    <w:rsid w:val="00AF579F"/>
    <w:rsid w:val="00AF59DC"/>
    <w:rsid w:val="00AF5AB9"/>
    <w:rsid w:val="00AF6BA7"/>
    <w:rsid w:val="00AF6C72"/>
    <w:rsid w:val="00AF7075"/>
    <w:rsid w:val="00AF7372"/>
    <w:rsid w:val="00AF739A"/>
    <w:rsid w:val="00AF7403"/>
    <w:rsid w:val="00B004F5"/>
    <w:rsid w:val="00B005B4"/>
    <w:rsid w:val="00B013D7"/>
    <w:rsid w:val="00B015F4"/>
    <w:rsid w:val="00B01770"/>
    <w:rsid w:val="00B01B5E"/>
    <w:rsid w:val="00B02F0E"/>
    <w:rsid w:val="00B0330C"/>
    <w:rsid w:val="00B03763"/>
    <w:rsid w:val="00B03927"/>
    <w:rsid w:val="00B03C71"/>
    <w:rsid w:val="00B0425C"/>
    <w:rsid w:val="00B04A76"/>
    <w:rsid w:val="00B04CA8"/>
    <w:rsid w:val="00B04D50"/>
    <w:rsid w:val="00B051AA"/>
    <w:rsid w:val="00B052BA"/>
    <w:rsid w:val="00B053C0"/>
    <w:rsid w:val="00B05481"/>
    <w:rsid w:val="00B059F8"/>
    <w:rsid w:val="00B05DD7"/>
    <w:rsid w:val="00B06060"/>
    <w:rsid w:val="00B0663A"/>
    <w:rsid w:val="00B0668C"/>
    <w:rsid w:val="00B06869"/>
    <w:rsid w:val="00B07212"/>
    <w:rsid w:val="00B0769A"/>
    <w:rsid w:val="00B078F8"/>
    <w:rsid w:val="00B07E5D"/>
    <w:rsid w:val="00B07F26"/>
    <w:rsid w:val="00B1013C"/>
    <w:rsid w:val="00B104CF"/>
    <w:rsid w:val="00B112C3"/>
    <w:rsid w:val="00B11A9E"/>
    <w:rsid w:val="00B11B96"/>
    <w:rsid w:val="00B11D51"/>
    <w:rsid w:val="00B12326"/>
    <w:rsid w:val="00B12894"/>
    <w:rsid w:val="00B128C0"/>
    <w:rsid w:val="00B129F3"/>
    <w:rsid w:val="00B12C97"/>
    <w:rsid w:val="00B12D13"/>
    <w:rsid w:val="00B13131"/>
    <w:rsid w:val="00B1324F"/>
    <w:rsid w:val="00B136B7"/>
    <w:rsid w:val="00B13EE4"/>
    <w:rsid w:val="00B141DB"/>
    <w:rsid w:val="00B14252"/>
    <w:rsid w:val="00B15257"/>
    <w:rsid w:val="00B1544C"/>
    <w:rsid w:val="00B155BB"/>
    <w:rsid w:val="00B16553"/>
    <w:rsid w:val="00B16BDD"/>
    <w:rsid w:val="00B17184"/>
    <w:rsid w:val="00B17994"/>
    <w:rsid w:val="00B17DC5"/>
    <w:rsid w:val="00B207A2"/>
    <w:rsid w:val="00B207F8"/>
    <w:rsid w:val="00B20937"/>
    <w:rsid w:val="00B21346"/>
    <w:rsid w:val="00B21751"/>
    <w:rsid w:val="00B21871"/>
    <w:rsid w:val="00B22636"/>
    <w:rsid w:val="00B22CC2"/>
    <w:rsid w:val="00B22F3D"/>
    <w:rsid w:val="00B23469"/>
    <w:rsid w:val="00B241A7"/>
    <w:rsid w:val="00B25373"/>
    <w:rsid w:val="00B25A16"/>
    <w:rsid w:val="00B262AF"/>
    <w:rsid w:val="00B262FA"/>
    <w:rsid w:val="00B268D2"/>
    <w:rsid w:val="00B26BEB"/>
    <w:rsid w:val="00B26F6B"/>
    <w:rsid w:val="00B271D7"/>
    <w:rsid w:val="00B27BA5"/>
    <w:rsid w:val="00B30870"/>
    <w:rsid w:val="00B30B7A"/>
    <w:rsid w:val="00B30C4A"/>
    <w:rsid w:val="00B310A1"/>
    <w:rsid w:val="00B31ACC"/>
    <w:rsid w:val="00B31B14"/>
    <w:rsid w:val="00B320CF"/>
    <w:rsid w:val="00B32247"/>
    <w:rsid w:val="00B3242B"/>
    <w:rsid w:val="00B32507"/>
    <w:rsid w:val="00B32F30"/>
    <w:rsid w:val="00B333D7"/>
    <w:rsid w:val="00B33534"/>
    <w:rsid w:val="00B33603"/>
    <w:rsid w:val="00B3466C"/>
    <w:rsid w:val="00B34AD2"/>
    <w:rsid w:val="00B34C41"/>
    <w:rsid w:val="00B357C0"/>
    <w:rsid w:val="00B35C30"/>
    <w:rsid w:val="00B36164"/>
    <w:rsid w:val="00B36255"/>
    <w:rsid w:val="00B36901"/>
    <w:rsid w:val="00B3697F"/>
    <w:rsid w:val="00B36CC7"/>
    <w:rsid w:val="00B36EFA"/>
    <w:rsid w:val="00B37A03"/>
    <w:rsid w:val="00B40544"/>
    <w:rsid w:val="00B405F5"/>
    <w:rsid w:val="00B40D83"/>
    <w:rsid w:val="00B41015"/>
    <w:rsid w:val="00B413EA"/>
    <w:rsid w:val="00B41984"/>
    <w:rsid w:val="00B41AD9"/>
    <w:rsid w:val="00B41ECF"/>
    <w:rsid w:val="00B41FD9"/>
    <w:rsid w:val="00B420AA"/>
    <w:rsid w:val="00B428EE"/>
    <w:rsid w:val="00B42AEF"/>
    <w:rsid w:val="00B42EEF"/>
    <w:rsid w:val="00B4314D"/>
    <w:rsid w:val="00B44476"/>
    <w:rsid w:val="00B445A2"/>
    <w:rsid w:val="00B44624"/>
    <w:rsid w:val="00B446F6"/>
    <w:rsid w:val="00B4476B"/>
    <w:rsid w:val="00B44A1D"/>
    <w:rsid w:val="00B44A41"/>
    <w:rsid w:val="00B45191"/>
    <w:rsid w:val="00B4527F"/>
    <w:rsid w:val="00B46329"/>
    <w:rsid w:val="00B465F2"/>
    <w:rsid w:val="00B46858"/>
    <w:rsid w:val="00B46992"/>
    <w:rsid w:val="00B46997"/>
    <w:rsid w:val="00B46AF5"/>
    <w:rsid w:val="00B46C35"/>
    <w:rsid w:val="00B46EF1"/>
    <w:rsid w:val="00B4706C"/>
    <w:rsid w:val="00B478FB"/>
    <w:rsid w:val="00B47AEE"/>
    <w:rsid w:val="00B47E69"/>
    <w:rsid w:val="00B502CB"/>
    <w:rsid w:val="00B505CA"/>
    <w:rsid w:val="00B50B16"/>
    <w:rsid w:val="00B50BD9"/>
    <w:rsid w:val="00B51505"/>
    <w:rsid w:val="00B51705"/>
    <w:rsid w:val="00B519E4"/>
    <w:rsid w:val="00B52213"/>
    <w:rsid w:val="00B52628"/>
    <w:rsid w:val="00B5284E"/>
    <w:rsid w:val="00B52917"/>
    <w:rsid w:val="00B538A9"/>
    <w:rsid w:val="00B5424C"/>
    <w:rsid w:val="00B547E5"/>
    <w:rsid w:val="00B557B7"/>
    <w:rsid w:val="00B55CBE"/>
    <w:rsid w:val="00B563A7"/>
    <w:rsid w:val="00B5645A"/>
    <w:rsid w:val="00B56FCE"/>
    <w:rsid w:val="00B571C9"/>
    <w:rsid w:val="00B57427"/>
    <w:rsid w:val="00B57B28"/>
    <w:rsid w:val="00B57E37"/>
    <w:rsid w:val="00B57F99"/>
    <w:rsid w:val="00B60E92"/>
    <w:rsid w:val="00B61227"/>
    <w:rsid w:val="00B61AE1"/>
    <w:rsid w:val="00B61FC4"/>
    <w:rsid w:val="00B625BF"/>
    <w:rsid w:val="00B62618"/>
    <w:rsid w:val="00B628F7"/>
    <w:rsid w:val="00B6301B"/>
    <w:rsid w:val="00B6420B"/>
    <w:rsid w:val="00B64844"/>
    <w:rsid w:val="00B64B53"/>
    <w:rsid w:val="00B650C6"/>
    <w:rsid w:val="00B654C1"/>
    <w:rsid w:val="00B659C8"/>
    <w:rsid w:val="00B66084"/>
    <w:rsid w:val="00B67C0E"/>
    <w:rsid w:val="00B708DA"/>
    <w:rsid w:val="00B70ADA"/>
    <w:rsid w:val="00B70EC5"/>
    <w:rsid w:val="00B70F20"/>
    <w:rsid w:val="00B71403"/>
    <w:rsid w:val="00B719F5"/>
    <w:rsid w:val="00B71A06"/>
    <w:rsid w:val="00B72265"/>
    <w:rsid w:val="00B72505"/>
    <w:rsid w:val="00B73EFA"/>
    <w:rsid w:val="00B73F1F"/>
    <w:rsid w:val="00B73FFF"/>
    <w:rsid w:val="00B74813"/>
    <w:rsid w:val="00B7510A"/>
    <w:rsid w:val="00B753CF"/>
    <w:rsid w:val="00B75B2D"/>
    <w:rsid w:val="00B75C62"/>
    <w:rsid w:val="00B75FB3"/>
    <w:rsid w:val="00B77A62"/>
    <w:rsid w:val="00B811B0"/>
    <w:rsid w:val="00B81918"/>
    <w:rsid w:val="00B8207F"/>
    <w:rsid w:val="00B826D3"/>
    <w:rsid w:val="00B8330D"/>
    <w:rsid w:val="00B835D0"/>
    <w:rsid w:val="00B84396"/>
    <w:rsid w:val="00B84E09"/>
    <w:rsid w:val="00B84E54"/>
    <w:rsid w:val="00B85340"/>
    <w:rsid w:val="00B857F8"/>
    <w:rsid w:val="00B86108"/>
    <w:rsid w:val="00B864BA"/>
    <w:rsid w:val="00B864E5"/>
    <w:rsid w:val="00B865B9"/>
    <w:rsid w:val="00B86626"/>
    <w:rsid w:val="00B8703B"/>
    <w:rsid w:val="00B870CE"/>
    <w:rsid w:val="00B90041"/>
    <w:rsid w:val="00B9010D"/>
    <w:rsid w:val="00B90BBA"/>
    <w:rsid w:val="00B9128E"/>
    <w:rsid w:val="00B918A7"/>
    <w:rsid w:val="00B91BE5"/>
    <w:rsid w:val="00B92EBC"/>
    <w:rsid w:val="00B931D1"/>
    <w:rsid w:val="00B93999"/>
    <w:rsid w:val="00B93E63"/>
    <w:rsid w:val="00B94EB2"/>
    <w:rsid w:val="00B95001"/>
    <w:rsid w:val="00B9556D"/>
    <w:rsid w:val="00B958B0"/>
    <w:rsid w:val="00B9591B"/>
    <w:rsid w:val="00B95D7D"/>
    <w:rsid w:val="00B95E3F"/>
    <w:rsid w:val="00B95EFE"/>
    <w:rsid w:val="00B969E2"/>
    <w:rsid w:val="00B96C27"/>
    <w:rsid w:val="00B96D80"/>
    <w:rsid w:val="00B97FBF"/>
    <w:rsid w:val="00BA0AC6"/>
    <w:rsid w:val="00BA0CA7"/>
    <w:rsid w:val="00BA0D48"/>
    <w:rsid w:val="00BA0F63"/>
    <w:rsid w:val="00BA122A"/>
    <w:rsid w:val="00BA139B"/>
    <w:rsid w:val="00BA1A91"/>
    <w:rsid w:val="00BA1B81"/>
    <w:rsid w:val="00BA1E0C"/>
    <w:rsid w:val="00BA29B6"/>
    <w:rsid w:val="00BA35B5"/>
    <w:rsid w:val="00BA3920"/>
    <w:rsid w:val="00BA3B3F"/>
    <w:rsid w:val="00BA3F4E"/>
    <w:rsid w:val="00BA42A6"/>
    <w:rsid w:val="00BA42C4"/>
    <w:rsid w:val="00BA4480"/>
    <w:rsid w:val="00BA463C"/>
    <w:rsid w:val="00BA51BD"/>
    <w:rsid w:val="00BA51E9"/>
    <w:rsid w:val="00BA54D3"/>
    <w:rsid w:val="00BA5AE0"/>
    <w:rsid w:val="00BA6BEC"/>
    <w:rsid w:val="00BA6FB7"/>
    <w:rsid w:val="00BA73FA"/>
    <w:rsid w:val="00BA76E1"/>
    <w:rsid w:val="00BB05FB"/>
    <w:rsid w:val="00BB063D"/>
    <w:rsid w:val="00BB0AB3"/>
    <w:rsid w:val="00BB0EE3"/>
    <w:rsid w:val="00BB2A5F"/>
    <w:rsid w:val="00BB2CC4"/>
    <w:rsid w:val="00BB30A6"/>
    <w:rsid w:val="00BB31E6"/>
    <w:rsid w:val="00BB3378"/>
    <w:rsid w:val="00BB33DD"/>
    <w:rsid w:val="00BB387A"/>
    <w:rsid w:val="00BB51B2"/>
    <w:rsid w:val="00BB5350"/>
    <w:rsid w:val="00BB5539"/>
    <w:rsid w:val="00BB5B67"/>
    <w:rsid w:val="00BB5B80"/>
    <w:rsid w:val="00BB6A5A"/>
    <w:rsid w:val="00BB6FEC"/>
    <w:rsid w:val="00BB7030"/>
    <w:rsid w:val="00BB7982"/>
    <w:rsid w:val="00BC02BE"/>
    <w:rsid w:val="00BC040C"/>
    <w:rsid w:val="00BC0599"/>
    <w:rsid w:val="00BC0A95"/>
    <w:rsid w:val="00BC0EEA"/>
    <w:rsid w:val="00BC149D"/>
    <w:rsid w:val="00BC1E91"/>
    <w:rsid w:val="00BC21A9"/>
    <w:rsid w:val="00BC2485"/>
    <w:rsid w:val="00BC2639"/>
    <w:rsid w:val="00BC282A"/>
    <w:rsid w:val="00BC2BA3"/>
    <w:rsid w:val="00BC2BC7"/>
    <w:rsid w:val="00BC2CDE"/>
    <w:rsid w:val="00BC2DEB"/>
    <w:rsid w:val="00BC2E20"/>
    <w:rsid w:val="00BC3373"/>
    <w:rsid w:val="00BC352C"/>
    <w:rsid w:val="00BC3704"/>
    <w:rsid w:val="00BC461A"/>
    <w:rsid w:val="00BC4A73"/>
    <w:rsid w:val="00BC4AA3"/>
    <w:rsid w:val="00BC5CA3"/>
    <w:rsid w:val="00BC6277"/>
    <w:rsid w:val="00BC668F"/>
    <w:rsid w:val="00BC669E"/>
    <w:rsid w:val="00BC7BF4"/>
    <w:rsid w:val="00BC7E5E"/>
    <w:rsid w:val="00BD0173"/>
    <w:rsid w:val="00BD0425"/>
    <w:rsid w:val="00BD074F"/>
    <w:rsid w:val="00BD0BE0"/>
    <w:rsid w:val="00BD168C"/>
    <w:rsid w:val="00BD1A05"/>
    <w:rsid w:val="00BD23F9"/>
    <w:rsid w:val="00BD25E5"/>
    <w:rsid w:val="00BD2FA9"/>
    <w:rsid w:val="00BD3A1D"/>
    <w:rsid w:val="00BD3C57"/>
    <w:rsid w:val="00BD3CC7"/>
    <w:rsid w:val="00BD5284"/>
    <w:rsid w:val="00BD55DB"/>
    <w:rsid w:val="00BD5917"/>
    <w:rsid w:val="00BD5FA9"/>
    <w:rsid w:val="00BD612A"/>
    <w:rsid w:val="00BD631B"/>
    <w:rsid w:val="00BD65E4"/>
    <w:rsid w:val="00BD68B4"/>
    <w:rsid w:val="00BD68D8"/>
    <w:rsid w:val="00BD738D"/>
    <w:rsid w:val="00BE05A2"/>
    <w:rsid w:val="00BE07DB"/>
    <w:rsid w:val="00BE096C"/>
    <w:rsid w:val="00BE1711"/>
    <w:rsid w:val="00BE1998"/>
    <w:rsid w:val="00BE1F4D"/>
    <w:rsid w:val="00BE280D"/>
    <w:rsid w:val="00BE2902"/>
    <w:rsid w:val="00BE2914"/>
    <w:rsid w:val="00BE2FBE"/>
    <w:rsid w:val="00BE33EE"/>
    <w:rsid w:val="00BE3BC0"/>
    <w:rsid w:val="00BE3D00"/>
    <w:rsid w:val="00BE3FFF"/>
    <w:rsid w:val="00BE4B38"/>
    <w:rsid w:val="00BE52C6"/>
    <w:rsid w:val="00BE5315"/>
    <w:rsid w:val="00BE53A4"/>
    <w:rsid w:val="00BE5F94"/>
    <w:rsid w:val="00BE6722"/>
    <w:rsid w:val="00BE6B1D"/>
    <w:rsid w:val="00BE78C5"/>
    <w:rsid w:val="00BE7FA1"/>
    <w:rsid w:val="00BF0688"/>
    <w:rsid w:val="00BF0E43"/>
    <w:rsid w:val="00BF2E48"/>
    <w:rsid w:val="00BF3C8E"/>
    <w:rsid w:val="00BF3EFB"/>
    <w:rsid w:val="00BF4274"/>
    <w:rsid w:val="00BF61F8"/>
    <w:rsid w:val="00BF65B5"/>
    <w:rsid w:val="00BF6614"/>
    <w:rsid w:val="00BF66C0"/>
    <w:rsid w:val="00BF676A"/>
    <w:rsid w:val="00BF7061"/>
    <w:rsid w:val="00C0008B"/>
    <w:rsid w:val="00C009DD"/>
    <w:rsid w:val="00C013DC"/>
    <w:rsid w:val="00C01E5D"/>
    <w:rsid w:val="00C021F9"/>
    <w:rsid w:val="00C02288"/>
    <w:rsid w:val="00C02465"/>
    <w:rsid w:val="00C03118"/>
    <w:rsid w:val="00C0326B"/>
    <w:rsid w:val="00C0328F"/>
    <w:rsid w:val="00C03A22"/>
    <w:rsid w:val="00C03C71"/>
    <w:rsid w:val="00C043F5"/>
    <w:rsid w:val="00C05020"/>
    <w:rsid w:val="00C05460"/>
    <w:rsid w:val="00C0574F"/>
    <w:rsid w:val="00C05BD6"/>
    <w:rsid w:val="00C05E9F"/>
    <w:rsid w:val="00C06419"/>
    <w:rsid w:val="00C06A5D"/>
    <w:rsid w:val="00C06F6C"/>
    <w:rsid w:val="00C06FA3"/>
    <w:rsid w:val="00C072F2"/>
    <w:rsid w:val="00C07765"/>
    <w:rsid w:val="00C07F43"/>
    <w:rsid w:val="00C10381"/>
    <w:rsid w:val="00C118D1"/>
    <w:rsid w:val="00C11B00"/>
    <w:rsid w:val="00C11E61"/>
    <w:rsid w:val="00C1200F"/>
    <w:rsid w:val="00C123E2"/>
    <w:rsid w:val="00C12759"/>
    <w:rsid w:val="00C12E3C"/>
    <w:rsid w:val="00C139B5"/>
    <w:rsid w:val="00C13BD8"/>
    <w:rsid w:val="00C13D6B"/>
    <w:rsid w:val="00C13E7E"/>
    <w:rsid w:val="00C149CC"/>
    <w:rsid w:val="00C14A91"/>
    <w:rsid w:val="00C14EE3"/>
    <w:rsid w:val="00C14F83"/>
    <w:rsid w:val="00C15306"/>
    <w:rsid w:val="00C15525"/>
    <w:rsid w:val="00C15F3E"/>
    <w:rsid w:val="00C16FA3"/>
    <w:rsid w:val="00C17174"/>
    <w:rsid w:val="00C1722A"/>
    <w:rsid w:val="00C177CB"/>
    <w:rsid w:val="00C17A22"/>
    <w:rsid w:val="00C20139"/>
    <w:rsid w:val="00C203DD"/>
    <w:rsid w:val="00C20733"/>
    <w:rsid w:val="00C21B98"/>
    <w:rsid w:val="00C21E57"/>
    <w:rsid w:val="00C22086"/>
    <w:rsid w:val="00C224A1"/>
    <w:rsid w:val="00C22F60"/>
    <w:rsid w:val="00C23373"/>
    <w:rsid w:val="00C2358E"/>
    <w:rsid w:val="00C236E9"/>
    <w:rsid w:val="00C23ECB"/>
    <w:rsid w:val="00C2444E"/>
    <w:rsid w:val="00C24802"/>
    <w:rsid w:val="00C24861"/>
    <w:rsid w:val="00C248A3"/>
    <w:rsid w:val="00C24A26"/>
    <w:rsid w:val="00C250FB"/>
    <w:rsid w:val="00C254D7"/>
    <w:rsid w:val="00C25B39"/>
    <w:rsid w:val="00C26A76"/>
    <w:rsid w:val="00C26D11"/>
    <w:rsid w:val="00C26E98"/>
    <w:rsid w:val="00C27336"/>
    <w:rsid w:val="00C27909"/>
    <w:rsid w:val="00C27BCE"/>
    <w:rsid w:val="00C27CCC"/>
    <w:rsid w:val="00C27DBB"/>
    <w:rsid w:val="00C27EF3"/>
    <w:rsid w:val="00C30826"/>
    <w:rsid w:val="00C31685"/>
    <w:rsid w:val="00C31D62"/>
    <w:rsid w:val="00C322BD"/>
    <w:rsid w:val="00C32A41"/>
    <w:rsid w:val="00C32C22"/>
    <w:rsid w:val="00C3326D"/>
    <w:rsid w:val="00C3372C"/>
    <w:rsid w:val="00C33891"/>
    <w:rsid w:val="00C343D8"/>
    <w:rsid w:val="00C34748"/>
    <w:rsid w:val="00C34FEB"/>
    <w:rsid w:val="00C359EB"/>
    <w:rsid w:val="00C35D8F"/>
    <w:rsid w:val="00C35EB6"/>
    <w:rsid w:val="00C36335"/>
    <w:rsid w:val="00C3663E"/>
    <w:rsid w:val="00C367D9"/>
    <w:rsid w:val="00C371B1"/>
    <w:rsid w:val="00C37807"/>
    <w:rsid w:val="00C40210"/>
    <w:rsid w:val="00C40630"/>
    <w:rsid w:val="00C41117"/>
    <w:rsid w:val="00C41283"/>
    <w:rsid w:val="00C418C9"/>
    <w:rsid w:val="00C41F5F"/>
    <w:rsid w:val="00C4247E"/>
    <w:rsid w:val="00C42A82"/>
    <w:rsid w:val="00C43000"/>
    <w:rsid w:val="00C431E9"/>
    <w:rsid w:val="00C43368"/>
    <w:rsid w:val="00C4384E"/>
    <w:rsid w:val="00C43E08"/>
    <w:rsid w:val="00C43FAF"/>
    <w:rsid w:val="00C44341"/>
    <w:rsid w:val="00C4501A"/>
    <w:rsid w:val="00C4630D"/>
    <w:rsid w:val="00C463EE"/>
    <w:rsid w:val="00C46552"/>
    <w:rsid w:val="00C4661B"/>
    <w:rsid w:val="00C46D05"/>
    <w:rsid w:val="00C472B3"/>
    <w:rsid w:val="00C505F1"/>
    <w:rsid w:val="00C51ED3"/>
    <w:rsid w:val="00C528AC"/>
    <w:rsid w:val="00C5302C"/>
    <w:rsid w:val="00C537C5"/>
    <w:rsid w:val="00C541E3"/>
    <w:rsid w:val="00C54234"/>
    <w:rsid w:val="00C5425A"/>
    <w:rsid w:val="00C54C7D"/>
    <w:rsid w:val="00C54F9E"/>
    <w:rsid w:val="00C55AFA"/>
    <w:rsid w:val="00C56A00"/>
    <w:rsid w:val="00C56B38"/>
    <w:rsid w:val="00C56C9D"/>
    <w:rsid w:val="00C57097"/>
    <w:rsid w:val="00C573F3"/>
    <w:rsid w:val="00C57519"/>
    <w:rsid w:val="00C57CE1"/>
    <w:rsid w:val="00C600E3"/>
    <w:rsid w:val="00C60178"/>
    <w:rsid w:val="00C60249"/>
    <w:rsid w:val="00C60988"/>
    <w:rsid w:val="00C60E55"/>
    <w:rsid w:val="00C60F1E"/>
    <w:rsid w:val="00C6114B"/>
    <w:rsid w:val="00C61541"/>
    <w:rsid w:val="00C62004"/>
    <w:rsid w:val="00C625E5"/>
    <w:rsid w:val="00C629CB"/>
    <w:rsid w:val="00C62E7E"/>
    <w:rsid w:val="00C63260"/>
    <w:rsid w:val="00C6349F"/>
    <w:rsid w:val="00C634CC"/>
    <w:rsid w:val="00C63884"/>
    <w:rsid w:val="00C64713"/>
    <w:rsid w:val="00C647EF"/>
    <w:rsid w:val="00C64A61"/>
    <w:rsid w:val="00C64D38"/>
    <w:rsid w:val="00C65067"/>
    <w:rsid w:val="00C65E7B"/>
    <w:rsid w:val="00C66304"/>
    <w:rsid w:val="00C66499"/>
    <w:rsid w:val="00C669EB"/>
    <w:rsid w:val="00C66BC7"/>
    <w:rsid w:val="00C670D6"/>
    <w:rsid w:val="00C67258"/>
    <w:rsid w:val="00C67A32"/>
    <w:rsid w:val="00C67A5A"/>
    <w:rsid w:val="00C67D4A"/>
    <w:rsid w:val="00C7023D"/>
    <w:rsid w:val="00C70459"/>
    <w:rsid w:val="00C706AA"/>
    <w:rsid w:val="00C70BD0"/>
    <w:rsid w:val="00C70D5C"/>
    <w:rsid w:val="00C70FE6"/>
    <w:rsid w:val="00C7116A"/>
    <w:rsid w:val="00C71829"/>
    <w:rsid w:val="00C71C04"/>
    <w:rsid w:val="00C71FED"/>
    <w:rsid w:val="00C721BE"/>
    <w:rsid w:val="00C7311C"/>
    <w:rsid w:val="00C739AF"/>
    <w:rsid w:val="00C74267"/>
    <w:rsid w:val="00C74403"/>
    <w:rsid w:val="00C74AA9"/>
    <w:rsid w:val="00C74F57"/>
    <w:rsid w:val="00C76249"/>
    <w:rsid w:val="00C766CD"/>
    <w:rsid w:val="00C77257"/>
    <w:rsid w:val="00C773A5"/>
    <w:rsid w:val="00C7798A"/>
    <w:rsid w:val="00C77E70"/>
    <w:rsid w:val="00C80406"/>
    <w:rsid w:val="00C8060E"/>
    <w:rsid w:val="00C81357"/>
    <w:rsid w:val="00C81433"/>
    <w:rsid w:val="00C817BC"/>
    <w:rsid w:val="00C81B7A"/>
    <w:rsid w:val="00C82018"/>
    <w:rsid w:val="00C82271"/>
    <w:rsid w:val="00C83119"/>
    <w:rsid w:val="00C83134"/>
    <w:rsid w:val="00C836ED"/>
    <w:rsid w:val="00C83900"/>
    <w:rsid w:val="00C83BCA"/>
    <w:rsid w:val="00C84B40"/>
    <w:rsid w:val="00C84E68"/>
    <w:rsid w:val="00C8529C"/>
    <w:rsid w:val="00C857B6"/>
    <w:rsid w:val="00C86AA5"/>
    <w:rsid w:val="00C86D8E"/>
    <w:rsid w:val="00C87532"/>
    <w:rsid w:val="00C87709"/>
    <w:rsid w:val="00C9099F"/>
    <w:rsid w:val="00C91A3F"/>
    <w:rsid w:val="00C91AEA"/>
    <w:rsid w:val="00C91F71"/>
    <w:rsid w:val="00C91FA1"/>
    <w:rsid w:val="00C9226E"/>
    <w:rsid w:val="00C92565"/>
    <w:rsid w:val="00C93258"/>
    <w:rsid w:val="00C937B7"/>
    <w:rsid w:val="00C93A27"/>
    <w:rsid w:val="00C93CE8"/>
    <w:rsid w:val="00C93EF4"/>
    <w:rsid w:val="00C93F33"/>
    <w:rsid w:val="00C93F9F"/>
    <w:rsid w:val="00C948E2"/>
    <w:rsid w:val="00C94C10"/>
    <w:rsid w:val="00C9500A"/>
    <w:rsid w:val="00C95303"/>
    <w:rsid w:val="00C95894"/>
    <w:rsid w:val="00C95E78"/>
    <w:rsid w:val="00C964DF"/>
    <w:rsid w:val="00C96D61"/>
    <w:rsid w:val="00C973C5"/>
    <w:rsid w:val="00C97AD3"/>
    <w:rsid w:val="00C97D39"/>
    <w:rsid w:val="00CA01E9"/>
    <w:rsid w:val="00CA0397"/>
    <w:rsid w:val="00CA098A"/>
    <w:rsid w:val="00CA0CC8"/>
    <w:rsid w:val="00CA0FA4"/>
    <w:rsid w:val="00CA15A4"/>
    <w:rsid w:val="00CA1E63"/>
    <w:rsid w:val="00CA2C73"/>
    <w:rsid w:val="00CA2C75"/>
    <w:rsid w:val="00CA3192"/>
    <w:rsid w:val="00CA33F0"/>
    <w:rsid w:val="00CA347D"/>
    <w:rsid w:val="00CA3A00"/>
    <w:rsid w:val="00CA3CE3"/>
    <w:rsid w:val="00CA41EA"/>
    <w:rsid w:val="00CA44D8"/>
    <w:rsid w:val="00CA4B39"/>
    <w:rsid w:val="00CA4CB1"/>
    <w:rsid w:val="00CA5057"/>
    <w:rsid w:val="00CA5542"/>
    <w:rsid w:val="00CA58F0"/>
    <w:rsid w:val="00CA5CE1"/>
    <w:rsid w:val="00CA65C0"/>
    <w:rsid w:val="00CA7007"/>
    <w:rsid w:val="00CA732C"/>
    <w:rsid w:val="00CA7F20"/>
    <w:rsid w:val="00CA7FBC"/>
    <w:rsid w:val="00CB0993"/>
    <w:rsid w:val="00CB11F3"/>
    <w:rsid w:val="00CB155F"/>
    <w:rsid w:val="00CB16A7"/>
    <w:rsid w:val="00CB1B41"/>
    <w:rsid w:val="00CB1E45"/>
    <w:rsid w:val="00CB2412"/>
    <w:rsid w:val="00CB2BAC"/>
    <w:rsid w:val="00CB2ED8"/>
    <w:rsid w:val="00CB30BB"/>
    <w:rsid w:val="00CB32A0"/>
    <w:rsid w:val="00CB54C3"/>
    <w:rsid w:val="00CB5760"/>
    <w:rsid w:val="00CB5E16"/>
    <w:rsid w:val="00CB6190"/>
    <w:rsid w:val="00CB6EB1"/>
    <w:rsid w:val="00CB6EF9"/>
    <w:rsid w:val="00CB7BDF"/>
    <w:rsid w:val="00CB7C6B"/>
    <w:rsid w:val="00CB7F59"/>
    <w:rsid w:val="00CC0689"/>
    <w:rsid w:val="00CC0FE4"/>
    <w:rsid w:val="00CC154D"/>
    <w:rsid w:val="00CC171F"/>
    <w:rsid w:val="00CC2806"/>
    <w:rsid w:val="00CC39FA"/>
    <w:rsid w:val="00CC499D"/>
    <w:rsid w:val="00CC49C3"/>
    <w:rsid w:val="00CC4DC7"/>
    <w:rsid w:val="00CC4EE9"/>
    <w:rsid w:val="00CC564D"/>
    <w:rsid w:val="00CC600C"/>
    <w:rsid w:val="00CC62EC"/>
    <w:rsid w:val="00CC6938"/>
    <w:rsid w:val="00CC716B"/>
    <w:rsid w:val="00CC723D"/>
    <w:rsid w:val="00CC7B81"/>
    <w:rsid w:val="00CD060D"/>
    <w:rsid w:val="00CD0CF3"/>
    <w:rsid w:val="00CD151B"/>
    <w:rsid w:val="00CD1A4E"/>
    <w:rsid w:val="00CD1BB3"/>
    <w:rsid w:val="00CD215A"/>
    <w:rsid w:val="00CD2729"/>
    <w:rsid w:val="00CD2761"/>
    <w:rsid w:val="00CD2978"/>
    <w:rsid w:val="00CD2C50"/>
    <w:rsid w:val="00CD2E7F"/>
    <w:rsid w:val="00CD3058"/>
    <w:rsid w:val="00CD3364"/>
    <w:rsid w:val="00CD35F5"/>
    <w:rsid w:val="00CD3650"/>
    <w:rsid w:val="00CD3983"/>
    <w:rsid w:val="00CD3C23"/>
    <w:rsid w:val="00CD406F"/>
    <w:rsid w:val="00CD4227"/>
    <w:rsid w:val="00CD43DE"/>
    <w:rsid w:val="00CD4436"/>
    <w:rsid w:val="00CD46DE"/>
    <w:rsid w:val="00CD494E"/>
    <w:rsid w:val="00CD5213"/>
    <w:rsid w:val="00CD5603"/>
    <w:rsid w:val="00CD5ADC"/>
    <w:rsid w:val="00CD5DF3"/>
    <w:rsid w:val="00CD5EF5"/>
    <w:rsid w:val="00CD66CF"/>
    <w:rsid w:val="00CD6ABB"/>
    <w:rsid w:val="00CD7B6E"/>
    <w:rsid w:val="00CD7D6B"/>
    <w:rsid w:val="00CE0132"/>
    <w:rsid w:val="00CE039B"/>
    <w:rsid w:val="00CE0835"/>
    <w:rsid w:val="00CE0BD6"/>
    <w:rsid w:val="00CE0C1C"/>
    <w:rsid w:val="00CE0FBE"/>
    <w:rsid w:val="00CE141D"/>
    <w:rsid w:val="00CE169B"/>
    <w:rsid w:val="00CE26CE"/>
    <w:rsid w:val="00CE2706"/>
    <w:rsid w:val="00CE2DF6"/>
    <w:rsid w:val="00CE3188"/>
    <w:rsid w:val="00CE318C"/>
    <w:rsid w:val="00CE3220"/>
    <w:rsid w:val="00CE3851"/>
    <w:rsid w:val="00CE3AF5"/>
    <w:rsid w:val="00CE453E"/>
    <w:rsid w:val="00CE456F"/>
    <w:rsid w:val="00CE4E22"/>
    <w:rsid w:val="00CE5480"/>
    <w:rsid w:val="00CE5814"/>
    <w:rsid w:val="00CE5B93"/>
    <w:rsid w:val="00CE65FF"/>
    <w:rsid w:val="00CE671D"/>
    <w:rsid w:val="00CE7299"/>
    <w:rsid w:val="00CE7445"/>
    <w:rsid w:val="00CE77AF"/>
    <w:rsid w:val="00CE78C2"/>
    <w:rsid w:val="00CF0084"/>
    <w:rsid w:val="00CF014B"/>
    <w:rsid w:val="00CF05FA"/>
    <w:rsid w:val="00CF1269"/>
    <w:rsid w:val="00CF1DF9"/>
    <w:rsid w:val="00CF204A"/>
    <w:rsid w:val="00CF2E49"/>
    <w:rsid w:val="00CF3106"/>
    <w:rsid w:val="00CF33B6"/>
    <w:rsid w:val="00CF3AD6"/>
    <w:rsid w:val="00CF3B9F"/>
    <w:rsid w:val="00CF3CD8"/>
    <w:rsid w:val="00CF3EFC"/>
    <w:rsid w:val="00CF4178"/>
    <w:rsid w:val="00CF42A8"/>
    <w:rsid w:val="00CF4D8C"/>
    <w:rsid w:val="00CF5369"/>
    <w:rsid w:val="00CF5B3A"/>
    <w:rsid w:val="00CF6E0F"/>
    <w:rsid w:val="00CF6F61"/>
    <w:rsid w:val="00CF70CF"/>
    <w:rsid w:val="00CF74E8"/>
    <w:rsid w:val="00CF7B49"/>
    <w:rsid w:val="00D000A7"/>
    <w:rsid w:val="00D00D5A"/>
    <w:rsid w:val="00D01F08"/>
    <w:rsid w:val="00D0207C"/>
    <w:rsid w:val="00D02101"/>
    <w:rsid w:val="00D02193"/>
    <w:rsid w:val="00D0304B"/>
    <w:rsid w:val="00D03E9E"/>
    <w:rsid w:val="00D04236"/>
    <w:rsid w:val="00D04AA2"/>
    <w:rsid w:val="00D0500B"/>
    <w:rsid w:val="00D05057"/>
    <w:rsid w:val="00D05B88"/>
    <w:rsid w:val="00D05C3E"/>
    <w:rsid w:val="00D065DF"/>
    <w:rsid w:val="00D06898"/>
    <w:rsid w:val="00D070B3"/>
    <w:rsid w:val="00D074CF"/>
    <w:rsid w:val="00D076D0"/>
    <w:rsid w:val="00D077B3"/>
    <w:rsid w:val="00D07D67"/>
    <w:rsid w:val="00D07E05"/>
    <w:rsid w:val="00D101D7"/>
    <w:rsid w:val="00D1022C"/>
    <w:rsid w:val="00D1072C"/>
    <w:rsid w:val="00D10929"/>
    <w:rsid w:val="00D10A4C"/>
    <w:rsid w:val="00D10C43"/>
    <w:rsid w:val="00D11334"/>
    <w:rsid w:val="00D11374"/>
    <w:rsid w:val="00D1165F"/>
    <w:rsid w:val="00D11854"/>
    <w:rsid w:val="00D11E50"/>
    <w:rsid w:val="00D11F61"/>
    <w:rsid w:val="00D13E5A"/>
    <w:rsid w:val="00D142D1"/>
    <w:rsid w:val="00D142F3"/>
    <w:rsid w:val="00D143E3"/>
    <w:rsid w:val="00D143EA"/>
    <w:rsid w:val="00D148D0"/>
    <w:rsid w:val="00D153BE"/>
    <w:rsid w:val="00D15B82"/>
    <w:rsid w:val="00D15F99"/>
    <w:rsid w:val="00D16308"/>
    <w:rsid w:val="00D16975"/>
    <w:rsid w:val="00D1698F"/>
    <w:rsid w:val="00D16C3F"/>
    <w:rsid w:val="00D16DE7"/>
    <w:rsid w:val="00D1772D"/>
    <w:rsid w:val="00D17C6E"/>
    <w:rsid w:val="00D17E0E"/>
    <w:rsid w:val="00D20076"/>
    <w:rsid w:val="00D2022B"/>
    <w:rsid w:val="00D20292"/>
    <w:rsid w:val="00D208C4"/>
    <w:rsid w:val="00D209C6"/>
    <w:rsid w:val="00D20A39"/>
    <w:rsid w:val="00D20B3B"/>
    <w:rsid w:val="00D2118A"/>
    <w:rsid w:val="00D2174F"/>
    <w:rsid w:val="00D21A7A"/>
    <w:rsid w:val="00D21C70"/>
    <w:rsid w:val="00D21E10"/>
    <w:rsid w:val="00D21EEA"/>
    <w:rsid w:val="00D22680"/>
    <w:rsid w:val="00D2268A"/>
    <w:rsid w:val="00D22CF3"/>
    <w:rsid w:val="00D22DE0"/>
    <w:rsid w:val="00D22F98"/>
    <w:rsid w:val="00D23717"/>
    <w:rsid w:val="00D23C39"/>
    <w:rsid w:val="00D23F84"/>
    <w:rsid w:val="00D2439E"/>
    <w:rsid w:val="00D244D9"/>
    <w:rsid w:val="00D24F0C"/>
    <w:rsid w:val="00D25A83"/>
    <w:rsid w:val="00D25DCA"/>
    <w:rsid w:val="00D2648A"/>
    <w:rsid w:val="00D26A28"/>
    <w:rsid w:val="00D26E55"/>
    <w:rsid w:val="00D26E9D"/>
    <w:rsid w:val="00D26FF5"/>
    <w:rsid w:val="00D27264"/>
    <w:rsid w:val="00D27278"/>
    <w:rsid w:val="00D2732F"/>
    <w:rsid w:val="00D27334"/>
    <w:rsid w:val="00D2733C"/>
    <w:rsid w:val="00D27BF6"/>
    <w:rsid w:val="00D30338"/>
    <w:rsid w:val="00D30749"/>
    <w:rsid w:val="00D30787"/>
    <w:rsid w:val="00D30ADB"/>
    <w:rsid w:val="00D30D70"/>
    <w:rsid w:val="00D31070"/>
    <w:rsid w:val="00D31349"/>
    <w:rsid w:val="00D31834"/>
    <w:rsid w:val="00D3187B"/>
    <w:rsid w:val="00D31E01"/>
    <w:rsid w:val="00D329DD"/>
    <w:rsid w:val="00D32F6A"/>
    <w:rsid w:val="00D336A0"/>
    <w:rsid w:val="00D33EB2"/>
    <w:rsid w:val="00D340AC"/>
    <w:rsid w:val="00D347D3"/>
    <w:rsid w:val="00D34B2E"/>
    <w:rsid w:val="00D34B8A"/>
    <w:rsid w:val="00D34C1A"/>
    <w:rsid w:val="00D34D36"/>
    <w:rsid w:val="00D34DFF"/>
    <w:rsid w:val="00D357B0"/>
    <w:rsid w:val="00D367B8"/>
    <w:rsid w:val="00D37A76"/>
    <w:rsid w:val="00D40324"/>
    <w:rsid w:val="00D40492"/>
    <w:rsid w:val="00D4098D"/>
    <w:rsid w:val="00D40A87"/>
    <w:rsid w:val="00D40C07"/>
    <w:rsid w:val="00D40D6B"/>
    <w:rsid w:val="00D41081"/>
    <w:rsid w:val="00D41637"/>
    <w:rsid w:val="00D41B29"/>
    <w:rsid w:val="00D42255"/>
    <w:rsid w:val="00D42C0B"/>
    <w:rsid w:val="00D442FD"/>
    <w:rsid w:val="00D4493B"/>
    <w:rsid w:val="00D44DAF"/>
    <w:rsid w:val="00D44F4E"/>
    <w:rsid w:val="00D455A3"/>
    <w:rsid w:val="00D45704"/>
    <w:rsid w:val="00D46526"/>
    <w:rsid w:val="00D469D1"/>
    <w:rsid w:val="00D473E6"/>
    <w:rsid w:val="00D47718"/>
    <w:rsid w:val="00D47BC0"/>
    <w:rsid w:val="00D47F2B"/>
    <w:rsid w:val="00D47FCE"/>
    <w:rsid w:val="00D50414"/>
    <w:rsid w:val="00D504EE"/>
    <w:rsid w:val="00D50A6D"/>
    <w:rsid w:val="00D50AEF"/>
    <w:rsid w:val="00D51D37"/>
    <w:rsid w:val="00D52099"/>
    <w:rsid w:val="00D5218E"/>
    <w:rsid w:val="00D5243B"/>
    <w:rsid w:val="00D53298"/>
    <w:rsid w:val="00D54158"/>
    <w:rsid w:val="00D54532"/>
    <w:rsid w:val="00D54750"/>
    <w:rsid w:val="00D549E2"/>
    <w:rsid w:val="00D54C99"/>
    <w:rsid w:val="00D54E3D"/>
    <w:rsid w:val="00D54E5C"/>
    <w:rsid w:val="00D55D75"/>
    <w:rsid w:val="00D55E3A"/>
    <w:rsid w:val="00D57456"/>
    <w:rsid w:val="00D601BE"/>
    <w:rsid w:val="00D60BB7"/>
    <w:rsid w:val="00D60C2D"/>
    <w:rsid w:val="00D60FC5"/>
    <w:rsid w:val="00D62011"/>
    <w:rsid w:val="00D6241F"/>
    <w:rsid w:val="00D637BF"/>
    <w:rsid w:val="00D639FD"/>
    <w:rsid w:val="00D63A78"/>
    <w:rsid w:val="00D63E5C"/>
    <w:rsid w:val="00D659B0"/>
    <w:rsid w:val="00D659E8"/>
    <w:rsid w:val="00D65A58"/>
    <w:rsid w:val="00D663AC"/>
    <w:rsid w:val="00D66925"/>
    <w:rsid w:val="00D66EEF"/>
    <w:rsid w:val="00D6739F"/>
    <w:rsid w:val="00D70177"/>
    <w:rsid w:val="00D70FCA"/>
    <w:rsid w:val="00D710A9"/>
    <w:rsid w:val="00D717FE"/>
    <w:rsid w:val="00D7180F"/>
    <w:rsid w:val="00D71B98"/>
    <w:rsid w:val="00D7295F"/>
    <w:rsid w:val="00D72C96"/>
    <w:rsid w:val="00D737C1"/>
    <w:rsid w:val="00D73C39"/>
    <w:rsid w:val="00D741AB"/>
    <w:rsid w:val="00D74742"/>
    <w:rsid w:val="00D75047"/>
    <w:rsid w:val="00D751AE"/>
    <w:rsid w:val="00D76391"/>
    <w:rsid w:val="00D769C7"/>
    <w:rsid w:val="00D76A91"/>
    <w:rsid w:val="00D77B31"/>
    <w:rsid w:val="00D77E6C"/>
    <w:rsid w:val="00D77EA6"/>
    <w:rsid w:val="00D800A4"/>
    <w:rsid w:val="00D801B1"/>
    <w:rsid w:val="00D802A8"/>
    <w:rsid w:val="00D81A27"/>
    <w:rsid w:val="00D823A8"/>
    <w:rsid w:val="00D83238"/>
    <w:rsid w:val="00D83250"/>
    <w:rsid w:val="00D836DC"/>
    <w:rsid w:val="00D836E9"/>
    <w:rsid w:val="00D83AE3"/>
    <w:rsid w:val="00D83B93"/>
    <w:rsid w:val="00D84783"/>
    <w:rsid w:val="00D84DCF"/>
    <w:rsid w:val="00D85E63"/>
    <w:rsid w:val="00D85EAE"/>
    <w:rsid w:val="00D86047"/>
    <w:rsid w:val="00D90125"/>
    <w:rsid w:val="00D90B52"/>
    <w:rsid w:val="00D91EB7"/>
    <w:rsid w:val="00D92607"/>
    <w:rsid w:val="00D92B07"/>
    <w:rsid w:val="00D92CD7"/>
    <w:rsid w:val="00D933F7"/>
    <w:rsid w:val="00D93864"/>
    <w:rsid w:val="00D943AB"/>
    <w:rsid w:val="00D95192"/>
    <w:rsid w:val="00D95B80"/>
    <w:rsid w:val="00D96534"/>
    <w:rsid w:val="00D967A9"/>
    <w:rsid w:val="00D967C3"/>
    <w:rsid w:val="00D9681B"/>
    <w:rsid w:val="00D96DBA"/>
    <w:rsid w:val="00D97C94"/>
    <w:rsid w:val="00D97CD9"/>
    <w:rsid w:val="00DA00A1"/>
    <w:rsid w:val="00DA00BC"/>
    <w:rsid w:val="00DA011E"/>
    <w:rsid w:val="00DA0143"/>
    <w:rsid w:val="00DA0997"/>
    <w:rsid w:val="00DA15F2"/>
    <w:rsid w:val="00DA19D8"/>
    <w:rsid w:val="00DA268D"/>
    <w:rsid w:val="00DA2865"/>
    <w:rsid w:val="00DA28F3"/>
    <w:rsid w:val="00DA2C67"/>
    <w:rsid w:val="00DA3907"/>
    <w:rsid w:val="00DA4103"/>
    <w:rsid w:val="00DA4A0D"/>
    <w:rsid w:val="00DA4A21"/>
    <w:rsid w:val="00DA4F1D"/>
    <w:rsid w:val="00DA50EB"/>
    <w:rsid w:val="00DA555C"/>
    <w:rsid w:val="00DA6462"/>
    <w:rsid w:val="00DA64A0"/>
    <w:rsid w:val="00DA64A2"/>
    <w:rsid w:val="00DA66F7"/>
    <w:rsid w:val="00DA67A2"/>
    <w:rsid w:val="00DA68EC"/>
    <w:rsid w:val="00DA6F19"/>
    <w:rsid w:val="00DA73E5"/>
    <w:rsid w:val="00DA7B3B"/>
    <w:rsid w:val="00DA7C05"/>
    <w:rsid w:val="00DA7D7E"/>
    <w:rsid w:val="00DA7E4F"/>
    <w:rsid w:val="00DB067B"/>
    <w:rsid w:val="00DB09E1"/>
    <w:rsid w:val="00DB0C28"/>
    <w:rsid w:val="00DB0EC7"/>
    <w:rsid w:val="00DB1385"/>
    <w:rsid w:val="00DB16AB"/>
    <w:rsid w:val="00DB1DDC"/>
    <w:rsid w:val="00DB1F3F"/>
    <w:rsid w:val="00DB24E7"/>
    <w:rsid w:val="00DB28A3"/>
    <w:rsid w:val="00DB2D91"/>
    <w:rsid w:val="00DB318A"/>
    <w:rsid w:val="00DB36E2"/>
    <w:rsid w:val="00DB3705"/>
    <w:rsid w:val="00DB3FEF"/>
    <w:rsid w:val="00DB4213"/>
    <w:rsid w:val="00DB42BB"/>
    <w:rsid w:val="00DB4475"/>
    <w:rsid w:val="00DB4CC0"/>
    <w:rsid w:val="00DB53FD"/>
    <w:rsid w:val="00DB561B"/>
    <w:rsid w:val="00DB57C8"/>
    <w:rsid w:val="00DB604C"/>
    <w:rsid w:val="00DB6524"/>
    <w:rsid w:val="00DB6920"/>
    <w:rsid w:val="00DB6CCC"/>
    <w:rsid w:val="00DB71EB"/>
    <w:rsid w:val="00DB729E"/>
    <w:rsid w:val="00DB730F"/>
    <w:rsid w:val="00DB7602"/>
    <w:rsid w:val="00DB77BC"/>
    <w:rsid w:val="00DC0396"/>
    <w:rsid w:val="00DC05E9"/>
    <w:rsid w:val="00DC0B78"/>
    <w:rsid w:val="00DC0D2D"/>
    <w:rsid w:val="00DC0DA5"/>
    <w:rsid w:val="00DC1799"/>
    <w:rsid w:val="00DC17EB"/>
    <w:rsid w:val="00DC1808"/>
    <w:rsid w:val="00DC1D46"/>
    <w:rsid w:val="00DC2180"/>
    <w:rsid w:val="00DC3644"/>
    <w:rsid w:val="00DC37FD"/>
    <w:rsid w:val="00DC39DD"/>
    <w:rsid w:val="00DC3B70"/>
    <w:rsid w:val="00DC41F9"/>
    <w:rsid w:val="00DC4326"/>
    <w:rsid w:val="00DC481A"/>
    <w:rsid w:val="00DC4829"/>
    <w:rsid w:val="00DC4B72"/>
    <w:rsid w:val="00DC52A0"/>
    <w:rsid w:val="00DC60E5"/>
    <w:rsid w:val="00DC62C0"/>
    <w:rsid w:val="00DC67A3"/>
    <w:rsid w:val="00DC6BAF"/>
    <w:rsid w:val="00DC7120"/>
    <w:rsid w:val="00DC72D6"/>
    <w:rsid w:val="00DC7435"/>
    <w:rsid w:val="00DC7F56"/>
    <w:rsid w:val="00DD1971"/>
    <w:rsid w:val="00DD1BE0"/>
    <w:rsid w:val="00DD2259"/>
    <w:rsid w:val="00DD228B"/>
    <w:rsid w:val="00DD2616"/>
    <w:rsid w:val="00DD271E"/>
    <w:rsid w:val="00DD2853"/>
    <w:rsid w:val="00DD2D0B"/>
    <w:rsid w:val="00DD2FC6"/>
    <w:rsid w:val="00DD4249"/>
    <w:rsid w:val="00DD44D7"/>
    <w:rsid w:val="00DD47EC"/>
    <w:rsid w:val="00DD4C4D"/>
    <w:rsid w:val="00DD4E9C"/>
    <w:rsid w:val="00DD5767"/>
    <w:rsid w:val="00DD5C18"/>
    <w:rsid w:val="00DD6149"/>
    <w:rsid w:val="00DD6805"/>
    <w:rsid w:val="00DD6980"/>
    <w:rsid w:val="00DD732A"/>
    <w:rsid w:val="00DD74BD"/>
    <w:rsid w:val="00DE0AD1"/>
    <w:rsid w:val="00DE10D6"/>
    <w:rsid w:val="00DE2038"/>
    <w:rsid w:val="00DE2271"/>
    <w:rsid w:val="00DE27C2"/>
    <w:rsid w:val="00DE2A79"/>
    <w:rsid w:val="00DE3438"/>
    <w:rsid w:val="00DE4624"/>
    <w:rsid w:val="00DE487A"/>
    <w:rsid w:val="00DE48E5"/>
    <w:rsid w:val="00DE49F4"/>
    <w:rsid w:val="00DE5C22"/>
    <w:rsid w:val="00DE62C6"/>
    <w:rsid w:val="00DE6408"/>
    <w:rsid w:val="00DE6536"/>
    <w:rsid w:val="00DE708D"/>
    <w:rsid w:val="00DE74F3"/>
    <w:rsid w:val="00DE77F1"/>
    <w:rsid w:val="00DE7921"/>
    <w:rsid w:val="00DF0293"/>
    <w:rsid w:val="00DF07BD"/>
    <w:rsid w:val="00DF09FD"/>
    <w:rsid w:val="00DF1376"/>
    <w:rsid w:val="00DF15D0"/>
    <w:rsid w:val="00DF1AF9"/>
    <w:rsid w:val="00DF1B87"/>
    <w:rsid w:val="00DF1EC8"/>
    <w:rsid w:val="00DF294D"/>
    <w:rsid w:val="00DF2C44"/>
    <w:rsid w:val="00DF2F36"/>
    <w:rsid w:val="00DF37E7"/>
    <w:rsid w:val="00DF3A76"/>
    <w:rsid w:val="00DF3CE9"/>
    <w:rsid w:val="00DF3FFE"/>
    <w:rsid w:val="00DF40BB"/>
    <w:rsid w:val="00DF41D3"/>
    <w:rsid w:val="00DF5225"/>
    <w:rsid w:val="00DF5302"/>
    <w:rsid w:val="00DF607F"/>
    <w:rsid w:val="00DF61C6"/>
    <w:rsid w:val="00DF6221"/>
    <w:rsid w:val="00DF6D11"/>
    <w:rsid w:val="00DF6E0F"/>
    <w:rsid w:val="00DF764F"/>
    <w:rsid w:val="00DF7DCB"/>
    <w:rsid w:val="00E00758"/>
    <w:rsid w:val="00E00759"/>
    <w:rsid w:val="00E00968"/>
    <w:rsid w:val="00E00996"/>
    <w:rsid w:val="00E0112E"/>
    <w:rsid w:val="00E019D4"/>
    <w:rsid w:val="00E01CFF"/>
    <w:rsid w:val="00E020D6"/>
    <w:rsid w:val="00E02BF9"/>
    <w:rsid w:val="00E037AE"/>
    <w:rsid w:val="00E03F37"/>
    <w:rsid w:val="00E046AD"/>
    <w:rsid w:val="00E04756"/>
    <w:rsid w:val="00E04C56"/>
    <w:rsid w:val="00E04C6B"/>
    <w:rsid w:val="00E05245"/>
    <w:rsid w:val="00E061F7"/>
    <w:rsid w:val="00E07010"/>
    <w:rsid w:val="00E07C98"/>
    <w:rsid w:val="00E10588"/>
    <w:rsid w:val="00E10717"/>
    <w:rsid w:val="00E10C10"/>
    <w:rsid w:val="00E10DBC"/>
    <w:rsid w:val="00E110B3"/>
    <w:rsid w:val="00E113E1"/>
    <w:rsid w:val="00E11452"/>
    <w:rsid w:val="00E11CD8"/>
    <w:rsid w:val="00E11FCD"/>
    <w:rsid w:val="00E12533"/>
    <w:rsid w:val="00E12600"/>
    <w:rsid w:val="00E12686"/>
    <w:rsid w:val="00E12FD5"/>
    <w:rsid w:val="00E13059"/>
    <w:rsid w:val="00E1305A"/>
    <w:rsid w:val="00E13D35"/>
    <w:rsid w:val="00E13F5D"/>
    <w:rsid w:val="00E1469E"/>
    <w:rsid w:val="00E14735"/>
    <w:rsid w:val="00E14B6C"/>
    <w:rsid w:val="00E14BCD"/>
    <w:rsid w:val="00E14E3F"/>
    <w:rsid w:val="00E15AE1"/>
    <w:rsid w:val="00E15BA4"/>
    <w:rsid w:val="00E15F22"/>
    <w:rsid w:val="00E1655D"/>
    <w:rsid w:val="00E16865"/>
    <w:rsid w:val="00E16F1A"/>
    <w:rsid w:val="00E17242"/>
    <w:rsid w:val="00E178D3"/>
    <w:rsid w:val="00E178D4"/>
    <w:rsid w:val="00E17D42"/>
    <w:rsid w:val="00E201C9"/>
    <w:rsid w:val="00E2055A"/>
    <w:rsid w:val="00E20FFD"/>
    <w:rsid w:val="00E21379"/>
    <w:rsid w:val="00E21CBA"/>
    <w:rsid w:val="00E21E49"/>
    <w:rsid w:val="00E21F1F"/>
    <w:rsid w:val="00E220CC"/>
    <w:rsid w:val="00E223C0"/>
    <w:rsid w:val="00E22A88"/>
    <w:rsid w:val="00E2311D"/>
    <w:rsid w:val="00E233D3"/>
    <w:rsid w:val="00E248DF"/>
    <w:rsid w:val="00E24E08"/>
    <w:rsid w:val="00E251C8"/>
    <w:rsid w:val="00E264DE"/>
    <w:rsid w:val="00E268AA"/>
    <w:rsid w:val="00E26995"/>
    <w:rsid w:val="00E303CA"/>
    <w:rsid w:val="00E304AC"/>
    <w:rsid w:val="00E307B0"/>
    <w:rsid w:val="00E30EEF"/>
    <w:rsid w:val="00E3116B"/>
    <w:rsid w:val="00E3116D"/>
    <w:rsid w:val="00E3119D"/>
    <w:rsid w:val="00E31398"/>
    <w:rsid w:val="00E31A24"/>
    <w:rsid w:val="00E31AF8"/>
    <w:rsid w:val="00E31CFC"/>
    <w:rsid w:val="00E32406"/>
    <w:rsid w:val="00E3321B"/>
    <w:rsid w:val="00E33D7B"/>
    <w:rsid w:val="00E34585"/>
    <w:rsid w:val="00E346E0"/>
    <w:rsid w:val="00E34DFC"/>
    <w:rsid w:val="00E34F61"/>
    <w:rsid w:val="00E357C6"/>
    <w:rsid w:val="00E35E17"/>
    <w:rsid w:val="00E35FD3"/>
    <w:rsid w:val="00E363A3"/>
    <w:rsid w:val="00E37523"/>
    <w:rsid w:val="00E377B0"/>
    <w:rsid w:val="00E379C9"/>
    <w:rsid w:val="00E37AEA"/>
    <w:rsid w:val="00E40376"/>
    <w:rsid w:val="00E40B1E"/>
    <w:rsid w:val="00E41005"/>
    <w:rsid w:val="00E41440"/>
    <w:rsid w:val="00E41B6F"/>
    <w:rsid w:val="00E41FEA"/>
    <w:rsid w:val="00E4216D"/>
    <w:rsid w:val="00E42477"/>
    <w:rsid w:val="00E424DD"/>
    <w:rsid w:val="00E4250D"/>
    <w:rsid w:val="00E43102"/>
    <w:rsid w:val="00E431EA"/>
    <w:rsid w:val="00E4326C"/>
    <w:rsid w:val="00E434D6"/>
    <w:rsid w:val="00E43A78"/>
    <w:rsid w:val="00E44A02"/>
    <w:rsid w:val="00E44B41"/>
    <w:rsid w:val="00E44D9E"/>
    <w:rsid w:val="00E45676"/>
    <w:rsid w:val="00E45B2A"/>
    <w:rsid w:val="00E45CF4"/>
    <w:rsid w:val="00E45EBD"/>
    <w:rsid w:val="00E46A1E"/>
    <w:rsid w:val="00E46B8D"/>
    <w:rsid w:val="00E47314"/>
    <w:rsid w:val="00E47507"/>
    <w:rsid w:val="00E47957"/>
    <w:rsid w:val="00E5032D"/>
    <w:rsid w:val="00E506DC"/>
    <w:rsid w:val="00E50C6B"/>
    <w:rsid w:val="00E51003"/>
    <w:rsid w:val="00E5141B"/>
    <w:rsid w:val="00E51523"/>
    <w:rsid w:val="00E51566"/>
    <w:rsid w:val="00E5169A"/>
    <w:rsid w:val="00E51D78"/>
    <w:rsid w:val="00E52BCA"/>
    <w:rsid w:val="00E537A0"/>
    <w:rsid w:val="00E5384D"/>
    <w:rsid w:val="00E5433F"/>
    <w:rsid w:val="00E543B1"/>
    <w:rsid w:val="00E54DA2"/>
    <w:rsid w:val="00E55457"/>
    <w:rsid w:val="00E55B87"/>
    <w:rsid w:val="00E55EBC"/>
    <w:rsid w:val="00E5635F"/>
    <w:rsid w:val="00E56524"/>
    <w:rsid w:val="00E56C68"/>
    <w:rsid w:val="00E57144"/>
    <w:rsid w:val="00E5729B"/>
    <w:rsid w:val="00E5762B"/>
    <w:rsid w:val="00E57E1A"/>
    <w:rsid w:val="00E60FF3"/>
    <w:rsid w:val="00E614FD"/>
    <w:rsid w:val="00E615BD"/>
    <w:rsid w:val="00E61658"/>
    <w:rsid w:val="00E61A82"/>
    <w:rsid w:val="00E61AA2"/>
    <w:rsid w:val="00E61D54"/>
    <w:rsid w:val="00E62A66"/>
    <w:rsid w:val="00E632CD"/>
    <w:rsid w:val="00E63474"/>
    <w:rsid w:val="00E63500"/>
    <w:rsid w:val="00E6385E"/>
    <w:rsid w:val="00E6545D"/>
    <w:rsid w:val="00E65632"/>
    <w:rsid w:val="00E66487"/>
    <w:rsid w:val="00E66998"/>
    <w:rsid w:val="00E66AB8"/>
    <w:rsid w:val="00E676F0"/>
    <w:rsid w:val="00E67E45"/>
    <w:rsid w:val="00E7000B"/>
    <w:rsid w:val="00E713A5"/>
    <w:rsid w:val="00E71AE5"/>
    <w:rsid w:val="00E7247B"/>
    <w:rsid w:val="00E72749"/>
    <w:rsid w:val="00E72D1C"/>
    <w:rsid w:val="00E73130"/>
    <w:rsid w:val="00E742BC"/>
    <w:rsid w:val="00E74655"/>
    <w:rsid w:val="00E74E05"/>
    <w:rsid w:val="00E751A3"/>
    <w:rsid w:val="00E759C3"/>
    <w:rsid w:val="00E765E5"/>
    <w:rsid w:val="00E77789"/>
    <w:rsid w:val="00E77957"/>
    <w:rsid w:val="00E807E1"/>
    <w:rsid w:val="00E81459"/>
    <w:rsid w:val="00E81AA5"/>
    <w:rsid w:val="00E82669"/>
    <w:rsid w:val="00E8266A"/>
    <w:rsid w:val="00E8317C"/>
    <w:rsid w:val="00E83263"/>
    <w:rsid w:val="00E832FF"/>
    <w:rsid w:val="00E835D0"/>
    <w:rsid w:val="00E83DFF"/>
    <w:rsid w:val="00E842C1"/>
    <w:rsid w:val="00E84691"/>
    <w:rsid w:val="00E84D66"/>
    <w:rsid w:val="00E8545C"/>
    <w:rsid w:val="00E85551"/>
    <w:rsid w:val="00E86126"/>
    <w:rsid w:val="00E86527"/>
    <w:rsid w:val="00E86818"/>
    <w:rsid w:val="00E8758C"/>
    <w:rsid w:val="00E8778F"/>
    <w:rsid w:val="00E87BAB"/>
    <w:rsid w:val="00E87EDC"/>
    <w:rsid w:val="00E90119"/>
    <w:rsid w:val="00E90504"/>
    <w:rsid w:val="00E91503"/>
    <w:rsid w:val="00E91C64"/>
    <w:rsid w:val="00E92084"/>
    <w:rsid w:val="00E92B4B"/>
    <w:rsid w:val="00E92B95"/>
    <w:rsid w:val="00E93797"/>
    <w:rsid w:val="00E944AA"/>
    <w:rsid w:val="00E94D26"/>
    <w:rsid w:val="00E94F2B"/>
    <w:rsid w:val="00E95455"/>
    <w:rsid w:val="00E9558C"/>
    <w:rsid w:val="00E95BA9"/>
    <w:rsid w:val="00E96556"/>
    <w:rsid w:val="00E969E0"/>
    <w:rsid w:val="00E96C11"/>
    <w:rsid w:val="00E96D56"/>
    <w:rsid w:val="00E97310"/>
    <w:rsid w:val="00E973ED"/>
    <w:rsid w:val="00E97ED9"/>
    <w:rsid w:val="00EA1193"/>
    <w:rsid w:val="00EA15D2"/>
    <w:rsid w:val="00EA178B"/>
    <w:rsid w:val="00EA1931"/>
    <w:rsid w:val="00EA1EDD"/>
    <w:rsid w:val="00EA24B8"/>
    <w:rsid w:val="00EA2ECB"/>
    <w:rsid w:val="00EA33F6"/>
    <w:rsid w:val="00EA39ED"/>
    <w:rsid w:val="00EA422A"/>
    <w:rsid w:val="00EA4492"/>
    <w:rsid w:val="00EA4557"/>
    <w:rsid w:val="00EA4CDA"/>
    <w:rsid w:val="00EA4E9A"/>
    <w:rsid w:val="00EA54E8"/>
    <w:rsid w:val="00EA5AB9"/>
    <w:rsid w:val="00EA5C7D"/>
    <w:rsid w:val="00EA5F8C"/>
    <w:rsid w:val="00EA6809"/>
    <w:rsid w:val="00EA6CDE"/>
    <w:rsid w:val="00EA6F0E"/>
    <w:rsid w:val="00EA791A"/>
    <w:rsid w:val="00EB017E"/>
    <w:rsid w:val="00EB0611"/>
    <w:rsid w:val="00EB073F"/>
    <w:rsid w:val="00EB0B7E"/>
    <w:rsid w:val="00EB0B9C"/>
    <w:rsid w:val="00EB1829"/>
    <w:rsid w:val="00EB1D93"/>
    <w:rsid w:val="00EB27A9"/>
    <w:rsid w:val="00EB2B29"/>
    <w:rsid w:val="00EB371B"/>
    <w:rsid w:val="00EB3B44"/>
    <w:rsid w:val="00EB3B9D"/>
    <w:rsid w:val="00EB3D90"/>
    <w:rsid w:val="00EB40BE"/>
    <w:rsid w:val="00EB44E7"/>
    <w:rsid w:val="00EB4A95"/>
    <w:rsid w:val="00EB4C14"/>
    <w:rsid w:val="00EB4D81"/>
    <w:rsid w:val="00EB5318"/>
    <w:rsid w:val="00EB55E4"/>
    <w:rsid w:val="00EB5E02"/>
    <w:rsid w:val="00EB6465"/>
    <w:rsid w:val="00EB66E8"/>
    <w:rsid w:val="00EB6D39"/>
    <w:rsid w:val="00EB773F"/>
    <w:rsid w:val="00EB784D"/>
    <w:rsid w:val="00EB7CFC"/>
    <w:rsid w:val="00EB7F57"/>
    <w:rsid w:val="00EC0306"/>
    <w:rsid w:val="00EC08C9"/>
    <w:rsid w:val="00EC0D3E"/>
    <w:rsid w:val="00EC20C2"/>
    <w:rsid w:val="00EC2CE1"/>
    <w:rsid w:val="00EC31AB"/>
    <w:rsid w:val="00EC3553"/>
    <w:rsid w:val="00EC36B8"/>
    <w:rsid w:val="00EC36B9"/>
    <w:rsid w:val="00EC3FD0"/>
    <w:rsid w:val="00EC4291"/>
    <w:rsid w:val="00EC46DD"/>
    <w:rsid w:val="00EC4A4E"/>
    <w:rsid w:val="00EC4C3E"/>
    <w:rsid w:val="00EC5806"/>
    <w:rsid w:val="00EC5EC5"/>
    <w:rsid w:val="00EC6608"/>
    <w:rsid w:val="00EC680F"/>
    <w:rsid w:val="00EC6839"/>
    <w:rsid w:val="00EC6B9B"/>
    <w:rsid w:val="00EC6F5C"/>
    <w:rsid w:val="00EC725D"/>
    <w:rsid w:val="00EC762D"/>
    <w:rsid w:val="00EC7CDB"/>
    <w:rsid w:val="00ED03A0"/>
    <w:rsid w:val="00ED0593"/>
    <w:rsid w:val="00ED06E4"/>
    <w:rsid w:val="00ED0C5E"/>
    <w:rsid w:val="00ED0E56"/>
    <w:rsid w:val="00ED0E9D"/>
    <w:rsid w:val="00ED15FD"/>
    <w:rsid w:val="00ED170D"/>
    <w:rsid w:val="00ED17B9"/>
    <w:rsid w:val="00ED1B7F"/>
    <w:rsid w:val="00ED2112"/>
    <w:rsid w:val="00ED2B90"/>
    <w:rsid w:val="00ED30CA"/>
    <w:rsid w:val="00ED359D"/>
    <w:rsid w:val="00ED3A89"/>
    <w:rsid w:val="00ED4581"/>
    <w:rsid w:val="00ED4CAB"/>
    <w:rsid w:val="00ED4D6C"/>
    <w:rsid w:val="00ED5F26"/>
    <w:rsid w:val="00ED5FDB"/>
    <w:rsid w:val="00ED6370"/>
    <w:rsid w:val="00ED67E5"/>
    <w:rsid w:val="00ED72F6"/>
    <w:rsid w:val="00ED78AB"/>
    <w:rsid w:val="00ED7FED"/>
    <w:rsid w:val="00EE0082"/>
    <w:rsid w:val="00EE05DD"/>
    <w:rsid w:val="00EE0759"/>
    <w:rsid w:val="00EE07E5"/>
    <w:rsid w:val="00EE11ED"/>
    <w:rsid w:val="00EE13E0"/>
    <w:rsid w:val="00EE1737"/>
    <w:rsid w:val="00EE183D"/>
    <w:rsid w:val="00EE188C"/>
    <w:rsid w:val="00EE1D75"/>
    <w:rsid w:val="00EE1F31"/>
    <w:rsid w:val="00EE21C0"/>
    <w:rsid w:val="00EE2370"/>
    <w:rsid w:val="00EE24F7"/>
    <w:rsid w:val="00EE251C"/>
    <w:rsid w:val="00EE2A31"/>
    <w:rsid w:val="00EE2C68"/>
    <w:rsid w:val="00EE2F0A"/>
    <w:rsid w:val="00EE328D"/>
    <w:rsid w:val="00EE346A"/>
    <w:rsid w:val="00EE37AE"/>
    <w:rsid w:val="00EE45F9"/>
    <w:rsid w:val="00EE499F"/>
    <w:rsid w:val="00EE4B09"/>
    <w:rsid w:val="00EE5501"/>
    <w:rsid w:val="00EE5755"/>
    <w:rsid w:val="00EE5E2D"/>
    <w:rsid w:val="00EE60E0"/>
    <w:rsid w:val="00EE706A"/>
    <w:rsid w:val="00EE70A0"/>
    <w:rsid w:val="00EE7520"/>
    <w:rsid w:val="00EE7A8B"/>
    <w:rsid w:val="00EE7B91"/>
    <w:rsid w:val="00EE7E62"/>
    <w:rsid w:val="00EE7E81"/>
    <w:rsid w:val="00EF0149"/>
    <w:rsid w:val="00EF1B2F"/>
    <w:rsid w:val="00EF1CBE"/>
    <w:rsid w:val="00EF1D0F"/>
    <w:rsid w:val="00EF2690"/>
    <w:rsid w:val="00EF2BE8"/>
    <w:rsid w:val="00EF3236"/>
    <w:rsid w:val="00EF36A7"/>
    <w:rsid w:val="00EF37FF"/>
    <w:rsid w:val="00EF3B59"/>
    <w:rsid w:val="00EF3BEE"/>
    <w:rsid w:val="00EF4233"/>
    <w:rsid w:val="00EF44D8"/>
    <w:rsid w:val="00EF593C"/>
    <w:rsid w:val="00EF5AC1"/>
    <w:rsid w:val="00EF5E8B"/>
    <w:rsid w:val="00EF65B1"/>
    <w:rsid w:val="00EF6B66"/>
    <w:rsid w:val="00EF6D9D"/>
    <w:rsid w:val="00EF70D4"/>
    <w:rsid w:val="00EF75B1"/>
    <w:rsid w:val="00EF7CBE"/>
    <w:rsid w:val="00F004DF"/>
    <w:rsid w:val="00F017DF"/>
    <w:rsid w:val="00F019FD"/>
    <w:rsid w:val="00F01C9E"/>
    <w:rsid w:val="00F02142"/>
    <w:rsid w:val="00F0270E"/>
    <w:rsid w:val="00F028CC"/>
    <w:rsid w:val="00F02A17"/>
    <w:rsid w:val="00F03713"/>
    <w:rsid w:val="00F037D2"/>
    <w:rsid w:val="00F03B89"/>
    <w:rsid w:val="00F03F69"/>
    <w:rsid w:val="00F040EB"/>
    <w:rsid w:val="00F042F0"/>
    <w:rsid w:val="00F0493A"/>
    <w:rsid w:val="00F04A54"/>
    <w:rsid w:val="00F056AF"/>
    <w:rsid w:val="00F05D4C"/>
    <w:rsid w:val="00F05F6D"/>
    <w:rsid w:val="00F05FAC"/>
    <w:rsid w:val="00F06251"/>
    <w:rsid w:val="00F06B62"/>
    <w:rsid w:val="00F06D28"/>
    <w:rsid w:val="00F06D6F"/>
    <w:rsid w:val="00F07639"/>
    <w:rsid w:val="00F07C23"/>
    <w:rsid w:val="00F07CB1"/>
    <w:rsid w:val="00F101F7"/>
    <w:rsid w:val="00F10D48"/>
    <w:rsid w:val="00F10EB8"/>
    <w:rsid w:val="00F10FC7"/>
    <w:rsid w:val="00F117EE"/>
    <w:rsid w:val="00F119DE"/>
    <w:rsid w:val="00F11CC0"/>
    <w:rsid w:val="00F127E4"/>
    <w:rsid w:val="00F12806"/>
    <w:rsid w:val="00F12ACE"/>
    <w:rsid w:val="00F138A7"/>
    <w:rsid w:val="00F13C3C"/>
    <w:rsid w:val="00F13C6F"/>
    <w:rsid w:val="00F13DC0"/>
    <w:rsid w:val="00F14773"/>
    <w:rsid w:val="00F156EC"/>
    <w:rsid w:val="00F158D9"/>
    <w:rsid w:val="00F15949"/>
    <w:rsid w:val="00F16199"/>
    <w:rsid w:val="00F170AC"/>
    <w:rsid w:val="00F17C41"/>
    <w:rsid w:val="00F20823"/>
    <w:rsid w:val="00F21592"/>
    <w:rsid w:val="00F215B8"/>
    <w:rsid w:val="00F215CA"/>
    <w:rsid w:val="00F21E26"/>
    <w:rsid w:val="00F22AEA"/>
    <w:rsid w:val="00F22F50"/>
    <w:rsid w:val="00F233E8"/>
    <w:rsid w:val="00F2472A"/>
    <w:rsid w:val="00F24A5D"/>
    <w:rsid w:val="00F24B01"/>
    <w:rsid w:val="00F24E3B"/>
    <w:rsid w:val="00F250E8"/>
    <w:rsid w:val="00F2562B"/>
    <w:rsid w:val="00F259A0"/>
    <w:rsid w:val="00F25D60"/>
    <w:rsid w:val="00F25DAD"/>
    <w:rsid w:val="00F26449"/>
    <w:rsid w:val="00F265E0"/>
    <w:rsid w:val="00F26DEF"/>
    <w:rsid w:val="00F270A3"/>
    <w:rsid w:val="00F2764F"/>
    <w:rsid w:val="00F30276"/>
    <w:rsid w:val="00F303AD"/>
    <w:rsid w:val="00F303B0"/>
    <w:rsid w:val="00F303D5"/>
    <w:rsid w:val="00F3185F"/>
    <w:rsid w:val="00F31B72"/>
    <w:rsid w:val="00F323C3"/>
    <w:rsid w:val="00F326DF"/>
    <w:rsid w:val="00F334D5"/>
    <w:rsid w:val="00F33B4F"/>
    <w:rsid w:val="00F34143"/>
    <w:rsid w:val="00F34169"/>
    <w:rsid w:val="00F34837"/>
    <w:rsid w:val="00F348F5"/>
    <w:rsid w:val="00F34FCB"/>
    <w:rsid w:val="00F35906"/>
    <w:rsid w:val="00F35AA8"/>
    <w:rsid w:val="00F35E3E"/>
    <w:rsid w:val="00F365AA"/>
    <w:rsid w:val="00F36C12"/>
    <w:rsid w:val="00F36EB6"/>
    <w:rsid w:val="00F37643"/>
    <w:rsid w:val="00F401A1"/>
    <w:rsid w:val="00F40FCF"/>
    <w:rsid w:val="00F410A7"/>
    <w:rsid w:val="00F41733"/>
    <w:rsid w:val="00F41A65"/>
    <w:rsid w:val="00F4200A"/>
    <w:rsid w:val="00F42594"/>
    <w:rsid w:val="00F4337E"/>
    <w:rsid w:val="00F43715"/>
    <w:rsid w:val="00F43E2F"/>
    <w:rsid w:val="00F43E38"/>
    <w:rsid w:val="00F44D31"/>
    <w:rsid w:val="00F453EE"/>
    <w:rsid w:val="00F4575E"/>
    <w:rsid w:val="00F46544"/>
    <w:rsid w:val="00F468C1"/>
    <w:rsid w:val="00F46B90"/>
    <w:rsid w:val="00F46C34"/>
    <w:rsid w:val="00F478FE"/>
    <w:rsid w:val="00F47DA0"/>
    <w:rsid w:val="00F47F40"/>
    <w:rsid w:val="00F5052D"/>
    <w:rsid w:val="00F5059C"/>
    <w:rsid w:val="00F508C0"/>
    <w:rsid w:val="00F50B82"/>
    <w:rsid w:val="00F510AD"/>
    <w:rsid w:val="00F51107"/>
    <w:rsid w:val="00F512B6"/>
    <w:rsid w:val="00F516BF"/>
    <w:rsid w:val="00F516E3"/>
    <w:rsid w:val="00F519D7"/>
    <w:rsid w:val="00F51A38"/>
    <w:rsid w:val="00F5202A"/>
    <w:rsid w:val="00F521FB"/>
    <w:rsid w:val="00F52331"/>
    <w:rsid w:val="00F52885"/>
    <w:rsid w:val="00F528B2"/>
    <w:rsid w:val="00F53393"/>
    <w:rsid w:val="00F533BA"/>
    <w:rsid w:val="00F53548"/>
    <w:rsid w:val="00F538FC"/>
    <w:rsid w:val="00F5432D"/>
    <w:rsid w:val="00F5448F"/>
    <w:rsid w:val="00F544D8"/>
    <w:rsid w:val="00F545A8"/>
    <w:rsid w:val="00F54B18"/>
    <w:rsid w:val="00F56514"/>
    <w:rsid w:val="00F56785"/>
    <w:rsid w:val="00F5678D"/>
    <w:rsid w:val="00F567C1"/>
    <w:rsid w:val="00F56ACD"/>
    <w:rsid w:val="00F56CEA"/>
    <w:rsid w:val="00F57115"/>
    <w:rsid w:val="00F578C1"/>
    <w:rsid w:val="00F57CAE"/>
    <w:rsid w:val="00F60045"/>
    <w:rsid w:val="00F608F7"/>
    <w:rsid w:val="00F609FF"/>
    <w:rsid w:val="00F60CAB"/>
    <w:rsid w:val="00F6137D"/>
    <w:rsid w:val="00F6162D"/>
    <w:rsid w:val="00F61D8A"/>
    <w:rsid w:val="00F61DE5"/>
    <w:rsid w:val="00F62266"/>
    <w:rsid w:val="00F62AD9"/>
    <w:rsid w:val="00F62E96"/>
    <w:rsid w:val="00F62F5F"/>
    <w:rsid w:val="00F63433"/>
    <w:rsid w:val="00F635F8"/>
    <w:rsid w:val="00F6371C"/>
    <w:rsid w:val="00F63A28"/>
    <w:rsid w:val="00F63DCE"/>
    <w:rsid w:val="00F63F44"/>
    <w:rsid w:val="00F645C1"/>
    <w:rsid w:val="00F645C6"/>
    <w:rsid w:val="00F65E7B"/>
    <w:rsid w:val="00F66913"/>
    <w:rsid w:val="00F66D79"/>
    <w:rsid w:val="00F67005"/>
    <w:rsid w:val="00F6748A"/>
    <w:rsid w:val="00F704D8"/>
    <w:rsid w:val="00F7083E"/>
    <w:rsid w:val="00F70F6A"/>
    <w:rsid w:val="00F7115E"/>
    <w:rsid w:val="00F7169F"/>
    <w:rsid w:val="00F7226F"/>
    <w:rsid w:val="00F72A82"/>
    <w:rsid w:val="00F72CBC"/>
    <w:rsid w:val="00F73144"/>
    <w:rsid w:val="00F73683"/>
    <w:rsid w:val="00F73EB8"/>
    <w:rsid w:val="00F7549F"/>
    <w:rsid w:val="00F75596"/>
    <w:rsid w:val="00F771E1"/>
    <w:rsid w:val="00F779DD"/>
    <w:rsid w:val="00F77DE9"/>
    <w:rsid w:val="00F77E7E"/>
    <w:rsid w:val="00F803D3"/>
    <w:rsid w:val="00F80693"/>
    <w:rsid w:val="00F80FDC"/>
    <w:rsid w:val="00F818E1"/>
    <w:rsid w:val="00F81DE2"/>
    <w:rsid w:val="00F825B5"/>
    <w:rsid w:val="00F82CB0"/>
    <w:rsid w:val="00F82E6B"/>
    <w:rsid w:val="00F82F17"/>
    <w:rsid w:val="00F830FF"/>
    <w:rsid w:val="00F836CA"/>
    <w:rsid w:val="00F8391C"/>
    <w:rsid w:val="00F83E8E"/>
    <w:rsid w:val="00F84C42"/>
    <w:rsid w:val="00F84F6D"/>
    <w:rsid w:val="00F850AC"/>
    <w:rsid w:val="00F85CB6"/>
    <w:rsid w:val="00F85F22"/>
    <w:rsid w:val="00F86831"/>
    <w:rsid w:val="00F869D1"/>
    <w:rsid w:val="00F86F4D"/>
    <w:rsid w:val="00F87196"/>
    <w:rsid w:val="00F8722B"/>
    <w:rsid w:val="00F87310"/>
    <w:rsid w:val="00F87A13"/>
    <w:rsid w:val="00F87C78"/>
    <w:rsid w:val="00F87F90"/>
    <w:rsid w:val="00F9067D"/>
    <w:rsid w:val="00F9118C"/>
    <w:rsid w:val="00F91395"/>
    <w:rsid w:val="00F91602"/>
    <w:rsid w:val="00F91F7B"/>
    <w:rsid w:val="00F92036"/>
    <w:rsid w:val="00F920EB"/>
    <w:rsid w:val="00F92908"/>
    <w:rsid w:val="00F92954"/>
    <w:rsid w:val="00F92ECC"/>
    <w:rsid w:val="00F93350"/>
    <w:rsid w:val="00F936DB"/>
    <w:rsid w:val="00F942EF"/>
    <w:rsid w:val="00F948AD"/>
    <w:rsid w:val="00F94A22"/>
    <w:rsid w:val="00F94A9A"/>
    <w:rsid w:val="00F94B1D"/>
    <w:rsid w:val="00F95466"/>
    <w:rsid w:val="00F9561A"/>
    <w:rsid w:val="00F95B59"/>
    <w:rsid w:val="00F95DA8"/>
    <w:rsid w:val="00F95DC6"/>
    <w:rsid w:val="00F963A1"/>
    <w:rsid w:val="00F96B2A"/>
    <w:rsid w:val="00FA04BB"/>
    <w:rsid w:val="00FA04EF"/>
    <w:rsid w:val="00FA0501"/>
    <w:rsid w:val="00FA053D"/>
    <w:rsid w:val="00FA086F"/>
    <w:rsid w:val="00FA0A56"/>
    <w:rsid w:val="00FA1706"/>
    <w:rsid w:val="00FA1747"/>
    <w:rsid w:val="00FA1B4C"/>
    <w:rsid w:val="00FA1BBB"/>
    <w:rsid w:val="00FA1CEA"/>
    <w:rsid w:val="00FA1D90"/>
    <w:rsid w:val="00FA32D3"/>
    <w:rsid w:val="00FA364A"/>
    <w:rsid w:val="00FA4230"/>
    <w:rsid w:val="00FA42FE"/>
    <w:rsid w:val="00FA519B"/>
    <w:rsid w:val="00FA6054"/>
    <w:rsid w:val="00FA64F9"/>
    <w:rsid w:val="00FA6844"/>
    <w:rsid w:val="00FA6C05"/>
    <w:rsid w:val="00FA7B62"/>
    <w:rsid w:val="00FB0B0B"/>
    <w:rsid w:val="00FB2694"/>
    <w:rsid w:val="00FB2A15"/>
    <w:rsid w:val="00FB3216"/>
    <w:rsid w:val="00FB3B5E"/>
    <w:rsid w:val="00FB45F4"/>
    <w:rsid w:val="00FB4B57"/>
    <w:rsid w:val="00FB5476"/>
    <w:rsid w:val="00FB55DF"/>
    <w:rsid w:val="00FB6388"/>
    <w:rsid w:val="00FB76FC"/>
    <w:rsid w:val="00FB7B88"/>
    <w:rsid w:val="00FC0142"/>
    <w:rsid w:val="00FC01D6"/>
    <w:rsid w:val="00FC0572"/>
    <w:rsid w:val="00FC0A18"/>
    <w:rsid w:val="00FC0ED3"/>
    <w:rsid w:val="00FC102A"/>
    <w:rsid w:val="00FC159F"/>
    <w:rsid w:val="00FC1617"/>
    <w:rsid w:val="00FC216B"/>
    <w:rsid w:val="00FC32C4"/>
    <w:rsid w:val="00FC3382"/>
    <w:rsid w:val="00FC3551"/>
    <w:rsid w:val="00FC3A42"/>
    <w:rsid w:val="00FC3C80"/>
    <w:rsid w:val="00FC542C"/>
    <w:rsid w:val="00FC63BC"/>
    <w:rsid w:val="00FC6DFB"/>
    <w:rsid w:val="00FC6E1E"/>
    <w:rsid w:val="00FC78C3"/>
    <w:rsid w:val="00FD008F"/>
    <w:rsid w:val="00FD0681"/>
    <w:rsid w:val="00FD0D43"/>
    <w:rsid w:val="00FD146E"/>
    <w:rsid w:val="00FD2E49"/>
    <w:rsid w:val="00FD2E5B"/>
    <w:rsid w:val="00FD36A7"/>
    <w:rsid w:val="00FD408C"/>
    <w:rsid w:val="00FD473D"/>
    <w:rsid w:val="00FD4C8A"/>
    <w:rsid w:val="00FD4D57"/>
    <w:rsid w:val="00FD4EA4"/>
    <w:rsid w:val="00FD5216"/>
    <w:rsid w:val="00FD5219"/>
    <w:rsid w:val="00FD57E0"/>
    <w:rsid w:val="00FD587B"/>
    <w:rsid w:val="00FD5F3C"/>
    <w:rsid w:val="00FD6090"/>
    <w:rsid w:val="00FD6300"/>
    <w:rsid w:val="00FE0C4F"/>
    <w:rsid w:val="00FE1B8B"/>
    <w:rsid w:val="00FE1CDC"/>
    <w:rsid w:val="00FE2553"/>
    <w:rsid w:val="00FE267C"/>
    <w:rsid w:val="00FE3469"/>
    <w:rsid w:val="00FE3EDC"/>
    <w:rsid w:val="00FE42A6"/>
    <w:rsid w:val="00FE4418"/>
    <w:rsid w:val="00FE4B3E"/>
    <w:rsid w:val="00FE4D80"/>
    <w:rsid w:val="00FE4EBF"/>
    <w:rsid w:val="00FE5BC4"/>
    <w:rsid w:val="00FE5FD5"/>
    <w:rsid w:val="00FE6666"/>
    <w:rsid w:val="00FE6818"/>
    <w:rsid w:val="00FE6C3D"/>
    <w:rsid w:val="00FE6E27"/>
    <w:rsid w:val="00FE7435"/>
    <w:rsid w:val="00FE797C"/>
    <w:rsid w:val="00FF00D0"/>
    <w:rsid w:val="00FF073D"/>
    <w:rsid w:val="00FF08BE"/>
    <w:rsid w:val="00FF176F"/>
    <w:rsid w:val="00FF1990"/>
    <w:rsid w:val="00FF1BC5"/>
    <w:rsid w:val="00FF1CD7"/>
    <w:rsid w:val="00FF2501"/>
    <w:rsid w:val="00FF3002"/>
    <w:rsid w:val="00FF3036"/>
    <w:rsid w:val="00FF345E"/>
    <w:rsid w:val="00FF3A4A"/>
    <w:rsid w:val="00FF3D78"/>
    <w:rsid w:val="00FF408F"/>
    <w:rsid w:val="00FF4972"/>
    <w:rsid w:val="00FF4B2C"/>
    <w:rsid w:val="00FF5352"/>
    <w:rsid w:val="00FF5568"/>
    <w:rsid w:val="00FF5B2F"/>
    <w:rsid w:val="00FF6014"/>
    <w:rsid w:val="00FF6174"/>
    <w:rsid w:val="00FF641E"/>
    <w:rsid w:val="00FF6665"/>
    <w:rsid w:val="00FF6D0E"/>
    <w:rsid w:val="00FF7248"/>
    <w:rsid w:val="00FF72A9"/>
    <w:rsid w:val="00FF790F"/>
    <w:rsid w:val="00FF7B2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70BF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D631B"/>
    <w:pPr>
      <w:spacing w:line="480" w:lineRule="auto"/>
      <w:jc w:val="both"/>
    </w:pPr>
    <w:rPr>
      <w:rFonts w:ascii="Courier" w:hAnsi="Courier"/>
      <w:sz w:val="24"/>
      <w:szCs w:val="24"/>
    </w:rPr>
  </w:style>
  <w:style w:type="paragraph" w:styleId="Heading1">
    <w:name w:val="heading 1"/>
    <w:basedOn w:val="Normal"/>
    <w:next w:val="Normal"/>
    <w:link w:val="Heading1Char"/>
    <w:uiPriority w:val="9"/>
    <w:qFormat/>
    <w:rsid w:val="00742B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84"/>
    <w:rPr>
      <w:rFonts w:asciiTheme="majorHAnsi" w:eastAsiaTheme="majorEastAsia" w:hAnsiTheme="majorHAnsi" w:cstheme="majorBidi"/>
      <w:color w:val="2E74B5" w:themeColor="accent1" w:themeShade="BF"/>
      <w:sz w:val="32"/>
      <w:szCs w:val="32"/>
    </w:rPr>
  </w:style>
  <w:style w:type="paragraph" w:styleId="PlainText">
    <w:name w:val="Plain Text"/>
    <w:basedOn w:val="Normal"/>
    <w:link w:val="PlainTextChar"/>
    <w:uiPriority w:val="99"/>
    <w:semiHidden/>
    <w:unhideWhenUsed/>
    <w:rsid w:val="00A53FCC"/>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A53FCC"/>
    <w:rPr>
      <w:rFonts w:ascii="Calibri" w:hAnsi="Calibri"/>
      <w:szCs w:val="21"/>
    </w:rPr>
  </w:style>
  <w:style w:type="paragraph" w:styleId="NormalWeb">
    <w:name w:val="Normal (Web)"/>
    <w:basedOn w:val="Normal"/>
    <w:uiPriority w:val="99"/>
    <w:semiHidden/>
    <w:unhideWhenUsed/>
    <w:rsid w:val="00605615"/>
    <w:pPr>
      <w:spacing w:before="100"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9B7B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9B7BF4"/>
    <w:rPr>
      <w:rFonts w:ascii="Courier" w:hAnsi="Courier"/>
      <w:sz w:val="24"/>
      <w:szCs w:val="24"/>
    </w:rPr>
  </w:style>
  <w:style w:type="paragraph" w:styleId="Footer">
    <w:name w:val="footer"/>
    <w:basedOn w:val="Normal"/>
    <w:link w:val="FooterChar"/>
    <w:uiPriority w:val="99"/>
    <w:unhideWhenUsed/>
    <w:rsid w:val="009B7B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9B7BF4"/>
    <w:rPr>
      <w:rFonts w:ascii="Courier" w:hAnsi="Courier"/>
      <w:sz w:val="24"/>
      <w:szCs w:val="24"/>
    </w:rPr>
  </w:style>
  <w:style w:type="character" w:styleId="PageNumber">
    <w:name w:val="page number"/>
    <w:basedOn w:val="DefaultParagraphFont"/>
    <w:uiPriority w:val="99"/>
    <w:semiHidden/>
    <w:unhideWhenUsed/>
    <w:rsid w:val="009B7BF4"/>
  </w:style>
  <w:style w:type="paragraph" w:styleId="BalloonText">
    <w:name w:val="Balloon Text"/>
    <w:basedOn w:val="Normal"/>
    <w:link w:val="BalloonTextChar"/>
    <w:uiPriority w:val="99"/>
    <w:semiHidden/>
    <w:unhideWhenUsed/>
    <w:rsid w:val="00D83AE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83AE3"/>
    <w:rPr>
      <w:rFonts w:ascii="Lucida Grande" w:hAnsi="Lucida Grande"/>
      <w:sz w:val="18"/>
      <w:szCs w:val="18"/>
    </w:rPr>
  </w:style>
  <w:style w:type="paragraph" w:styleId="ListParagraph">
    <w:name w:val="List Paragraph"/>
    <w:basedOn w:val="Normal"/>
    <w:uiPriority w:val="34"/>
    <w:qFormat/>
    <w:rsid w:val="00A06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474">
      <w:bodyDiv w:val="1"/>
      <w:marLeft w:val="0"/>
      <w:marRight w:val="0"/>
      <w:marTop w:val="0"/>
      <w:marBottom w:val="0"/>
      <w:divBdr>
        <w:top w:val="none" w:sz="0" w:space="0" w:color="auto"/>
        <w:left w:val="none" w:sz="0" w:space="0" w:color="auto"/>
        <w:bottom w:val="none" w:sz="0" w:space="0" w:color="auto"/>
        <w:right w:val="none" w:sz="0" w:space="0" w:color="auto"/>
      </w:divBdr>
    </w:div>
    <w:div w:id="17515626">
      <w:bodyDiv w:val="1"/>
      <w:marLeft w:val="0"/>
      <w:marRight w:val="0"/>
      <w:marTop w:val="0"/>
      <w:marBottom w:val="0"/>
      <w:divBdr>
        <w:top w:val="none" w:sz="0" w:space="0" w:color="auto"/>
        <w:left w:val="none" w:sz="0" w:space="0" w:color="auto"/>
        <w:bottom w:val="none" w:sz="0" w:space="0" w:color="auto"/>
        <w:right w:val="none" w:sz="0" w:space="0" w:color="auto"/>
      </w:divBdr>
    </w:div>
    <w:div w:id="52512479">
      <w:bodyDiv w:val="1"/>
      <w:marLeft w:val="0"/>
      <w:marRight w:val="0"/>
      <w:marTop w:val="0"/>
      <w:marBottom w:val="0"/>
      <w:divBdr>
        <w:top w:val="none" w:sz="0" w:space="0" w:color="auto"/>
        <w:left w:val="none" w:sz="0" w:space="0" w:color="auto"/>
        <w:bottom w:val="none" w:sz="0" w:space="0" w:color="auto"/>
        <w:right w:val="none" w:sz="0" w:space="0" w:color="auto"/>
      </w:divBdr>
    </w:div>
    <w:div w:id="122699040">
      <w:bodyDiv w:val="1"/>
      <w:marLeft w:val="0"/>
      <w:marRight w:val="0"/>
      <w:marTop w:val="0"/>
      <w:marBottom w:val="0"/>
      <w:divBdr>
        <w:top w:val="none" w:sz="0" w:space="0" w:color="auto"/>
        <w:left w:val="none" w:sz="0" w:space="0" w:color="auto"/>
        <w:bottom w:val="none" w:sz="0" w:space="0" w:color="auto"/>
        <w:right w:val="none" w:sz="0" w:space="0" w:color="auto"/>
      </w:divBdr>
    </w:div>
    <w:div w:id="137455164">
      <w:bodyDiv w:val="1"/>
      <w:marLeft w:val="0"/>
      <w:marRight w:val="0"/>
      <w:marTop w:val="0"/>
      <w:marBottom w:val="0"/>
      <w:divBdr>
        <w:top w:val="none" w:sz="0" w:space="0" w:color="auto"/>
        <w:left w:val="none" w:sz="0" w:space="0" w:color="auto"/>
        <w:bottom w:val="none" w:sz="0" w:space="0" w:color="auto"/>
        <w:right w:val="none" w:sz="0" w:space="0" w:color="auto"/>
      </w:divBdr>
    </w:div>
    <w:div w:id="178586166">
      <w:bodyDiv w:val="1"/>
      <w:marLeft w:val="0"/>
      <w:marRight w:val="0"/>
      <w:marTop w:val="0"/>
      <w:marBottom w:val="0"/>
      <w:divBdr>
        <w:top w:val="none" w:sz="0" w:space="0" w:color="auto"/>
        <w:left w:val="none" w:sz="0" w:space="0" w:color="auto"/>
        <w:bottom w:val="none" w:sz="0" w:space="0" w:color="auto"/>
        <w:right w:val="none" w:sz="0" w:space="0" w:color="auto"/>
      </w:divBdr>
    </w:div>
    <w:div w:id="222447161">
      <w:bodyDiv w:val="1"/>
      <w:marLeft w:val="0"/>
      <w:marRight w:val="0"/>
      <w:marTop w:val="0"/>
      <w:marBottom w:val="0"/>
      <w:divBdr>
        <w:top w:val="none" w:sz="0" w:space="0" w:color="auto"/>
        <w:left w:val="none" w:sz="0" w:space="0" w:color="auto"/>
        <w:bottom w:val="none" w:sz="0" w:space="0" w:color="auto"/>
        <w:right w:val="none" w:sz="0" w:space="0" w:color="auto"/>
      </w:divBdr>
    </w:div>
    <w:div w:id="233588542">
      <w:bodyDiv w:val="1"/>
      <w:marLeft w:val="0"/>
      <w:marRight w:val="0"/>
      <w:marTop w:val="0"/>
      <w:marBottom w:val="0"/>
      <w:divBdr>
        <w:top w:val="none" w:sz="0" w:space="0" w:color="auto"/>
        <w:left w:val="none" w:sz="0" w:space="0" w:color="auto"/>
        <w:bottom w:val="none" w:sz="0" w:space="0" w:color="auto"/>
        <w:right w:val="none" w:sz="0" w:space="0" w:color="auto"/>
      </w:divBdr>
    </w:div>
    <w:div w:id="235361660">
      <w:bodyDiv w:val="1"/>
      <w:marLeft w:val="0"/>
      <w:marRight w:val="0"/>
      <w:marTop w:val="0"/>
      <w:marBottom w:val="0"/>
      <w:divBdr>
        <w:top w:val="none" w:sz="0" w:space="0" w:color="auto"/>
        <w:left w:val="none" w:sz="0" w:space="0" w:color="auto"/>
        <w:bottom w:val="none" w:sz="0" w:space="0" w:color="auto"/>
        <w:right w:val="none" w:sz="0" w:space="0" w:color="auto"/>
      </w:divBdr>
    </w:div>
    <w:div w:id="236282288">
      <w:bodyDiv w:val="1"/>
      <w:marLeft w:val="0"/>
      <w:marRight w:val="0"/>
      <w:marTop w:val="0"/>
      <w:marBottom w:val="0"/>
      <w:divBdr>
        <w:top w:val="none" w:sz="0" w:space="0" w:color="auto"/>
        <w:left w:val="none" w:sz="0" w:space="0" w:color="auto"/>
        <w:bottom w:val="none" w:sz="0" w:space="0" w:color="auto"/>
        <w:right w:val="none" w:sz="0" w:space="0" w:color="auto"/>
      </w:divBdr>
    </w:div>
    <w:div w:id="248657494">
      <w:bodyDiv w:val="1"/>
      <w:marLeft w:val="0"/>
      <w:marRight w:val="0"/>
      <w:marTop w:val="0"/>
      <w:marBottom w:val="0"/>
      <w:divBdr>
        <w:top w:val="none" w:sz="0" w:space="0" w:color="auto"/>
        <w:left w:val="none" w:sz="0" w:space="0" w:color="auto"/>
        <w:bottom w:val="none" w:sz="0" w:space="0" w:color="auto"/>
        <w:right w:val="none" w:sz="0" w:space="0" w:color="auto"/>
      </w:divBdr>
    </w:div>
    <w:div w:id="275018907">
      <w:bodyDiv w:val="1"/>
      <w:marLeft w:val="0"/>
      <w:marRight w:val="0"/>
      <w:marTop w:val="0"/>
      <w:marBottom w:val="0"/>
      <w:divBdr>
        <w:top w:val="none" w:sz="0" w:space="0" w:color="auto"/>
        <w:left w:val="none" w:sz="0" w:space="0" w:color="auto"/>
        <w:bottom w:val="none" w:sz="0" w:space="0" w:color="auto"/>
        <w:right w:val="none" w:sz="0" w:space="0" w:color="auto"/>
      </w:divBdr>
    </w:div>
    <w:div w:id="306322522">
      <w:bodyDiv w:val="1"/>
      <w:marLeft w:val="0"/>
      <w:marRight w:val="0"/>
      <w:marTop w:val="0"/>
      <w:marBottom w:val="0"/>
      <w:divBdr>
        <w:top w:val="none" w:sz="0" w:space="0" w:color="auto"/>
        <w:left w:val="none" w:sz="0" w:space="0" w:color="auto"/>
        <w:bottom w:val="none" w:sz="0" w:space="0" w:color="auto"/>
        <w:right w:val="none" w:sz="0" w:space="0" w:color="auto"/>
      </w:divBdr>
    </w:div>
    <w:div w:id="311301508">
      <w:bodyDiv w:val="1"/>
      <w:marLeft w:val="0"/>
      <w:marRight w:val="0"/>
      <w:marTop w:val="0"/>
      <w:marBottom w:val="0"/>
      <w:divBdr>
        <w:top w:val="none" w:sz="0" w:space="0" w:color="auto"/>
        <w:left w:val="none" w:sz="0" w:space="0" w:color="auto"/>
        <w:bottom w:val="none" w:sz="0" w:space="0" w:color="auto"/>
        <w:right w:val="none" w:sz="0" w:space="0" w:color="auto"/>
      </w:divBdr>
    </w:div>
    <w:div w:id="371538407">
      <w:bodyDiv w:val="1"/>
      <w:marLeft w:val="0"/>
      <w:marRight w:val="0"/>
      <w:marTop w:val="0"/>
      <w:marBottom w:val="0"/>
      <w:divBdr>
        <w:top w:val="none" w:sz="0" w:space="0" w:color="auto"/>
        <w:left w:val="none" w:sz="0" w:space="0" w:color="auto"/>
        <w:bottom w:val="none" w:sz="0" w:space="0" w:color="auto"/>
        <w:right w:val="none" w:sz="0" w:space="0" w:color="auto"/>
      </w:divBdr>
    </w:div>
    <w:div w:id="373506446">
      <w:bodyDiv w:val="1"/>
      <w:marLeft w:val="0"/>
      <w:marRight w:val="0"/>
      <w:marTop w:val="0"/>
      <w:marBottom w:val="0"/>
      <w:divBdr>
        <w:top w:val="none" w:sz="0" w:space="0" w:color="auto"/>
        <w:left w:val="none" w:sz="0" w:space="0" w:color="auto"/>
        <w:bottom w:val="none" w:sz="0" w:space="0" w:color="auto"/>
        <w:right w:val="none" w:sz="0" w:space="0" w:color="auto"/>
      </w:divBdr>
    </w:div>
    <w:div w:id="376702950">
      <w:bodyDiv w:val="1"/>
      <w:marLeft w:val="0"/>
      <w:marRight w:val="0"/>
      <w:marTop w:val="0"/>
      <w:marBottom w:val="0"/>
      <w:divBdr>
        <w:top w:val="none" w:sz="0" w:space="0" w:color="auto"/>
        <w:left w:val="none" w:sz="0" w:space="0" w:color="auto"/>
        <w:bottom w:val="none" w:sz="0" w:space="0" w:color="auto"/>
        <w:right w:val="none" w:sz="0" w:space="0" w:color="auto"/>
      </w:divBdr>
    </w:div>
    <w:div w:id="398554954">
      <w:bodyDiv w:val="1"/>
      <w:marLeft w:val="0"/>
      <w:marRight w:val="0"/>
      <w:marTop w:val="0"/>
      <w:marBottom w:val="0"/>
      <w:divBdr>
        <w:top w:val="none" w:sz="0" w:space="0" w:color="auto"/>
        <w:left w:val="none" w:sz="0" w:space="0" w:color="auto"/>
        <w:bottom w:val="none" w:sz="0" w:space="0" w:color="auto"/>
        <w:right w:val="none" w:sz="0" w:space="0" w:color="auto"/>
      </w:divBdr>
    </w:div>
    <w:div w:id="401025050">
      <w:bodyDiv w:val="1"/>
      <w:marLeft w:val="0"/>
      <w:marRight w:val="0"/>
      <w:marTop w:val="0"/>
      <w:marBottom w:val="0"/>
      <w:divBdr>
        <w:top w:val="none" w:sz="0" w:space="0" w:color="auto"/>
        <w:left w:val="none" w:sz="0" w:space="0" w:color="auto"/>
        <w:bottom w:val="none" w:sz="0" w:space="0" w:color="auto"/>
        <w:right w:val="none" w:sz="0" w:space="0" w:color="auto"/>
      </w:divBdr>
    </w:div>
    <w:div w:id="405420496">
      <w:bodyDiv w:val="1"/>
      <w:marLeft w:val="0"/>
      <w:marRight w:val="0"/>
      <w:marTop w:val="0"/>
      <w:marBottom w:val="0"/>
      <w:divBdr>
        <w:top w:val="none" w:sz="0" w:space="0" w:color="auto"/>
        <w:left w:val="none" w:sz="0" w:space="0" w:color="auto"/>
        <w:bottom w:val="none" w:sz="0" w:space="0" w:color="auto"/>
        <w:right w:val="none" w:sz="0" w:space="0" w:color="auto"/>
      </w:divBdr>
    </w:div>
    <w:div w:id="420878382">
      <w:bodyDiv w:val="1"/>
      <w:marLeft w:val="0"/>
      <w:marRight w:val="0"/>
      <w:marTop w:val="0"/>
      <w:marBottom w:val="0"/>
      <w:divBdr>
        <w:top w:val="none" w:sz="0" w:space="0" w:color="auto"/>
        <w:left w:val="none" w:sz="0" w:space="0" w:color="auto"/>
        <w:bottom w:val="none" w:sz="0" w:space="0" w:color="auto"/>
        <w:right w:val="none" w:sz="0" w:space="0" w:color="auto"/>
      </w:divBdr>
    </w:div>
    <w:div w:id="425806928">
      <w:bodyDiv w:val="1"/>
      <w:marLeft w:val="0"/>
      <w:marRight w:val="0"/>
      <w:marTop w:val="0"/>
      <w:marBottom w:val="0"/>
      <w:divBdr>
        <w:top w:val="none" w:sz="0" w:space="0" w:color="auto"/>
        <w:left w:val="none" w:sz="0" w:space="0" w:color="auto"/>
        <w:bottom w:val="none" w:sz="0" w:space="0" w:color="auto"/>
        <w:right w:val="none" w:sz="0" w:space="0" w:color="auto"/>
      </w:divBdr>
    </w:div>
    <w:div w:id="440229146">
      <w:bodyDiv w:val="1"/>
      <w:marLeft w:val="0"/>
      <w:marRight w:val="0"/>
      <w:marTop w:val="0"/>
      <w:marBottom w:val="0"/>
      <w:divBdr>
        <w:top w:val="none" w:sz="0" w:space="0" w:color="auto"/>
        <w:left w:val="none" w:sz="0" w:space="0" w:color="auto"/>
        <w:bottom w:val="none" w:sz="0" w:space="0" w:color="auto"/>
        <w:right w:val="none" w:sz="0" w:space="0" w:color="auto"/>
      </w:divBdr>
    </w:div>
    <w:div w:id="441071616">
      <w:bodyDiv w:val="1"/>
      <w:marLeft w:val="0"/>
      <w:marRight w:val="0"/>
      <w:marTop w:val="0"/>
      <w:marBottom w:val="0"/>
      <w:divBdr>
        <w:top w:val="none" w:sz="0" w:space="0" w:color="auto"/>
        <w:left w:val="none" w:sz="0" w:space="0" w:color="auto"/>
        <w:bottom w:val="none" w:sz="0" w:space="0" w:color="auto"/>
        <w:right w:val="none" w:sz="0" w:space="0" w:color="auto"/>
      </w:divBdr>
    </w:div>
    <w:div w:id="451095118">
      <w:bodyDiv w:val="1"/>
      <w:marLeft w:val="0"/>
      <w:marRight w:val="0"/>
      <w:marTop w:val="0"/>
      <w:marBottom w:val="0"/>
      <w:divBdr>
        <w:top w:val="none" w:sz="0" w:space="0" w:color="auto"/>
        <w:left w:val="none" w:sz="0" w:space="0" w:color="auto"/>
        <w:bottom w:val="none" w:sz="0" w:space="0" w:color="auto"/>
        <w:right w:val="none" w:sz="0" w:space="0" w:color="auto"/>
      </w:divBdr>
    </w:div>
    <w:div w:id="467285975">
      <w:bodyDiv w:val="1"/>
      <w:marLeft w:val="0"/>
      <w:marRight w:val="0"/>
      <w:marTop w:val="0"/>
      <w:marBottom w:val="0"/>
      <w:divBdr>
        <w:top w:val="none" w:sz="0" w:space="0" w:color="auto"/>
        <w:left w:val="none" w:sz="0" w:space="0" w:color="auto"/>
        <w:bottom w:val="none" w:sz="0" w:space="0" w:color="auto"/>
        <w:right w:val="none" w:sz="0" w:space="0" w:color="auto"/>
      </w:divBdr>
    </w:div>
    <w:div w:id="480852302">
      <w:bodyDiv w:val="1"/>
      <w:marLeft w:val="0"/>
      <w:marRight w:val="0"/>
      <w:marTop w:val="0"/>
      <w:marBottom w:val="0"/>
      <w:divBdr>
        <w:top w:val="none" w:sz="0" w:space="0" w:color="auto"/>
        <w:left w:val="none" w:sz="0" w:space="0" w:color="auto"/>
        <w:bottom w:val="none" w:sz="0" w:space="0" w:color="auto"/>
        <w:right w:val="none" w:sz="0" w:space="0" w:color="auto"/>
      </w:divBdr>
    </w:div>
    <w:div w:id="499665333">
      <w:bodyDiv w:val="1"/>
      <w:marLeft w:val="0"/>
      <w:marRight w:val="0"/>
      <w:marTop w:val="0"/>
      <w:marBottom w:val="0"/>
      <w:divBdr>
        <w:top w:val="none" w:sz="0" w:space="0" w:color="auto"/>
        <w:left w:val="none" w:sz="0" w:space="0" w:color="auto"/>
        <w:bottom w:val="none" w:sz="0" w:space="0" w:color="auto"/>
        <w:right w:val="none" w:sz="0" w:space="0" w:color="auto"/>
      </w:divBdr>
    </w:div>
    <w:div w:id="514852644">
      <w:bodyDiv w:val="1"/>
      <w:marLeft w:val="0"/>
      <w:marRight w:val="0"/>
      <w:marTop w:val="0"/>
      <w:marBottom w:val="0"/>
      <w:divBdr>
        <w:top w:val="none" w:sz="0" w:space="0" w:color="auto"/>
        <w:left w:val="none" w:sz="0" w:space="0" w:color="auto"/>
        <w:bottom w:val="none" w:sz="0" w:space="0" w:color="auto"/>
        <w:right w:val="none" w:sz="0" w:space="0" w:color="auto"/>
      </w:divBdr>
    </w:div>
    <w:div w:id="521482487">
      <w:bodyDiv w:val="1"/>
      <w:marLeft w:val="0"/>
      <w:marRight w:val="0"/>
      <w:marTop w:val="0"/>
      <w:marBottom w:val="0"/>
      <w:divBdr>
        <w:top w:val="none" w:sz="0" w:space="0" w:color="auto"/>
        <w:left w:val="none" w:sz="0" w:space="0" w:color="auto"/>
        <w:bottom w:val="none" w:sz="0" w:space="0" w:color="auto"/>
        <w:right w:val="none" w:sz="0" w:space="0" w:color="auto"/>
      </w:divBdr>
    </w:div>
    <w:div w:id="521942545">
      <w:bodyDiv w:val="1"/>
      <w:marLeft w:val="0"/>
      <w:marRight w:val="0"/>
      <w:marTop w:val="0"/>
      <w:marBottom w:val="0"/>
      <w:divBdr>
        <w:top w:val="none" w:sz="0" w:space="0" w:color="auto"/>
        <w:left w:val="none" w:sz="0" w:space="0" w:color="auto"/>
        <w:bottom w:val="none" w:sz="0" w:space="0" w:color="auto"/>
        <w:right w:val="none" w:sz="0" w:space="0" w:color="auto"/>
      </w:divBdr>
    </w:div>
    <w:div w:id="528416878">
      <w:bodyDiv w:val="1"/>
      <w:marLeft w:val="0"/>
      <w:marRight w:val="0"/>
      <w:marTop w:val="0"/>
      <w:marBottom w:val="0"/>
      <w:divBdr>
        <w:top w:val="none" w:sz="0" w:space="0" w:color="auto"/>
        <w:left w:val="none" w:sz="0" w:space="0" w:color="auto"/>
        <w:bottom w:val="none" w:sz="0" w:space="0" w:color="auto"/>
        <w:right w:val="none" w:sz="0" w:space="0" w:color="auto"/>
      </w:divBdr>
    </w:div>
    <w:div w:id="535504303">
      <w:bodyDiv w:val="1"/>
      <w:marLeft w:val="0"/>
      <w:marRight w:val="0"/>
      <w:marTop w:val="0"/>
      <w:marBottom w:val="0"/>
      <w:divBdr>
        <w:top w:val="none" w:sz="0" w:space="0" w:color="auto"/>
        <w:left w:val="none" w:sz="0" w:space="0" w:color="auto"/>
        <w:bottom w:val="none" w:sz="0" w:space="0" w:color="auto"/>
        <w:right w:val="none" w:sz="0" w:space="0" w:color="auto"/>
      </w:divBdr>
    </w:div>
    <w:div w:id="538786728">
      <w:bodyDiv w:val="1"/>
      <w:marLeft w:val="0"/>
      <w:marRight w:val="0"/>
      <w:marTop w:val="0"/>
      <w:marBottom w:val="0"/>
      <w:divBdr>
        <w:top w:val="none" w:sz="0" w:space="0" w:color="auto"/>
        <w:left w:val="none" w:sz="0" w:space="0" w:color="auto"/>
        <w:bottom w:val="none" w:sz="0" w:space="0" w:color="auto"/>
        <w:right w:val="none" w:sz="0" w:space="0" w:color="auto"/>
      </w:divBdr>
    </w:div>
    <w:div w:id="541985759">
      <w:bodyDiv w:val="1"/>
      <w:marLeft w:val="0"/>
      <w:marRight w:val="0"/>
      <w:marTop w:val="0"/>
      <w:marBottom w:val="0"/>
      <w:divBdr>
        <w:top w:val="none" w:sz="0" w:space="0" w:color="auto"/>
        <w:left w:val="none" w:sz="0" w:space="0" w:color="auto"/>
        <w:bottom w:val="none" w:sz="0" w:space="0" w:color="auto"/>
        <w:right w:val="none" w:sz="0" w:space="0" w:color="auto"/>
      </w:divBdr>
    </w:div>
    <w:div w:id="543638976">
      <w:bodyDiv w:val="1"/>
      <w:marLeft w:val="0"/>
      <w:marRight w:val="0"/>
      <w:marTop w:val="0"/>
      <w:marBottom w:val="0"/>
      <w:divBdr>
        <w:top w:val="none" w:sz="0" w:space="0" w:color="auto"/>
        <w:left w:val="none" w:sz="0" w:space="0" w:color="auto"/>
        <w:bottom w:val="none" w:sz="0" w:space="0" w:color="auto"/>
        <w:right w:val="none" w:sz="0" w:space="0" w:color="auto"/>
      </w:divBdr>
    </w:div>
    <w:div w:id="555973158">
      <w:bodyDiv w:val="1"/>
      <w:marLeft w:val="0"/>
      <w:marRight w:val="0"/>
      <w:marTop w:val="0"/>
      <w:marBottom w:val="0"/>
      <w:divBdr>
        <w:top w:val="none" w:sz="0" w:space="0" w:color="auto"/>
        <w:left w:val="none" w:sz="0" w:space="0" w:color="auto"/>
        <w:bottom w:val="none" w:sz="0" w:space="0" w:color="auto"/>
        <w:right w:val="none" w:sz="0" w:space="0" w:color="auto"/>
      </w:divBdr>
    </w:div>
    <w:div w:id="561713994">
      <w:bodyDiv w:val="1"/>
      <w:marLeft w:val="0"/>
      <w:marRight w:val="0"/>
      <w:marTop w:val="0"/>
      <w:marBottom w:val="0"/>
      <w:divBdr>
        <w:top w:val="none" w:sz="0" w:space="0" w:color="auto"/>
        <w:left w:val="none" w:sz="0" w:space="0" w:color="auto"/>
        <w:bottom w:val="none" w:sz="0" w:space="0" w:color="auto"/>
        <w:right w:val="none" w:sz="0" w:space="0" w:color="auto"/>
      </w:divBdr>
    </w:div>
    <w:div w:id="562251875">
      <w:bodyDiv w:val="1"/>
      <w:marLeft w:val="0"/>
      <w:marRight w:val="0"/>
      <w:marTop w:val="0"/>
      <w:marBottom w:val="0"/>
      <w:divBdr>
        <w:top w:val="none" w:sz="0" w:space="0" w:color="auto"/>
        <w:left w:val="none" w:sz="0" w:space="0" w:color="auto"/>
        <w:bottom w:val="none" w:sz="0" w:space="0" w:color="auto"/>
        <w:right w:val="none" w:sz="0" w:space="0" w:color="auto"/>
      </w:divBdr>
    </w:div>
    <w:div w:id="563298131">
      <w:bodyDiv w:val="1"/>
      <w:marLeft w:val="0"/>
      <w:marRight w:val="0"/>
      <w:marTop w:val="0"/>
      <w:marBottom w:val="0"/>
      <w:divBdr>
        <w:top w:val="none" w:sz="0" w:space="0" w:color="auto"/>
        <w:left w:val="none" w:sz="0" w:space="0" w:color="auto"/>
        <w:bottom w:val="none" w:sz="0" w:space="0" w:color="auto"/>
        <w:right w:val="none" w:sz="0" w:space="0" w:color="auto"/>
      </w:divBdr>
    </w:div>
    <w:div w:id="593394143">
      <w:bodyDiv w:val="1"/>
      <w:marLeft w:val="0"/>
      <w:marRight w:val="0"/>
      <w:marTop w:val="0"/>
      <w:marBottom w:val="0"/>
      <w:divBdr>
        <w:top w:val="none" w:sz="0" w:space="0" w:color="auto"/>
        <w:left w:val="none" w:sz="0" w:space="0" w:color="auto"/>
        <w:bottom w:val="none" w:sz="0" w:space="0" w:color="auto"/>
        <w:right w:val="none" w:sz="0" w:space="0" w:color="auto"/>
      </w:divBdr>
    </w:div>
    <w:div w:id="602880211">
      <w:bodyDiv w:val="1"/>
      <w:marLeft w:val="0"/>
      <w:marRight w:val="0"/>
      <w:marTop w:val="0"/>
      <w:marBottom w:val="0"/>
      <w:divBdr>
        <w:top w:val="none" w:sz="0" w:space="0" w:color="auto"/>
        <w:left w:val="none" w:sz="0" w:space="0" w:color="auto"/>
        <w:bottom w:val="none" w:sz="0" w:space="0" w:color="auto"/>
        <w:right w:val="none" w:sz="0" w:space="0" w:color="auto"/>
      </w:divBdr>
    </w:div>
    <w:div w:id="614991648">
      <w:bodyDiv w:val="1"/>
      <w:marLeft w:val="0"/>
      <w:marRight w:val="0"/>
      <w:marTop w:val="0"/>
      <w:marBottom w:val="0"/>
      <w:divBdr>
        <w:top w:val="none" w:sz="0" w:space="0" w:color="auto"/>
        <w:left w:val="none" w:sz="0" w:space="0" w:color="auto"/>
        <w:bottom w:val="none" w:sz="0" w:space="0" w:color="auto"/>
        <w:right w:val="none" w:sz="0" w:space="0" w:color="auto"/>
      </w:divBdr>
    </w:div>
    <w:div w:id="624040225">
      <w:bodyDiv w:val="1"/>
      <w:marLeft w:val="0"/>
      <w:marRight w:val="0"/>
      <w:marTop w:val="0"/>
      <w:marBottom w:val="0"/>
      <w:divBdr>
        <w:top w:val="none" w:sz="0" w:space="0" w:color="auto"/>
        <w:left w:val="none" w:sz="0" w:space="0" w:color="auto"/>
        <w:bottom w:val="none" w:sz="0" w:space="0" w:color="auto"/>
        <w:right w:val="none" w:sz="0" w:space="0" w:color="auto"/>
      </w:divBdr>
    </w:div>
    <w:div w:id="638148112">
      <w:bodyDiv w:val="1"/>
      <w:marLeft w:val="0"/>
      <w:marRight w:val="0"/>
      <w:marTop w:val="0"/>
      <w:marBottom w:val="0"/>
      <w:divBdr>
        <w:top w:val="none" w:sz="0" w:space="0" w:color="auto"/>
        <w:left w:val="none" w:sz="0" w:space="0" w:color="auto"/>
        <w:bottom w:val="none" w:sz="0" w:space="0" w:color="auto"/>
        <w:right w:val="none" w:sz="0" w:space="0" w:color="auto"/>
      </w:divBdr>
    </w:div>
    <w:div w:id="644552061">
      <w:bodyDiv w:val="1"/>
      <w:marLeft w:val="0"/>
      <w:marRight w:val="0"/>
      <w:marTop w:val="0"/>
      <w:marBottom w:val="0"/>
      <w:divBdr>
        <w:top w:val="none" w:sz="0" w:space="0" w:color="auto"/>
        <w:left w:val="none" w:sz="0" w:space="0" w:color="auto"/>
        <w:bottom w:val="none" w:sz="0" w:space="0" w:color="auto"/>
        <w:right w:val="none" w:sz="0" w:space="0" w:color="auto"/>
      </w:divBdr>
    </w:div>
    <w:div w:id="665323404">
      <w:bodyDiv w:val="1"/>
      <w:marLeft w:val="0"/>
      <w:marRight w:val="0"/>
      <w:marTop w:val="0"/>
      <w:marBottom w:val="0"/>
      <w:divBdr>
        <w:top w:val="none" w:sz="0" w:space="0" w:color="auto"/>
        <w:left w:val="none" w:sz="0" w:space="0" w:color="auto"/>
        <w:bottom w:val="none" w:sz="0" w:space="0" w:color="auto"/>
        <w:right w:val="none" w:sz="0" w:space="0" w:color="auto"/>
      </w:divBdr>
    </w:div>
    <w:div w:id="679427464">
      <w:bodyDiv w:val="1"/>
      <w:marLeft w:val="0"/>
      <w:marRight w:val="0"/>
      <w:marTop w:val="0"/>
      <w:marBottom w:val="0"/>
      <w:divBdr>
        <w:top w:val="none" w:sz="0" w:space="0" w:color="auto"/>
        <w:left w:val="none" w:sz="0" w:space="0" w:color="auto"/>
        <w:bottom w:val="none" w:sz="0" w:space="0" w:color="auto"/>
        <w:right w:val="none" w:sz="0" w:space="0" w:color="auto"/>
      </w:divBdr>
    </w:div>
    <w:div w:id="712771964">
      <w:bodyDiv w:val="1"/>
      <w:marLeft w:val="0"/>
      <w:marRight w:val="0"/>
      <w:marTop w:val="0"/>
      <w:marBottom w:val="0"/>
      <w:divBdr>
        <w:top w:val="none" w:sz="0" w:space="0" w:color="auto"/>
        <w:left w:val="none" w:sz="0" w:space="0" w:color="auto"/>
        <w:bottom w:val="none" w:sz="0" w:space="0" w:color="auto"/>
        <w:right w:val="none" w:sz="0" w:space="0" w:color="auto"/>
      </w:divBdr>
    </w:div>
    <w:div w:id="716008778">
      <w:bodyDiv w:val="1"/>
      <w:marLeft w:val="0"/>
      <w:marRight w:val="0"/>
      <w:marTop w:val="0"/>
      <w:marBottom w:val="0"/>
      <w:divBdr>
        <w:top w:val="none" w:sz="0" w:space="0" w:color="auto"/>
        <w:left w:val="none" w:sz="0" w:space="0" w:color="auto"/>
        <w:bottom w:val="none" w:sz="0" w:space="0" w:color="auto"/>
        <w:right w:val="none" w:sz="0" w:space="0" w:color="auto"/>
      </w:divBdr>
    </w:div>
    <w:div w:id="763040178">
      <w:bodyDiv w:val="1"/>
      <w:marLeft w:val="0"/>
      <w:marRight w:val="0"/>
      <w:marTop w:val="0"/>
      <w:marBottom w:val="0"/>
      <w:divBdr>
        <w:top w:val="none" w:sz="0" w:space="0" w:color="auto"/>
        <w:left w:val="none" w:sz="0" w:space="0" w:color="auto"/>
        <w:bottom w:val="none" w:sz="0" w:space="0" w:color="auto"/>
        <w:right w:val="none" w:sz="0" w:space="0" w:color="auto"/>
      </w:divBdr>
    </w:div>
    <w:div w:id="776025561">
      <w:bodyDiv w:val="1"/>
      <w:marLeft w:val="0"/>
      <w:marRight w:val="0"/>
      <w:marTop w:val="0"/>
      <w:marBottom w:val="0"/>
      <w:divBdr>
        <w:top w:val="none" w:sz="0" w:space="0" w:color="auto"/>
        <w:left w:val="none" w:sz="0" w:space="0" w:color="auto"/>
        <w:bottom w:val="none" w:sz="0" w:space="0" w:color="auto"/>
        <w:right w:val="none" w:sz="0" w:space="0" w:color="auto"/>
      </w:divBdr>
    </w:div>
    <w:div w:id="789473647">
      <w:bodyDiv w:val="1"/>
      <w:marLeft w:val="0"/>
      <w:marRight w:val="0"/>
      <w:marTop w:val="0"/>
      <w:marBottom w:val="0"/>
      <w:divBdr>
        <w:top w:val="none" w:sz="0" w:space="0" w:color="auto"/>
        <w:left w:val="none" w:sz="0" w:space="0" w:color="auto"/>
        <w:bottom w:val="none" w:sz="0" w:space="0" w:color="auto"/>
        <w:right w:val="none" w:sz="0" w:space="0" w:color="auto"/>
      </w:divBdr>
    </w:div>
    <w:div w:id="800197874">
      <w:bodyDiv w:val="1"/>
      <w:marLeft w:val="0"/>
      <w:marRight w:val="0"/>
      <w:marTop w:val="0"/>
      <w:marBottom w:val="0"/>
      <w:divBdr>
        <w:top w:val="none" w:sz="0" w:space="0" w:color="auto"/>
        <w:left w:val="none" w:sz="0" w:space="0" w:color="auto"/>
        <w:bottom w:val="none" w:sz="0" w:space="0" w:color="auto"/>
        <w:right w:val="none" w:sz="0" w:space="0" w:color="auto"/>
      </w:divBdr>
    </w:div>
    <w:div w:id="803809744">
      <w:bodyDiv w:val="1"/>
      <w:marLeft w:val="0"/>
      <w:marRight w:val="0"/>
      <w:marTop w:val="0"/>
      <w:marBottom w:val="0"/>
      <w:divBdr>
        <w:top w:val="none" w:sz="0" w:space="0" w:color="auto"/>
        <w:left w:val="none" w:sz="0" w:space="0" w:color="auto"/>
        <w:bottom w:val="none" w:sz="0" w:space="0" w:color="auto"/>
        <w:right w:val="none" w:sz="0" w:space="0" w:color="auto"/>
      </w:divBdr>
    </w:div>
    <w:div w:id="805392960">
      <w:bodyDiv w:val="1"/>
      <w:marLeft w:val="0"/>
      <w:marRight w:val="0"/>
      <w:marTop w:val="0"/>
      <w:marBottom w:val="0"/>
      <w:divBdr>
        <w:top w:val="none" w:sz="0" w:space="0" w:color="auto"/>
        <w:left w:val="none" w:sz="0" w:space="0" w:color="auto"/>
        <w:bottom w:val="none" w:sz="0" w:space="0" w:color="auto"/>
        <w:right w:val="none" w:sz="0" w:space="0" w:color="auto"/>
      </w:divBdr>
    </w:div>
    <w:div w:id="806437182">
      <w:bodyDiv w:val="1"/>
      <w:marLeft w:val="0"/>
      <w:marRight w:val="0"/>
      <w:marTop w:val="0"/>
      <w:marBottom w:val="0"/>
      <w:divBdr>
        <w:top w:val="none" w:sz="0" w:space="0" w:color="auto"/>
        <w:left w:val="none" w:sz="0" w:space="0" w:color="auto"/>
        <w:bottom w:val="none" w:sz="0" w:space="0" w:color="auto"/>
        <w:right w:val="none" w:sz="0" w:space="0" w:color="auto"/>
      </w:divBdr>
    </w:div>
    <w:div w:id="807093730">
      <w:bodyDiv w:val="1"/>
      <w:marLeft w:val="0"/>
      <w:marRight w:val="0"/>
      <w:marTop w:val="0"/>
      <w:marBottom w:val="0"/>
      <w:divBdr>
        <w:top w:val="none" w:sz="0" w:space="0" w:color="auto"/>
        <w:left w:val="none" w:sz="0" w:space="0" w:color="auto"/>
        <w:bottom w:val="none" w:sz="0" w:space="0" w:color="auto"/>
        <w:right w:val="none" w:sz="0" w:space="0" w:color="auto"/>
      </w:divBdr>
    </w:div>
    <w:div w:id="815799727">
      <w:bodyDiv w:val="1"/>
      <w:marLeft w:val="0"/>
      <w:marRight w:val="0"/>
      <w:marTop w:val="0"/>
      <w:marBottom w:val="0"/>
      <w:divBdr>
        <w:top w:val="none" w:sz="0" w:space="0" w:color="auto"/>
        <w:left w:val="none" w:sz="0" w:space="0" w:color="auto"/>
        <w:bottom w:val="none" w:sz="0" w:space="0" w:color="auto"/>
        <w:right w:val="none" w:sz="0" w:space="0" w:color="auto"/>
      </w:divBdr>
    </w:div>
    <w:div w:id="838081689">
      <w:bodyDiv w:val="1"/>
      <w:marLeft w:val="0"/>
      <w:marRight w:val="0"/>
      <w:marTop w:val="0"/>
      <w:marBottom w:val="0"/>
      <w:divBdr>
        <w:top w:val="none" w:sz="0" w:space="0" w:color="auto"/>
        <w:left w:val="none" w:sz="0" w:space="0" w:color="auto"/>
        <w:bottom w:val="none" w:sz="0" w:space="0" w:color="auto"/>
        <w:right w:val="none" w:sz="0" w:space="0" w:color="auto"/>
      </w:divBdr>
    </w:div>
    <w:div w:id="846947679">
      <w:bodyDiv w:val="1"/>
      <w:marLeft w:val="0"/>
      <w:marRight w:val="0"/>
      <w:marTop w:val="0"/>
      <w:marBottom w:val="0"/>
      <w:divBdr>
        <w:top w:val="none" w:sz="0" w:space="0" w:color="auto"/>
        <w:left w:val="none" w:sz="0" w:space="0" w:color="auto"/>
        <w:bottom w:val="none" w:sz="0" w:space="0" w:color="auto"/>
        <w:right w:val="none" w:sz="0" w:space="0" w:color="auto"/>
      </w:divBdr>
    </w:div>
    <w:div w:id="853567128">
      <w:bodyDiv w:val="1"/>
      <w:marLeft w:val="0"/>
      <w:marRight w:val="0"/>
      <w:marTop w:val="0"/>
      <w:marBottom w:val="0"/>
      <w:divBdr>
        <w:top w:val="none" w:sz="0" w:space="0" w:color="auto"/>
        <w:left w:val="none" w:sz="0" w:space="0" w:color="auto"/>
        <w:bottom w:val="none" w:sz="0" w:space="0" w:color="auto"/>
        <w:right w:val="none" w:sz="0" w:space="0" w:color="auto"/>
      </w:divBdr>
    </w:div>
    <w:div w:id="915631180">
      <w:bodyDiv w:val="1"/>
      <w:marLeft w:val="0"/>
      <w:marRight w:val="0"/>
      <w:marTop w:val="0"/>
      <w:marBottom w:val="0"/>
      <w:divBdr>
        <w:top w:val="none" w:sz="0" w:space="0" w:color="auto"/>
        <w:left w:val="none" w:sz="0" w:space="0" w:color="auto"/>
        <w:bottom w:val="none" w:sz="0" w:space="0" w:color="auto"/>
        <w:right w:val="none" w:sz="0" w:space="0" w:color="auto"/>
      </w:divBdr>
    </w:div>
    <w:div w:id="923760568">
      <w:bodyDiv w:val="1"/>
      <w:marLeft w:val="0"/>
      <w:marRight w:val="0"/>
      <w:marTop w:val="0"/>
      <w:marBottom w:val="0"/>
      <w:divBdr>
        <w:top w:val="none" w:sz="0" w:space="0" w:color="auto"/>
        <w:left w:val="none" w:sz="0" w:space="0" w:color="auto"/>
        <w:bottom w:val="none" w:sz="0" w:space="0" w:color="auto"/>
        <w:right w:val="none" w:sz="0" w:space="0" w:color="auto"/>
      </w:divBdr>
    </w:div>
    <w:div w:id="946280028">
      <w:bodyDiv w:val="1"/>
      <w:marLeft w:val="0"/>
      <w:marRight w:val="0"/>
      <w:marTop w:val="0"/>
      <w:marBottom w:val="0"/>
      <w:divBdr>
        <w:top w:val="none" w:sz="0" w:space="0" w:color="auto"/>
        <w:left w:val="none" w:sz="0" w:space="0" w:color="auto"/>
        <w:bottom w:val="none" w:sz="0" w:space="0" w:color="auto"/>
        <w:right w:val="none" w:sz="0" w:space="0" w:color="auto"/>
      </w:divBdr>
    </w:div>
    <w:div w:id="969215307">
      <w:bodyDiv w:val="1"/>
      <w:marLeft w:val="0"/>
      <w:marRight w:val="0"/>
      <w:marTop w:val="0"/>
      <w:marBottom w:val="0"/>
      <w:divBdr>
        <w:top w:val="none" w:sz="0" w:space="0" w:color="auto"/>
        <w:left w:val="none" w:sz="0" w:space="0" w:color="auto"/>
        <w:bottom w:val="none" w:sz="0" w:space="0" w:color="auto"/>
        <w:right w:val="none" w:sz="0" w:space="0" w:color="auto"/>
      </w:divBdr>
    </w:div>
    <w:div w:id="982543841">
      <w:bodyDiv w:val="1"/>
      <w:marLeft w:val="0"/>
      <w:marRight w:val="0"/>
      <w:marTop w:val="0"/>
      <w:marBottom w:val="0"/>
      <w:divBdr>
        <w:top w:val="none" w:sz="0" w:space="0" w:color="auto"/>
        <w:left w:val="none" w:sz="0" w:space="0" w:color="auto"/>
        <w:bottom w:val="none" w:sz="0" w:space="0" w:color="auto"/>
        <w:right w:val="none" w:sz="0" w:space="0" w:color="auto"/>
      </w:divBdr>
    </w:div>
    <w:div w:id="1005475867">
      <w:bodyDiv w:val="1"/>
      <w:marLeft w:val="0"/>
      <w:marRight w:val="0"/>
      <w:marTop w:val="0"/>
      <w:marBottom w:val="0"/>
      <w:divBdr>
        <w:top w:val="none" w:sz="0" w:space="0" w:color="auto"/>
        <w:left w:val="none" w:sz="0" w:space="0" w:color="auto"/>
        <w:bottom w:val="none" w:sz="0" w:space="0" w:color="auto"/>
        <w:right w:val="none" w:sz="0" w:space="0" w:color="auto"/>
      </w:divBdr>
    </w:div>
    <w:div w:id="1018432949">
      <w:bodyDiv w:val="1"/>
      <w:marLeft w:val="0"/>
      <w:marRight w:val="0"/>
      <w:marTop w:val="0"/>
      <w:marBottom w:val="0"/>
      <w:divBdr>
        <w:top w:val="none" w:sz="0" w:space="0" w:color="auto"/>
        <w:left w:val="none" w:sz="0" w:space="0" w:color="auto"/>
        <w:bottom w:val="none" w:sz="0" w:space="0" w:color="auto"/>
        <w:right w:val="none" w:sz="0" w:space="0" w:color="auto"/>
      </w:divBdr>
    </w:div>
    <w:div w:id="1047097520">
      <w:bodyDiv w:val="1"/>
      <w:marLeft w:val="0"/>
      <w:marRight w:val="0"/>
      <w:marTop w:val="0"/>
      <w:marBottom w:val="0"/>
      <w:divBdr>
        <w:top w:val="none" w:sz="0" w:space="0" w:color="auto"/>
        <w:left w:val="none" w:sz="0" w:space="0" w:color="auto"/>
        <w:bottom w:val="none" w:sz="0" w:space="0" w:color="auto"/>
        <w:right w:val="none" w:sz="0" w:space="0" w:color="auto"/>
      </w:divBdr>
    </w:div>
    <w:div w:id="1049843727">
      <w:bodyDiv w:val="1"/>
      <w:marLeft w:val="0"/>
      <w:marRight w:val="0"/>
      <w:marTop w:val="0"/>
      <w:marBottom w:val="0"/>
      <w:divBdr>
        <w:top w:val="none" w:sz="0" w:space="0" w:color="auto"/>
        <w:left w:val="none" w:sz="0" w:space="0" w:color="auto"/>
        <w:bottom w:val="none" w:sz="0" w:space="0" w:color="auto"/>
        <w:right w:val="none" w:sz="0" w:space="0" w:color="auto"/>
      </w:divBdr>
    </w:div>
    <w:div w:id="1063411756">
      <w:bodyDiv w:val="1"/>
      <w:marLeft w:val="0"/>
      <w:marRight w:val="0"/>
      <w:marTop w:val="0"/>
      <w:marBottom w:val="0"/>
      <w:divBdr>
        <w:top w:val="none" w:sz="0" w:space="0" w:color="auto"/>
        <w:left w:val="none" w:sz="0" w:space="0" w:color="auto"/>
        <w:bottom w:val="none" w:sz="0" w:space="0" w:color="auto"/>
        <w:right w:val="none" w:sz="0" w:space="0" w:color="auto"/>
      </w:divBdr>
    </w:div>
    <w:div w:id="1066535765">
      <w:bodyDiv w:val="1"/>
      <w:marLeft w:val="0"/>
      <w:marRight w:val="0"/>
      <w:marTop w:val="0"/>
      <w:marBottom w:val="0"/>
      <w:divBdr>
        <w:top w:val="none" w:sz="0" w:space="0" w:color="auto"/>
        <w:left w:val="none" w:sz="0" w:space="0" w:color="auto"/>
        <w:bottom w:val="none" w:sz="0" w:space="0" w:color="auto"/>
        <w:right w:val="none" w:sz="0" w:space="0" w:color="auto"/>
      </w:divBdr>
    </w:div>
    <w:div w:id="1068768889">
      <w:bodyDiv w:val="1"/>
      <w:marLeft w:val="0"/>
      <w:marRight w:val="0"/>
      <w:marTop w:val="0"/>
      <w:marBottom w:val="0"/>
      <w:divBdr>
        <w:top w:val="none" w:sz="0" w:space="0" w:color="auto"/>
        <w:left w:val="none" w:sz="0" w:space="0" w:color="auto"/>
        <w:bottom w:val="none" w:sz="0" w:space="0" w:color="auto"/>
        <w:right w:val="none" w:sz="0" w:space="0" w:color="auto"/>
      </w:divBdr>
    </w:div>
    <w:div w:id="1070814622">
      <w:bodyDiv w:val="1"/>
      <w:marLeft w:val="0"/>
      <w:marRight w:val="0"/>
      <w:marTop w:val="0"/>
      <w:marBottom w:val="0"/>
      <w:divBdr>
        <w:top w:val="none" w:sz="0" w:space="0" w:color="auto"/>
        <w:left w:val="none" w:sz="0" w:space="0" w:color="auto"/>
        <w:bottom w:val="none" w:sz="0" w:space="0" w:color="auto"/>
        <w:right w:val="none" w:sz="0" w:space="0" w:color="auto"/>
      </w:divBdr>
    </w:div>
    <w:div w:id="1080559156">
      <w:bodyDiv w:val="1"/>
      <w:marLeft w:val="0"/>
      <w:marRight w:val="0"/>
      <w:marTop w:val="0"/>
      <w:marBottom w:val="0"/>
      <w:divBdr>
        <w:top w:val="none" w:sz="0" w:space="0" w:color="auto"/>
        <w:left w:val="none" w:sz="0" w:space="0" w:color="auto"/>
        <w:bottom w:val="none" w:sz="0" w:space="0" w:color="auto"/>
        <w:right w:val="none" w:sz="0" w:space="0" w:color="auto"/>
      </w:divBdr>
    </w:div>
    <w:div w:id="1084954049">
      <w:bodyDiv w:val="1"/>
      <w:marLeft w:val="0"/>
      <w:marRight w:val="0"/>
      <w:marTop w:val="0"/>
      <w:marBottom w:val="0"/>
      <w:divBdr>
        <w:top w:val="none" w:sz="0" w:space="0" w:color="auto"/>
        <w:left w:val="none" w:sz="0" w:space="0" w:color="auto"/>
        <w:bottom w:val="none" w:sz="0" w:space="0" w:color="auto"/>
        <w:right w:val="none" w:sz="0" w:space="0" w:color="auto"/>
      </w:divBdr>
    </w:div>
    <w:div w:id="1094479183">
      <w:bodyDiv w:val="1"/>
      <w:marLeft w:val="0"/>
      <w:marRight w:val="0"/>
      <w:marTop w:val="0"/>
      <w:marBottom w:val="0"/>
      <w:divBdr>
        <w:top w:val="none" w:sz="0" w:space="0" w:color="auto"/>
        <w:left w:val="none" w:sz="0" w:space="0" w:color="auto"/>
        <w:bottom w:val="none" w:sz="0" w:space="0" w:color="auto"/>
        <w:right w:val="none" w:sz="0" w:space="0" w:color="auto"/>
      </w:divBdr>
    </w:div>
    <w:div w:id="1107505868">
      <w:bodyDiv w:val="1"/>
      <w:marLeft w:val="0"/>
      <w:marRight w:val="0"/>
      <w:marTop w:val="0"/>
      <w:marBottom w:val="0"/>
      <w:divBdr>
        <w:top w:val="none" w:sz="0" w:space="0" w:color="auto"/>
        <w:left w:val="none" w:sz="0" w:space="0" w:color="auto"/>
        <w:bottom w:val="none" w:sz="0" w:space="0" w:color="auto"/>
        <w:right w:val="none" w:sz="0" w:space="0" w:color="auto"/>
      </w:divBdr>
    </w:div>
    <w:div w:id="1112745199">
      <w:bodyDiv w:val="1"/>
      <w:marLeft w:val="0"/>
      <w:marRight w:val="0"/>
      <w:marTop w:val="0"/>
      <w:marBottom w:val="0"/>
      <w:divBdr>
        <w:top w:val="none" w:sz="0" w:space="0" w:color="auto"/>
        <w:left w:val="none" w:sz="0" w:space="0" w:color="auto"/>
        <w:bottom w:val="none" w:sz="0" w:space="0" w:color="auto"/>
        <w:right w:val="none" w:sz="0" w:space="0" w:color="auto"/>
      </w:divBdr>
    </w:div>
    <w:div w:id="1132672077">
      <w:bodyDiv w:val="1"/>
      <w:marLeft w:val="0"/>
      <w:marRight w:val="0"/>
      <w:marTop w:val="0"/>
      <w:marBottom w:val="0"/>
      <w:divBdr>
        <w:top w:val="none" w:sz="0" w:space="0" w:color="auto"/>
        <w:left w:val="none" w:sz="0" w:space="0" w:color="auto"/>
        <w:bottom w:val="none" w:sz="0" w:space="0" w:color="auto"/>
        <w:right w:val="none" w:sz="0" w:space="0" w:color="auto"/>
      </w:divBdr>
    </w:div>
    <w:div w:id="1134441451">
      <w:bodyDiv w:val="1"/>
      <w:marLeft w:val="0"/>
      <w:marRight w:val="0"/>
      <w:marTop w:val="0"/>
      <w:marBottom w:val="0"/>
      <w:divBdr>
        <w:top w:val="none" w:sz="0" w:space="0" w:color="auto"/>
        <w:left w:val="none" w:sz="0" w:space="0" w:color="auto"/>
        <w:bottom w:val="none" w:sz="0" w:space="0" w:color="auto"/>
        <w:right w:val="none" w:sz="0" w:space="0" w:color="auto"/>
      </w:divBdr>
    </w:div>
    <w:div w:id="1141732709">
      <w:bodyDiv w:val="1"/>
      <w:marLeft w:val="0"/>
      <w:marRight w:val="0"/>
      <w:marTop w:val="0"/>
      <w:marBottom w:val="0"/>
      <w:divBdr>
        <w:top w:val="none" w:sz="0" w:space="0" w:color="auto"/>
        <w:left w:val="none" w:sz="0" w:space="0" w:color="auto"/>
        <w:bottom w:val="none" w:sz="0" w:space="0" w:color="auto"/>
        <w:right w:val="none" w:sz="0" w:space="0" w:color="auto"/>
      </w:divBdr>
    </w:div>
    <w:div w:id="1152914716">
      <w:bodyDiv w:val="1"/>
      <w:marLeft w:val="0"/>
      <w:marRight w:val="0"/>
      <w:marTop w:val="0"/>
      <w:marBottom w:val="0"/>
      <w:divBdr>
        <w:top w:val="none" w:sz="0" w:space="0" w:color="auto"/>
        <w:left w:val="none" w:sz="0" w:space="0" w:color="auto"/>
        <w:bottom w:val="none" w:sz="0" w:space="0" w:color="auto"/>
        <w:right w:val="none" w:sz="0" w:space="0" w:color="auto"/>
      </w:divBdr>
    </w:div>
    <w:div w:id="1178888763">
      <w:bodyDiv w:val="1"/>
      <w:marLeft w:val="0"/>
      <w:marRight w:val="0"/>
      <w:marTop w:val="0"/>
      <w:marBottom w:val="0"/>
      <w:divBdr>
        <w:top w:val="none" w:sz="0" w:space="0" w:color="auto"/>
        <w:left w:val="none" w:sz="0" w:space="0" w:color="auto"/>
        <w:bottom w:val="none" w:sz="0" w:space="0" w:color="auto"/>
        <w:right w:val="none" w:sz="0" w:space="0" w:color="auto"/>
      </w:divBdr>
    </w:div>
    <w:div w:id="1181696286">
      <w:bodyDiv w:val="1"/>
      <w:marLeft w:val="0"/>
      <w:marRight w:val="0"/>
      <w:marTop w:val="0"/>
      <w:marBottom w:val="0"/>
      <w:divBdr>
        <w:top w:val="none" w:sz="0" w:space="0" w:color="auto"/>
        <w:left w:val="none" w:sz="0" w:space="0" w:color="auto"/>
        <w:bottom w:val="none" w:sz="0" w:space="0" w:color="auto"/>
        <w:right w:val="none" w:sz="0" w:space="0" w:color="auto"/>
      </w:divBdr>
    </w:div>
    <w:div w:id="1181965227">
      <w:bodyDiv w:val="1"/>
      <w:marLeft w:val="0"/>
      <w:marRight w:val="0"/>
      <w:marTop w:val="0"/>
      <w:marBottom w:val="0"/>
      <w:divBdr>
        <w:top w:val="none" w:sz="0" w:space="0" w:color="auto"/>
        <w:left w:val="none" w:sz="0" w:space="0" w:color="auto"/>
        <w:bottom w:val="none" w:sz="0" w:space="0" w:color="auto"/>
        <w:right w:val="none" w:sz="0" w:space="0" w:color="auto"/>
      </w:divBdr>
    </w:div>
    <w:div w:id="1189677714">
      <w:bodyDiv w:val="1"/>
      <w:marLeft w:val="0"/>
      <w:marRight w:val="0"/>
      <w:marTop w:val="0"/>
      <w:marBottom w:val="0"/>
      <w:divBdr>
        <w:top w:val="none" w:sz="0" w:space="0" w:color="auto"/>
        <w:left w:val="none" w:sz="0" w:space="0" w:color="auto"/>
        <w:bottom w:val="none" w:sz="0" w:space="0" w:color="auto"/>
        <w:right w:val="none" w:sz="0" w:space="0" w:color="auto"/>
      </w:divBdr>
    </w:div>
    <w:div w:id="1202746250">
      <w:bodyDiv w:val="1"/>
      <w:marLeft w:val="0"/>
      <w:marRight w:val="0"/>
      <w:marTop w:val="0"/>
      <w:marBottom w:val="0"/>
      <w:divBdr>
        <w:top w:val="none" w:sz="0" w:space="0" w:color="auto"/>
        <w:left w:val="none" w:sz="0" w:space="0" w:color="auto"/>
        <w:bottom w:val="none" w:sz="0" w:space="0" w:color="auto"/>
        <w:right w:val="none" w:sz="0" w:space="0" w:color="auto"/>
      </w:divBdr>
      <w:divsChild>
        <w:div w:id="672297904">
          <w:marLeft w:val="0"/>
          <w:marRight w:val="0"/>
          <w:marTop w:val="0"/>
          <w:marBottom w:val="0"/>
          <w:divBdr>
            <w:top w:val="none" w:sz="0" w:space="0" w:color="auto"/>
            <w:left w:val="none" w:sz="0" w:space="0" w:color="auto"/>
            <w:bottom w:val="none" w:sz="0" w:space="0" w:color="auto"/>
            <w:right w:val="none" w:sz="0" w:space="0" w:color="auto"/>
          </w:divBdr>
        </w:div>
      </w:divsChild>
    </w:div>
    <w:div w:id="1214659405">
      <w:bodyDiv w:val="1"/>
      <w:marLeft w:val="0"/>
      <w:marRight w:val="0"/>
      <w:marTop w:val="0"/>
      <w:marBottom w:val="0"/>
      <w:divBdr>
        <w:top w:val="none" w:sz="0" w:space="0" w:color="auto"/>
        <w:left w:val="none" w:sz="0" w:space="0" w:color="auto"/>
        <w:bottom w:val="none" w:sz="0" w:space="0" w:color="auto"/>
        <w:right w:val="none" w:sz="0" w:space="0" w:color="auto"/>
      </w:divBdr>
    </w:div>
    <w:div w:id="1230504182">
      <w:bodyDiv w:val="1"/>
      <w:marLeft w:val="0"/>
      <w:marRight w:val="0"/>
      <w:marTop w:val="0"/>
      <w:marBottom w:val="0"/>
      <w:divBdr>
        <w:top w:val="none" w:sz="0" w:space="0" w:color="auto"/>
        <w:left w:val="none" w:sz="0" w:space="0" w:color="auto"/>
        <w:bottom w:val="none" w:sz="0" w:space="0" w:color="auto"/>
        <w:right w:val="none" w:sz="0" w:space="0" w:color="auto"/>
      </w:divBdr>
    </w:div>
    <w:div w:id="1245143033">
      <w:bodyDiv w:val="1"/>
      <w:marLeft w:val="0"/>
      <w:marRight w:val="0"/>
      <w:marTop w:val="0"/>
      <w:marBottom w:val="0"/>
      <w:divBdr>
        <w:top w:val="none" w:sz="0" w:space="0" w:color="auto"/>
        <w:left w:val="none" w:sz="0" w:space="0" w:color="auto"/>
        <w:bottom w:val="none" w:sz="0" w:space="0" w:color="auto"/>
        <w:right w:val="none" w:sz="0" w:space="0" w:color="auto"/>
      </w:divBdr>
    </w:div>
    <w:div w:id="1260258114">
      <w:bodyDiv w:val="1"/>
      <w:marLeft w:val="0"/>
      <w:marRight w:val="0"/>
      <w:marTop w:val="0"/>
      <w:marBottom w:val="0"/>
      <w:divBdr>
        <w:top w:val="none" w:sz="0" w:space="0" w:color="auto"/>
        <w:left w:val="none" w:sz="0" w:space="0" w:color="auto"/>
        <w:bottom w:val="none" w:sz="0" w:space="0" w:color="auto"/>
        <w:right w:val="none" w:sz="0" w:space="0" w:color="auto"/>
      </w:divBdr>
    </w:div>
    <w:div w:id="1263954718">
      <w:bodyDiv w:val="1"/>
      <w:marLeft w:val="0"/>
      <w:marRight w:val="0"/>
      <w:marTop w:val="0"/>
      <w:marBottom w:val="0"/>
      <w:divBdr>
        <w:top w:val="none" w:sz="0" w:space="0" w:color="auto"/>
        <w:left w:val="none" w:sz="0" w:space="0" w:color="auto"/>
        <w:bottom w:val="none" w:sz="0" w:space="0" w:color="auto"/>
        <w:right w:val="none" w:sz="0" w:space="0" w:color="auto"/>
      </w:divBdr>
    </w:div>
    <w:div w:id="1281953321">
      <w:bodyDiv w:val="1"/>
      <w:marLeft w:val="0"/>
      <w:marRight w:val="0"/>
      <w:marTop w:val="0"/>
      <w:marBottom w:val="0"/>
      <w:divBdr>
        <w:top w:val="none" w:sz="0" w:space="0" w:color="auto"/>
        <w:left w:val="none" w:sz="0" w:space="0" w:color="auto"/>
        <w:bottom w:val="none" w:sz="0" w:space="0" w:color="auto"/>
        <w:right w:val="none" w:sz="0" w:space="0" w:color="auto"/>
      </w:divBdr>
    </w:div>
    <w:div w:id="1287926465">
      <w:bodyDiv w:val="1"/>
      <w:marLeft w:val="0"/>
      <w:marRight w:val="0"/>
      <w:marTop w:val="0"/>
      <w:marBottom w:val="0"/>
      <w:divBdr>
        <w:top w:val="none" w:sz="0" w:space="0" w:color="auto"/>
        <w:left w:val="none" w:sz="0" w:space="0" w:color="auto"/>
        <w:bottom w:val="none" w:sz="0" w:space="0" w:color="auto"/>
        <w:right w:val="none" w:sz="0" w:space="0" w:color="auto"/>
      </w:divBdr>
    </w:div>
    <w:div w:id="1317953735">
      <w:bodyDiv w:val="1"/>
      <w:marLeft w:val="0"/>
      <w:marRight w:val="0"/>
      <w:marTop w:val="0"/>
      <w:marBottom w:val="0"/>
      <w:divBdr>
        <w:top w:val="none" w:sz="0" w:space="0" w:color="auto"/>
        <w:left w:val="none" w:sz="0" w:space="0" w:color="auto"/>
        <w:bottom w:val="none" w:sz="0" w:space="0" w:color="auto"/>
        <w:right w:val="none" w:sz="0" w:space="0" w:color="auto"/>
      </w:divBdr>
    </w:div>
    <w:div w:id="1325355201">
      <w:bodyDiv w:val="1"/>
      <w:marLeft w:val="0"/>
      <w:marRight w:val="0"/>
      <w:marTop w:val="0"/>
      <w:marBottom w:val="0"/>
      <w:divBdr>
        <w:top w:val="none" w:sz="0" w:space="0" w:color="auto"/>
        <w:left w:val="none" w:sz="0" w:space="0" w:color="auto"/>
        <w:bottom w:val="none" w:sz="0" w:space="0" w:color="auto"/>
        <w:right w:val="none" w:sz="0" w:space="0" w:color="auto"/>
      </w:divBdr>
    </w:div>
    <w:div w:id="1350522675">
      <w:bodyDiv w:val="1"/>
      <w:marLeft w:val="0"/>
      <w:marRight w:val="0"/>
      <w:marTop w:val="0"/>
      <w:marBottom w:val="0"/>
      <w:divBdr>
        <w:top w:val="none" w:sz="0" w:space="0" w:color="auto"/>
        <w:left w:val="none" w:sz="0" w:space="0" w:color="auto"/>
        <w:bottom w:val="none" w:sz="0" w:space="0" w:color="auto"/>
        <w:right w:val="none" w:sz="0" w:space="0" w:color="auto"/>
      </w:divBdr>
    </w:div>
    <w:div w:id="1450122858">
      <w:bodyDiv w:val="1"/>
      <w:marLeft w:val="0"/>
      <w:marRight w:val="0"/>
      <w:marTop w:val="0"/>
      <w:marBottom w:val="0"/>
      <w:divBdr>
        <w:top w:val="none" w:sz="0" w:space="0" w:color="auto"/>
        <w:left w:val="none" w:sz="0" w:space="0" w:color="auto"/>
        <w:bottom w:val="none" w:sz="0" w:space="0" w:color="auto"/>
        <w:right w:val="none" w:sz="0" w:space="0" w:color="auto"/>
      </w:divBdr>
    </w:div>
    <w:div w:id="1470514359">
      <w:bodyDiv w:val="1"/>
      <w:marLeft w:val="0"/>
      <w:marRight w:val="0"/>
      <w:marTop w:val="0"/>
      <w:marBottom w:val="0"/>
      <w:divBdr>
        <w:top w:val="none" w:sz="0" w:space="0" w:color="auto"/>
        <w:left w:val="none" w:sz="0" w:space="0" w:color="auto"/>
        <w:bottom w:val="none" w:sz="0" w:space="0" w:color="auto"/>
        <w:right w:val="none" w:sz="0" w:space="0" w:color="auto"/>
      </w:divBdr>
    </w:div>
    <w:div w:id="1497383297">
      <w:bodyDiv w:val="1"/>
      <w:marLeft w:val="0"/>
      <w:marRight w:val="0"/>
      <w:marTop w:val="0"/>
      <w:marBottom w:val="0"/>
      <w:divBdr>
        <w:top w:val="none" w:sz="0" w:space="0" w:color="auto"/>
        <w:left w:val="none" w:sz="0" w:space="0" w:color="auto"/>
        <w:bottom w:val="none" w:sz="0" w:space="0" w:color="auto"/>
        <w:right w:val="none" w:sz="0" w:space="0" w:color="auto"/>
      </w:divBdr>
    </w:div>
    <w:div w:id="1522284623">
      <w:bodyDiv w:val="1"/>
      <w:marLeft w:val="0"/>
      <w:marRight w:val="0"/>
      <w:marTop w:val="0"/>
      <w:marBottom w:val="0"/>
      <w:divBdr>
        <w:top w:val="none" w:sz="0" w:space="0" w:color="auto"/>
        <w:left w:val="none" w:sz="0" w:space="0" w:color="auto"/>
        <w:bottom w:val="none" w:sz="0" w:space="0" w:color="auto"/>
        <w:right w:val="none" w:sz="0" w:space="0" w:color="auto"/>
      </w:divBdr>
    </w:div>
    <w:div w:id="1542134567">
      <w:bodyDiv w:val="1"/>
      <w:marLeft w:val="0"/>
      <w:marRight w:val="0"/>
      <w:marTop w:val="0"/>
      <w:marBottom w:val="0"/>
      <w:divBdr>
        <w:top w:val="none" w:sz="0" w:space="0" w:color="auto"/>
        <w:left w:val="none" w:sz="0" w:space="0" w:color="auto"/>
        <w:bottom w:val="none" w:sz="0" w:space="0" w:color="auto"/>
        <w:right w:val="none" w:sz="0" w:space="0" w:color="auto"/>
      </w:divBdr>
    </w:div>
    <w:div w:id="1549225276">
      <w:bodyDiv w:val="1"/>
      <w:marLeft w:val="0"/>
      <w:marRight w:val="0"/>
      <w:marTop w:val="0"/>
      <w:marBottom w:val="0"/>
      <w:divBdr>
        <w:top w:val="none" w:sz="0" w:space="0" w:color="auto"/>
        <w:left w:val="none" w:sz="0" w:space="0" w:color="auto"/>
        <w:bottom w:val="none" w:sz="0" w:space="0" w:color="auto"/>
        <w:right w:val="none" w:sz="0" w:space="0" w:color="auto"/>
      </w:divBdr>
    </w:div>
    <w:div w:id="1551067105">
      <w:bodyDiv w:val="1"/>
      <w:marLeft w:val="0"/>
      <w:marRight w:val="0"/>
      <w:marTop w:val="0"/>
      <w:marBottom w:val="0"/>
      <w:divBdr>
        <w:top w:val="none" w:sz="0" w:space="0" w:color="auto"/>
        <w:left w:val="none" w:sz="0" w:space="0" w:color="auto"/>
        <w:bottom w:val="none" w:sz="0" w:space="0" w:color="auto"/>
        <w:right w:val="none" w:sz="0" w:space="0" w:color="auto"/>
      </w:divBdr>
    </w:div>
    <w:div w:id="1558777747">
      <w:bodyDiv w:val="1"/>
      <w:marLeft w:val="0"/>
      <w:marRight w:val="0"/>
      <w:marTop w:val="0"/>
      <w:marBottom w:val="0"/>
      <w:divBdr>
        <w:top w:val="none" w:sz="0" w:space="0" w:color="auto"/>
        <w:left w:val="none" w:sz="0" w:space="0" w:color="auto"/>
        <w:bottom w:val="none" w:sz="0" w:space="0" w:color="auto"/>
        <w:right w:val="none" w:sz="0" w:space="0" w:color="auto"/>
      </w:divBdr>
    </w:div>
    <w:div w:id="1575430947">
      <w:bodyDiv w:val="1"/>
      <w:marLeft w:val="0"/>
      <w:marRight w:val="0"/>
      <w:marTop w:val="0"/>
      <w:marBottom w:val="0"/>
      <w:divBdr>
        <w:top w:val="none" w:sz="0" w:space="0" w:color="auto"/>
        <w:left w:val="none" w:sz="0" w:space="0" w:color="auto"/>
        <w:bottom w:val="none" w:sz="0" w:space="0" w:color="auto"/>
        <w:right w:val="none" w:sz="0" w:space="0" w:color="auto"/>
      </w:divBdr>
    </w:div>
    <w:div w:id="1635525895">
      <w:bodyDiv w:val="1"/>
      <w:marLeft w:val="0"/>
      <w:marRight w:val="0"/>
      <w:marTop w:val="0"/>
      <w:marBottom w:val="0"/>
      <w:divBdr>
        <w:top w:val="none" w:sz="0" w:space="0" w:color="auto"/>
        <w:left w:val="none" w:sz="0" w:space="0" w:color="auto"/>
        <w:bottom w:val="none" w:sz="0" w:space="0" w:color="auto"/>
        <w:right w:val="none" w:sz="0" w:space="0" w:color="auto"/>
      </w:divBdr>
    </w:div>
    <w:div w:id="1649940146">
      <w:bodyDiv w:val="1"/>
      <w:marLeft w:val="0"/>
      <w:marRight w:val="0"/>
      <w:marTop w:val="0"/>
      <w:marBottom w:val="0"/>
      <w:divBdr>
        <w:top w:val="none" w:sz="0" w:space="0" w:color="auto"/>
        <w:left w:val="none" w:sz="0" w:space="0" w:color="auto"/>
        <w:bottom w:val="none" w:sz="0" w:space="0" w:color="auto"/>
        <w:right w:val="none" w:sz="0" w:space="0" w:color="auto"/>
      </w:divBdr>
    </w:div>
    <w:div w:id="1651473673">
      <w:bodyDiv w:val="1"/>
      <w:marLeft w:val="0"/>
      <w:marRight w:val="0"/>
      <w:marTop w:val="0"/>
      <w:marBottom w:val="0"/>
      <w:divBdr>
        <w:top w:val="none" w:sz="0" w:space="0" w:color="auto"/>
        <w:left w:val="none" w:sz="0" w:space="0" w:color="auto"/>
        <w:bottom w:val="none" w:sz="0" w:space="0" w:color="auto"/>
        <w:right w:val="none" w:sz="0" w:space="0" w:color="auto"/>
      </w:divBdr>
    </w:div>
    <w:div w:id="1669215832">
      <w:bodyDiv w:val="1"/>
      <w:marLeft w:val="0"/>
      <w:marRight w:val="0"/>
      <w:marTop w:val="0"/>
      <w:marBottom w:val="0"/>
      <w:divBdr>
        <w:top w:val="none" w:sz="0" w:space="0" w:color="auto"/>
        <w:left w:val="none" w:sz="0" w:space="0" w:color="auto"/>
        <w:bottom w:val="none" w:sz="0" w:space="0" w:color="auto"/>
        <w:right w:val="none" w:sz="0" w:space="0" w:color="auto"/>
      </w:divBdr>
    </w:div>
    <w:div w:id="1672290889">
      <w:bodyDiv w:val="1"/>
      <w:marLeft w:val="0"/>
      <w:marRight w:val="0"/>
      <w:marTop w:val="0"/>
      <w:marBottom w:val="0"/>
      <w:divBdr>
        <w:top w:val="none" w:sz="0" w:space="0" w:color="auto"/>
        <w:left w:val="none" w:sz="0" w:space="0" w:color="auto"/>
        <w:bottom w:val="none" w:sz="0" w:space="0" w:color="auto"/>
        <w:right w:val="none" w:sz="0" w:space="0" w:color="auto"/>
      </w:divBdr>
    </w:div>
    <w:div w:id="1680503193">
      <w:bodyDiv w:val="1"/>
      <w:marLeft w:val="0"/>
      <w:marRight w:val="0"/>
      <w:marTop w:val="0"/>
      <w:marBottom w:val="0"/>
      <w:divBdr>
        <w:top w:val="none" w:sz="0" w:space="0" w:color="auto"/>
        <w:left w:val="none" w:sz="0" w:space="0" w:color="auto"/>
        <w:bottom w:val="none" w:sz="0" w:space="0" w:color="auto"/>
        <w:right w:val="none" w:sz="0" w:space="0" w:color="auto"/>
      </w:divBdr>
    </w:div>
    <w:div w:id="1686978462">
      <w:bodyDiv w:val="1"/>
      <w:marLeft w:val="0"/>
      <w:marRight w:val="0"/>
      <w:marTop w:val="0"/>
      <w:marBottom w:val="0"/>
      <w:divBdr>
        <w:top w:val="none" w:sz="0" w:space="0" w:color="auto"/>
        <w:left w:val="none" w:sz="0" w:space="0" w:color="auto"/>
        <w:bottom w:val="none" w:sz="0" w:space="0" w:color="auto"/>
        <w:right w:val="none" w:sz="0" w:space="0" w:color="auto"/>
      </w:divBdr>
    </w:div>
    <w:div w:id="1687176165">
      <w:bodyDiv w:val="1"/>
      <w:marLeft w:val="0"/>
      <w:marRight w:val="0"/>
      <w:marTop w:val="0"/>
      <w:marBottom w:val="0"/>
      <w:divBdr>
        <w:top w:val="none" w:sz="0" w:space="0" w:color="auto"/>
        <w:left w:val="none" w:sz="0" w:space="0" w:color="auto"/>
        <w:bottom w:val="none" w:sz="0" w:space="0" w:color="auto"/>
        <w:right w:val="none" w:sz="0" w:space="0" w:color="auto"/>
      </w:divBdr>
    </w:div>
    <w:div w:id="1687318316">
      <w:bodyDiv w:val="1"/>
      <w:marLeft w:val="0"/>
      <w:marRight w:val="0"/>
      <w:marTop w:val="0"/>
      <w:marBottom w:val="0"/>
      <w:divBdr>
        <w:top w:val="none" w:sz="0" w:space="0" w:color="auto"/>
        <w:left w:val="none" w:sz="0" w:space="0" w:color="auto"/>
        <w:bottom w:val="none" w:sz="0" w:space="0" w:color="auto"/>
        <w:right w:val="none" w:sz="0" w:space="0" w:color="auto"/>
      </w:divBdr>
    </w:div>
    <w:div w:id="1699966641">
      <w:bodyDiv w:val="1"/>
      <w:marLeft w:val="0"/>
      <w:marRight w:val="0"/>
      <w:marTop w:val="0"/>
      <w:marBottom w:val="0"/>
      <w:divBdr>
        <w:top w:val="none" w:sz="0" w:space="0" w:color="auto"/>
        <w:left w:val="none" w:sz="0" w:space="0" w:color="auto"/>
        <w:bottom w:val="none" w:sz="0" w:space="0" w:color="auto"/>
        <w:right w:val="none" w:sz="0" w:space="0" w:color="auto"/>
      </w:divBdr>
    </w:div>
    <w:div w:id="1708750865">
      <w:bodyDiv w:val="1"/>
      <w:marLeft w:val="0"/>
      <w:marRight w:val="0"/>
      <w:marTop w:val="0"/>
      <w:marBottom w:val="0"/>
      <w:divBdr>
        <w:top w:val="none" w:sz="0" w:space="0" w:color="auto"/>
        <w:left w:val="none" w:sz="0" w:space="0" w:color="auto"/>
        <w:bottom w:val="none" w:sz="0" w:space="0" w:color="auto"/>
        <w:right w:val="none" w:sz="0" w:space="0" w:color="auto"/>
      </w:divBdr>
    </w:div>
    <w:div w:id="1717772732">
      <w:bodyDiv w:val="1"/>
      <w:marLeft w:val="0"/>
      <w:marRight w:val="0"/>
      <w:marTop w:val="0"/>
      <w:marBottom w:val="0"/>
      <w:divBdr>
        <w:top w:val="none" w:sz="0" w:space="0" w:color="auto"/>
        <w:left w:val="none" w:sz="0" w:space="0" w:color="auto"/>
        <w:bottom w:val="none" w:sz="0" w:space="0" w:color="auto"/>
        <w:right w:val="none" w:sz="0" w:space="0" w:color="auto"/>
      </w:divBdr>
    </w:div>
    <w:div w:id="1724329689">
      <w:bodyDiv w:val="1"/>
      <w:marLeft w:val="0"/>
      <w:marRight w:val="0"/>
      <w:marTop w:val="0"/>
      <w:marBottom w:val="0"/>
      <w:divBdr>
        <w:top w:val="none" w:sz="0" w:space="0" w:color="auto"/>
        <w:left w:val="none" w:sz="0" w:space="0" w:color="auto"/>
        <w:bottom w:val="none" w:sz="0" w:space="0" w:color="auto"/>
        <w:right w:val="none" w:sz="0" w:space="0" w:color="auto"/>
      </w:divBdr>
    </w:div>
    <w:div w:id="1725716298">
      <w:bodyDiv w:val="1"/>
      <w:marLeft w:val="0"/>
      <w:marRight w:val="0"/>
      <w:marTop w:val="0"/>
      <w:marBottom w:val="0"/>
      <w:divBdr>
        <w:top w:val="none" w:sz="0" w:space="0" w:color="auto"/>
        <w:left w:val="none" w:sz="0" w:space="0" w:color="auto"/>
        <w:bottom w:val="none" w:sz="0" w:space="0" w:color="auto"/>
        <w:right w:val="none" w:sz="0" w:space="0" w:color="auto"/>
      </w:divBdr>
    </w:div>
    <w:div w:id="1726638861">
      <w:bodyDiv w:val="1"/>
      <w:marLeft w:val="0"/>
      <w:marRight w:val="0"/>
      <w:marTop w:val="0"/>
      <w:marBottom w:val="0"/>
      <w:divBdr>
        <w:top w:val="none" w:sz="0" w:space="0" w:color="auto"/>
        <w:left w:val="none" w:sz="0" w:space="0" w:color="auto"/>
        <w:bottom w:val="none" w:sz="0" w:space="0" w:color="auto"/>
        <w:right w:val="none" w:sz="0" w:space="0" w:color="auto"/>
      </w:divBdr>
    </w:div>
    <w:div w:id="1734043618">
      <w:bodyDiv w:val="1"/>
      <w:marLeft w:val="0"/>
      <w:marRight w:val="0"/>
      <w:marTop w:val="0"/>
      <w:marBottom w:val="0"/>
      <w:divBdr>
        <w:top w:val="none" w:sz="0" w:space="0" w:color="auto"/>
        <w:left w:val="none" w:sz="0" w:space="0" w:color="auto"/>
        <w:bottom w:val="none" w:sz="0" w:space="0" w:color="auto"/>
        <w:right w:val="none" w:sz="0" w:space="0" w:color="auto"/>
      </w:divBdr>
    </w:div>
    <w:div w:id="1751926650">
      <w:bodyDiv w:val="1"/>
      <w:marLeft w:val="0"/>
      <w:marRight w:val="0"/>
      <w:marTop w:val="0"/>
      <w:marBottom w:val="0"/>
      <w:divBdr>
        <w:top w:val="none" w:sz="0" w:space="0" w:color="auto"/>
        <w:left w:val="none" w:sz="0" w:space="0" w:color="auto"/>
        <w:bottom w:val="none" w:sz="0" w:space="0" w:color="auto"/>
        <w:right w:val="none" w:sz="0" w:space="0" w:color="auto"/>
      </w:divBdr>
    </w:div>
    <w:div w:id="1762137751">
      <w:bodyDiv w:val="1"/>
      <w:marLeft w:val="0"/>
      <w:marRight w:val="0"/>
      <w:marTop w:val="0"/>
      <w:marBottom w:val="0"/>
      <w:divBdr>
        <w:top w:val="none" w:sz="0" w:space="0" w:color="auto"/>
        <w:left w:val="none" w:sz="0" w:space="0" w:color="auto"/>
        <w:bottom w:val="none" w:sz="0" w:space="0" w:color="auto"/>
        <w:right w:val="none" w:sz="0" w:space="0" w:color="auto"/>
      </w:divBdr>
    </w:div>
    <w:div w:id="1769081884">
      <w:bodyDiv w:val="1"/>
      <w:marLeft w:val="0"/>
      <w:marRight w:val="0"/>
      <w:marTop w:val="0"/>
      <w:marBottom w:val="0"/>
      <w:divBdr>
        <w:top w:val="none" w:sz="0" w:space="0" w:color="auto"/>
        <w:left w:val="none" w:sz="0" w:space="0" w:color="auto"/>
        <w:bottom w:val="none" w:sz="0" w:space="0" w:color="auto"/>
        <w:right w:val="none" w:sz="0" w:space="0" w:color="auto"/>
      </w:divBdr>
    </w:div>
    <w:div w:id="1823934352">
      <w:bodyDiv w:val="1"/>
      <w:marLeft w:val="0"/>
      <w:marRight w:val="0"/>
      <w:marTop w:val="0"/>
      <w:marBottom w:val="0"/>
      <w:divBdr>
        <w:top w:val="none" w:sz="0" w:space="0" w:color="auto"/>
        <w:left w:val="none" w:sz="0" w:space="0" w:color="auto"/>
        <w:bottom w:val="none" w:sz="0" w:space="0" w:color="auto"/>
        <w:right w:val="none" w:sz="0" w:space="0" w:color="auto"/>
      </w:divBdr>
    </w:div>
    <w:div w:id="1824155044">
      <w:bodyDiv w:val="1"/>
      <w:marLeft w:val="0"/>
      <w:marRight w:val="0"/>
      <w:marTop w:val="0"/>
      <w:marBottom w:val="0"/>
      <w:divBdr>
        <w:top w:val="none" w:sz="0" w:space="0" w:color="auto"/>
        <w:left w:val="none" w:sz="0" w:space="0" w:color="auto"/>
        <w:bottom w:val="none" w:sz="0" w:space="0" w:color="auto"/>
        <w:right w:val="none" w:sz="0" w:space="0" w:color="auto"/>
      </w:divBdr>
    </w:div>
    <w:div w:id="1850830189">
      <w:bodyDiv w:val="1"/>
      <w:marLeft w:val="0"/>
      <w:marRight w:val="0"/>
      <w:marTop w:val="0"/>
      <w:marBottom w:val="0"/>
      <w:divBdr>
        <w:top w:val="none" w:sz="0" w:space="0" w:color="auto"/>
        <w:left w:val="none" w:sz="0" w:space="0" w:color="auto"/>
        <w:bottom w:val="none" w:sz="0" w:space="0" w:color="auto"/>
        <w:right w:val="none" w:sz="0" w:space="0" w:color="auto"/>
      </w:divBdr>
    </w:div>
    <w:div w:id="1851219675">
      <w:bodyDiv w:val="1"/>
      <w:marLeft w:val="0"/>
      <w:marRight w:val="0"/>
      <w:marTop w:val="0"/>
      <w:marBottom w:val="0"/>
      <w:divBdr>
        <w:top w:val="none" w:sz="0" w:space="0" w:color="auto"/>
        <w:left w:val="none" w:sz="0" w:space="0" w:color="auto"/>
        <w:bottom w:val="none" w:sz="0" w:space="0" w:color="auto"/>
        <w:right w:val="none" w:sz="0" w:space="0" w:color="auto"/>
      </w:divBdr>
    </w:div>
    <w:div w:id="1853034547">
      <w:bodyDiv w:val="1"/>
      <w:marLeft w:val="0"/>
      <w:marRight w:val="0"/>
      <w:marTop w:val="0"/>
      <w:marBottom w:val="0"/>
      <w:divBdr>
        <w:top w:val="none" w:sz="0" w:space="0" w:color="auto"/>
        <w:left w:val="none" w:sz="0" w:space="0" w:color="auto"/>
        <w:bottom w:val="none" w:sz="0" w:space="0" w:color="auto"/>
        <w:right w:val="none" w:sz="0" w:space="0" w:color="auto"/>
      </w:divBdr>
    </w:div>
    <w:div w:id="1853645538">
      <w:bodyDiv w:val="1"/>
      <w:marLeft w:val="0"/>
      <w:marRight w:val="0"/>
      <w:marTop w:val="0"/>
      <w:marBottom w:val="0"/>
      <w:divBdr>
        <w:top w:val="none" w:sz="0" w:space="0" w:color="auto"/>
        <w:left w:val="none" w:sz="0" w:space="0" w:color="auto"/>
        <w:bottom w:val="none" w:sz="0" w:space="0" w:color="auto"/>
        <w:right w:val="none" w:sz="0" w:space="0" w:color="auto"/>
      </w:divBdr>
    </w:div>
    <w:div w:id="1863516733">
      <w:bodyDiv w:val="1"/>
      <w:marLeft w:val="0"/>
      <w:marRight w:val="0"/>
      <w:marTop w:val="0"/>
      <w:marBottom w:val="0"/>
      <w:divBdr>
        <w:top w:val="none" w:sz="0" w:space="0" w:color="auto"/>
        <w:left w:val="none" w:sz="0" w:space="0" w:color="auto"/>
        <w:bottom w:val="none" w:sz="0" w:space="0" w:color="auto"/>
        <w:right w:val="none" w:sz="0" w:space="0" w:color="auto"/>
      </w:divBdr>
    </w:div>
    <w:div w:id="1864587536">
      <w:bodyDiv w:val="1"/>
      <w:marLeft w:val="0"/>
      <w:marRight w:val="0"/>
      <w:marTop w:val="0"/>
      <w:marBottom w:val="0"/>
      <w:divBdr>
        <w:top w:val="none" w:sz="0" w:space="0" w:color="auto"/>
        <w:left w:val="none" w:sz="0" w:space="0" w:color="auto"/>
        <w:bottom w:val="none" w:sz="0" w:space="0" w:color="auto"/>
        <w:right w:val="none" w:sz="0" w:space="0" w:color="auto"/>
      </w:divBdr>
    </w:div>
    <w:div w:id="1924411579">
      <w:bodyDiv w:val="1"/>
      <w:marLeft w:val="0"/>
      <w:marRight w:val="0"/>
      <w:marTop w:val="0"/>
      <w:marBottom w:val="0"/>
      <w:divBdr>
        <w:top w:val="none" w:sz="0" w:space="0" w:color="auto"/>
        <w:left w:val="none" w:sz="0" w:space="0" w:color="auto"/>
        <w:bottom w:val="none" w:sz="0" w:space="0" w:color="auto"/>
        <w:right w:val="none" w:sz="0" w:space="0" w:color="auto"/>
      </w:divBdr>
    </w:div>
    <w:div w:id="1928340930">
      <w:bodyDiv w:val="1"/>
      <w:marLeft w:val="0"/>
      <w:marRight w:val="0"/>
      <w:marTop w:val="0"/>
      <w:marBottom w:val="0"/>
      <w:divBdr>
        <w:top w:val="none" w:sz="0" w:space="0" w:color="auto"/>
        <w:left w:val="none" w:sz="0" w:space="0" w:color="auto"/>
        <w:bottom w:val="none" w:sz="0" w:space="0" w:color="auto"/>
        <w:right w:val="none" w:sz="0" w:space="0" w:color="auto"/>
      </w:divBdr>
    </w:div>
    <w:div w:id="1956675172">
      <w:bodyDiv w:val="1"/>
      <w:marLeft w:val="0"/>
      <w:marRight w:val="0"/>
      <w:marTop w:val="0"/>
      <w:marBottom w:val="0"/>
      <w:divBdr>
        <w:top w:val="none" w:sz="0" w:space="0" w:color="auto"/>
        <w:left w:val="none" w:sz="0" w:space="0" w:color="auto"/>
        <w:bottom w:val="none" w:sz="0" w:space="0" w:color="auto"/>
        <w:right w:val="none" w:sz="0" w:space="0" w:color="auto"/>
      </w:divBdr>
    </w:div>
    <w:div w:id="1990161141">
      <w:bodyDiv w:val="1"/>
      <w:marLeft w:val="0"/>
      <w:marRight w:val="0"/>
      <w:marTop w:val="0"/>
      <w:marBottom w:val="0"/>
      <w:divBdr>
        <w:top w:val="none" w:sz="0" w:space="0" w:color="auto"/>
        <w:left w:val="none" w:sz="0" w:space="0" w:color="auto"/>
        <w:bottom w:val="none" w:sz="0" w:space="0" w:color="auto"/>
        <w:right w:val="none" w:sz="0" w:space="0" w:color="auto"/>
      </w:divBdr>
    </w:div>
    <w:div w:id="2004746457">
      <w:bodyDiv w:val="1"/>
      <w:marLeft w:val="0"/>
      <w:marRight w:val="0"/>
      <w:marTop w:val="0"/>
      <w:marBottom w:val="0"/>
      <w:divBdr>
        <w:top w:val="none" w:sz="0" w:space="0" w:color="auto"/>
        <w:left w:val="none" w:sz="0" w:space="0" w:color="auto"/>
        <w:bottom w:val="none" w:sz="0" w:space="0" w:color="auto"/>
        <w:right w:val="none" w:sz="0" w:space="0" w:color="auto"/>
      </w:divBdr>
    </w:div>
    <w:div w:id="2009556576">
      <w:bodyDiv w:val="1"/>
      <w:marLeft w:val="0"/>
      <w:marRight w:val="0"/>
      <w:marTop w:val="0"/>
      <w:marBottom w:val="0"/>
      <w:divBdr>
        <w:top w:val="none" w:sz="0" w:space="0" w:color="auto"/>
        <w:left w:val="none" w:sz="0" w:space="0" w:color="auto"/>
        <w:bottom w:val="none" w:sz="0" w:space="0" w:color="auto"/>
        <w:right w:val="none" w:sz="0" w:space="0" w:color="auto"/>
      </w:divBdr>
    </w:div>
    <w:div w:id="2022854269">
      <w:bodyDiv w:val="1"/>
      <w:marLeft w:val="0"/>
      <w:marRight w:val="0"/>
      <w:marTop w:val="0"/>
      <w:marBottom w:val="0"/>
      <w:divBdr>
        <w:top w:val="none" w:sz="0" w:space="0" w:color="auto"/>
        <w:left w:val="none" w:sz="0" w:space="0" w:color="auto"/>
        <w:bottom w:val="none" w:sz="0" w:space="0" w:color="auto"/>
        <w:right w:val="none" w:sz="0" w:space="0" w:color="auto"/>
      </w:divBdr>
    </w:div>
    <w:div w:id="2039893879">
      <w:bodyDiv w:val="1"/>
      <w:marLeft w:val="0"/>
      <w:marRight w:val="0"/>
      <w:marTop w:val="0"/>
      <w:marBottom w:val="0"/>
      <w:divBdr>
        <w:top w:val="none" w:sz="0" w:space="0" w:color="auto"/>
        <w:left w:val="none" w:sz="0" w:space="0" w:color="auto"/>
        <w:bottom w:val="none" w:sz="0" w:space="0" w:color="auto"/>
        <w:right w:val="none" w:sz="0" w:space="0" w:color="auto"/>
      </w:divBdr>
    </w:div>
    <w:div w:id="2053721950">
      <w:bodyDiv w:val="1"/>
      <w:marLeft w:val="0"/>
      <w:marRight w:val="0"/>
      <w:marTop w:val="0"/>
      <w:marBottom w:val="0"/>
      <w:divBdr>
        <w:top w:val="none" w:sz="0" w:space="0" w:color="auto"/>
        <w:left w:val="none" w:sz="0" w:space="0" w:color="auto"/>
        <w:bottom w:val="none" w:sz="0" w:space="0" w:color="auto"/>
        <w:right w:val="none" w:sz="0" w:space="0" w:color="auto"/>
      </w:divBdr>
    </w:div>
    <w:div w:id="2072540876">
      <w:bodyDiv w:val="1"/>
      <w:marLeft w:val="0"/>
      <w:marRight w:val="0"/>
      <w:marTop w:val="0"/>
      <w:marBottom w:val="0"/>
      <w:divBdr>
        <w:top w:val="none" w:sz="0" w:space="0" w:color="auto"/>
        <w:left w:val="none" w:sz="0" w:space="0" w:color="auto"/>
        <w:bottom w:val="none" w:sz="0" w:space="0" w:color="auto"/>
        <w:right w:val="none" w:sz="0" w:space="0" w:color="auto"/>
      </w:divBdr>
    </w:div>
    <w:div w:id="2079940332">
      <w:bodyDiv w:val="1"/>
      <w:marLeft w:val="0"/>
      <w:marRight w:val="0"/>
      <w:marTop w:val="0"/>
      <w:marBottom w:val="0"/>
      <w:divBdr>
        <w:top w:val="none" w:sz="0" w:space="0" w:color="auto"/>
        <w:left w:val="none" w:sz="0" w:space="0" w:color="auto"/>
        <w:bottom w:val="none" w:sz="0" w:space="0" w:color="auto"/>
        <w:right w:val="none" w:sz="0" w:space="0" w:color="auto"/>
      </w:divBdr>
    </w:div>
    <w:div w:id="2089496609">
      <w:bodyDiv w:val="1"/>
      <w:marLeft w:val="0"/>
      <w:marRight w:val="0"/>
      <w:marTop w:val="0"/>
      <w:marBottom w:val="0"/>
      <w:divBdr>
        <w:top w:val="none" w:sz="0" w:space="0" w:color="auto"/>
        <w:left w:val="none" w:sz="0" w:space="0" w:color="auto"/>
        <w:bottom w:val="none" w:sz="0" w:space="0" w:color="auto"/>
        <w:right w:val="none" w:sz="0" w:space="0" w:color="auto"/>
      </w:divBdr>
    </w:div>
    <w:div w:id="2094890252">
      <w:bodyDiv w:val="1"/>
      <w:marLeft w:val="0"/>
      <w:marRight w:val="0"/>
      <w:marTop w:val="0"/>
      <w:marBottom w:val="0"/>
      <w:divBdr>
        <w:top w:val="none" w:sz="0" w:space="0" w:color="auto"/>
        <w:left w:val="none" w:sz="0" w:space="0" w:color="auto"/>
        <w:bottom w:val="none" w:sz="0" w:space="0" w:color="auto"/>
        <w:right w:val="none" w:sz="0" w:space="0" w:color="auto"/>
      </w:divBdr>
    </w:div>
    <w:div w:id="2099128980">
      <w:bodyDiv w:val="1"/>
      <w:marLeft w:val="0"/>
      <w:marRight w:val="0"/>
      <w:marTop w:val="0"/>
      <w:marBottom w:val="0"/>
      <w:divBdr>
        <w:top w:val="none" w:sz="0" w:space="0" w:color="auto"/>
        <w:left w:val="none" w:sz="0" w:space="0" w:color="auto"/>
        <w:bottom w:val="none" w:sz="0" w:space="0" w:color="auto"/>
        <w:right w:val="none" w:sz="0" w:space="0" w:color="auto"/>
      </w:divBdr>
    </w:div>
    <w:div w:id="213532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Cmt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34F1-58D7-E543-87F2-419C40938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5119</TotalTime>
  <Pages>392</Pages>
  <Words>68841</Words>
  <Characters>392396</Characters>
  <Application>Microsoft Office Word</Application>
  <DocSecurity>0</DocSecurity>
  <Lines>3269</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baruah</dc:creator>
  <cp:keywords/>
  <dc:description/>
  <cp:lastModifiedBy>Shantanu Baruah, HCL America</cp:lastModifiedBy>
  <cp:revision>134</cp:revision>
  <dcterms:created xsi:type="dcterms:W3CDTF">2018-02-08T23:10:00Z</dcterms:created>
  <dcterms:modified xsi:type="dcterms:W3CDTF">2021-11-25T21:30:00Z</dcterms:modified>
</cp:coreProperties>
</file>